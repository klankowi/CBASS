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12BAD" w14:textId="70582936" w:rsidR="00C92709" w:rsidRPr="00926F2C" w:rsidRDefault="00C92709" w:rsidP="0005676A">
      <w:pPr>
        <w:spacing w:line="240" w:lineRule="auto"/>
      </w:pPr>
      <w:r w:rsidRPr="00926F2C">
        <w:rPr>
          <w:b/>
          <w:color w:val="4472C4"/>
        </w:rPr>
        <w:t xml:space="preserve">Title: </w:t>
      </w:r>
      <w:r w:rsidRPr="00926F2C">
        <w:t xml:space="preserve">Spatiotemporal dynamics of </w:t>
      </w:r>
      <w:r w:rsidR="00562A5F" w:rsidRPr="00926F2C">
        <w:t>nearshore</w:t>
      </w:r>
      <w:r w:rsidRPr="00926F2C">
        <w:t xml:space="preserve"> fish communities in Casco Bay, Maine</w:t>
      </w:r>
    </w:p>
    <w:p w14:paraId="678541A5" w14:textId="4796B4B2" w:rsidR="00C92709" w:rsidRPr="00926F2C" w:rsidRDefault="00C92709" w:rsidP="0005676A">
      <w:pPr>
        <w:spacing w:after="0" w:line="240" w:lineRule="auto"/>
      </w:pPr>
      <w:r w:rsidRPr="00926F2C">
        <w:rPr>
          <w:b/>
          <w:color w:val="4472C4"/>
        </w:rPr>
        <w:t xml:space="preserve">Authors: </w:t>
      </w:r>
      <w:r w:rsidRPr="00926F2C">
        <w:t>Katelynn M. Lankowicz</w:t>
      </w:r>
      <w:r w:rsidR="009C0A61" w:rsidRPr="00926F2C">
        <w:t xml:space="preserve"> </w:t>
      </w:r>
      <w:r w:rsidRPr="00926F2C">
        <w:rPr>
          <w:vertAlign w:val="superscript"/>
        </w:rPr>
        <w:t xml:space="preserve"> </w:t>
      </w:r>
      <w:r w:rsidR="00ED08C5">
        <w:rPr>
          <w:vertAlign w:val="superscript"/>
        </w:rPr>
        <w:t>1</w:t>
      </w:r>
      <w:r w:rsidR="00FF216E" w:rsidRPr="00926F2C">
        <w:rPr>
          <w:vertAlign w:val="superscript"/>
        </w:rPr>
        <w:t>*</w:t>
      </w:r>
      <w:r w:rsidRPr="00926F2C">
        <w:t xml:space="preserve">, </w:t>
      </w:r>
      <w:r w:rsidR="00D03449" w:rsidRPr="00926F2C">
        <w:t>Courtney Swenson</w:t>
      </w:r>
      <w:r w:rsidR="009C0A61" w:rsidRPr="00926F2C">
        <w:t xml:space="preserve"> </w:t>
      </w:r>
      <w:r w:rsidR="00ED08C5">
        <w:rPr>
          <w:vertAlign w:val="superscript"/>
        </w:rPr>
        <w:t>2</w:t>
      </w:r>
      <w:r w:rsidR="00D03449" w:rsidRPr="00926F2C">
        <w:t xml:space="preserve">, </w:t>
      </w:r>
      <w:r w:rsidR="009C0A61" w:rsidRPr="00926F2C">
        <w:t xml:space="preserve">Zach Whitener </w:t>
      </w:r>
      <w:r w:rsidR="00ED08C5">
        <w:rPr>
          <w:vertAlign w:val="superscript"/>
        </w:rPr>
        <w:t>1</w:t>
      </w:r>
      <w:r w:rsidR="009C0A61" w:rsidRPr="00926F2C">
        <w:t xml:space="preserve">, Aaron Whitman </w:t>
      </w:r>
      <w:r w:rsidR="00ED08C5">
        <w:rPr>
          <w:vertAlign w:val="superscript"/>
        </w:rPr>
        <w:t>1</w:t>
      </w:r>
      <w:r w:rsidR="009C0A61" w:rsidRPr="00926F2C">
        <w:t xml:space="preserve">, Samantha Bengs </w:t>
      </w:r>
      <w:r w:rsidR="00ED08C5">
        <w:rPr>
          <w:vertAlign w:val="superscript"/>
        </w:rPr>
        <w:t>1</w:t>
      </w:r>
      <w:r w:rsidR="009C0A61" w:rsidRPr="00926F2C">
        <w:t xml:space="preserve">, </w:t>
      </w:r>
      <w:r w:rsidRPr="00926F2C">
        <w:t xml:space="preserve">Graham Sherwood </w:t>
      </w:r>
      <w:r w:rsidR="00ED08C5">
        <w:rPr>
          <w:vertAlign w:val="superscript"/>
        </w:rPr>
        <w:t>1</w:t>
      </w:r>
    </w:p>
    <w:p w14:paraId="7E3440D0" w14:textId="6BBEEE17" w:rsidR="00C92709" w:rsidRPr="00926F2C" w:rsidRDefault="00ED08C5" w:rsidP="0005676A">
      <w:pPr>
        <w:spacing w:after="0" w:line="240" w:lineRule="auto"/>
      </w:pPr>
      <w:r>
        <w:t>1</w:t>
      </w:r>
      <w:r w:rsidR="00C92709" w:rsidRPr="00926F2C">
        <w:t>. Gulf of Maine Research Institute, Portland, ME, USA</w:t>
      </w:r>
      <w:r w:rsidR="00FF216E" w:rsidRPr="00926F2C">
        <w:t xml:space="preserve"> 04</w:t>
      </w:r>
      <w:r w:rsidR="00AE599E">
        <w:t>101</w:t>
      </w:r>
    </w:p>
    <w:p w14:paraId="4F82F5DA" w14:textId="45885A35" w:rsidR="00D03449" w:rsidRPr="00926F2C" w:rsidRDefault="00ED08C5" w:rsidP="0005676A">
      <w:pPr>
        <w:spacing w:after="0" w:line="240" w:lineRule="auto"/>
      </w:pPr>
      <w:r>
        <w:t>2</w:t>
      </w:r>
      <w:r w:rsidR="00D03449" w:rsidRPr="00926F2C">
        <w:t>. Hobart and William Smith Colleges, Geneva, NY, USA</w:t>
      </w:r>
      <w:r w:rsidR="00FF216E" w:rsidRPr="00926F2C">
        <w:t xml:space="preserve"> </w:t>
      </w:r>
      <w:r w:rsidR="00DF11E4" w:rsidRPr="00926F2C">
        <w:t>14456</w:t>
      </w:r>
    </w:p>
    <w:p w14:paraId="69F17AE5" w14:textId="50426283" w:rsidR="00C92709" w:rsidRPr="00926F2C" w:rsidRDefault="00FF216E" w:rsidP="0005676A">
      <w:pPr>
        <w:spacing w:after="0" w:line="240" w:lineRule="auto"/>
      </w:pPr>
      <w:r w:rsidRPr="00926F2C">
        <w:rPr>
          <w:b/>
          <w:color w:val="4472C4"/>
        </w:rPr>
        <w:t xml:space="preserve">* </w:t>
      </w:r>
      <w:r w:rsidR="00C92709" w:rsidRPr="00926F2C">
        <w:rPr>
          <w:b/>
          <w:color w:val="4472C4"/>
        </w:rPr>
        <w:t xml:space="preserve">Corresponding author: </w:t>
      </w:r>
      <w:r w:rsidR="00C92709" w:rsidRPr="00926F2C">
        <w:t>K. Lankowicz, klankowicz@gmri.org</w:t>
      </w:r>
    </w:p>
    <w:p w14:paraId="2071FE55" w14:textId="2137AC37" w:rsidR="00C92709" w:rsidRPr="00926F2C" w:rsidRDefault="00C92709" w:rsidP="0005676A">
      <w:pPr>
        <w:spacing w:after="0" w:line="240" w:lineRule="auto"/>
      </w:pPr>
      <w:r w:rsidRPr="00926F2C">
        <w:rPr>
          <w:b/>
          <w:color w:val="4472C4"/>
        </w:rPr>
        <w:t xml:space="preserve">Formatted for: </w:t>
      </w:r>
      <w:r w:rsidRPr="00926F2C">
        <w:t>Marine Ecology Progress Series</w:t>
      </w:r>
    </w:p>
    <w:p w14:paraId="3777415E" w14:textId="5C2D6442" w:rsidR="00544779" w:rsidRPr="00926F2C" w:rsidRDefault="00544779" w:rsidP="0005676A">
      <w:pPr>
        <w:spacing w:after="0" w:line="240" w:lineRule="auto"/>
      </w:pPr>
      <w:r w:rsidRPr="00926F2C">
        <w:rPr>
          <w:b/>
          <w:color w:val="4472C4"/>
        </w:rPr>
        <w:t>Page head:</w:t>
      </w:r>
      <w:r w:rsidRPr="00926F2C">
        <w:t xml:space="preserve"> Casco Bay nearshore fish communities</w:t>
      </w:r>
    </w:p>
    <w:p w14:paraId="32AE90BE" w14:textId="77777777" w:rsidR="005E42CD" w:rsidRPr="00926F2C" w:rsidRDefault="005E42CD" w:rsidP="0005676A">
      <w:pPr>
        <w:spacing w:after="0" w:line="240" w:lineRule="auto"/>
      </w:pPr>
    </w:p>
    <w:p w14:paraId="5884A573" w14:textId="4F4BB5B8" w:rsidR="00C92709" w:rsidRDefault="00C92709" w:rsidP="0005676A">
      <w:pPr>
        <w:spacing w:after="0" w:line="240" w:lineRule="auto"/>
        <w:rPr>
          <w:b/>
          <w:color w:val="4472C4"/>
        </w:rPr>
      </w:pPr>
      <w:del w:id="0" w:author="Katie Lankowicz" w:date="2025-10-15T14:31:00Z" w16du:dateUtc="2025-10-15T17:31:00Z">
        <w:r w:rsidRPr="00926F2C" w:rsidDel="00625EFB">
          <w:rPr>
            <w:b/>
            <w:color w:val="4472C4"/>
          </w:rPr>
          <w:delText>1</w:delText>
        </w:r>
        <w:r w:rsidRPr="00926F2C" w:rsidDel="00625EFB">
          <w:rPr>
            <w:b/>
            <w:color w:val="4472C4"/>
          </w:rPr>
          <w:tab/>
        </w:r>
      </w:del>
      <w:r w:rsidRPr="00926F2C">
        <w:rPr>
          <w:b/>
          <w:color w:val="4472C4"/>
        </w:rPr>
        <w:t>Abstract</w:t>
      </w:r>
    </w:p>
    <w:p w14:paraId="29A4C7BD" w14:textId="541DE622" w:rsidR="001F6AAD" w:rsidRPr="00926F2C" w:rsidRDefault="001F6AAD" w:rsidP="001F6AAD">
      <w:pPr>
        <w:spacing w:line="240" w:lineRule="auto"/>
        <w:rPr>
          <w:ins w:id="1" w:author="Katie Lankowicz" w:date="2025-10-16T16:39:00Z" w16du:dateUtc="2025-10-16T19:39:00Z"/>
          <w:b/>
          <w:color w:val="4472C4"/>
        </w:rPr>
      </w:pPr>
      <w:ins w:id="2" w:author="Katie Lankowicz" w:date="2025-10-16T16:39:00Z" w16du:dateUtc="2025-10-16T19:39:00Z">
        <w:r w:rsidRPr="00926F2C">
          <w:t xml:space="preserve">Nearshore regions in the Gulf of Maine </w:t>
        </w:r>
        <w:r>
          <w:t xml:space="preserve">facilitate the growth, reproduction, and migration of many fish species, but rapidly increasing temperatures may be impacting these </w:t>
        </w:r>
      </w:ins>
      <w:ins w:id="3" w:author="Katie Lankowicz" w:date="2025-10-22T12:19:00Z" w16du:dateUtc="2025-10-22T16:19:00Z">
        <w:r w:rsidR="007500E3">
          <w:t>areas</w:t>
        </w:r>
      </w:ins>
      <w:ins w:id="4" w:author="Katie Lankowicz" w:date="2025-10-16T16:39:00Z" w16du:dateUtc="2025-10-16T19:39:00Z">
        <w:r>
          <w:t>.</w:t>
        </w:r>
        <w:r w:rsidRPr="00926F2C">
          <w:t xml:space="preserve"> </w:t>
        </w:r>
        <w:r>
          <w:t xml:space="preserve">We used 11 years of summer beach seine survey data to explore temperature-linked effects </w:t>
        </w:r>
      </w:ins>
      <w:ins w:id="5" w:author="Katie Lankowicz" w:date="2025-10-21T12:11:00Z" w16du:dateUtc="2025-10-21T16:11:00Z">
        <w:r w:rsidR="00CB2CCF">
          <w:t>on</w:t>
        </w:r>
      </w:ins>
      <w:ins w:id="6" w:author="Katie Lankowicz" w:date="2025-10-16T16:39:00Z" w16du:dateUtc="2025-10-16T19:39:00Z">
        <w:r>
          <w:t xml:space="preserve"> nearshore fish growth rates, relative abundances, and </w:t>
        </w:r>
      </w:ins>
      <w:ins w:id="7" w:author="Katie Lankowicz" w:date="2025-10-21T16:04:00Z" w16du:dateUtc="2025-10-21T20:04:00Z">
        <w:r w:rsidR="00CB2CCF">
          <w:t>community structure</w:t>
        </w:r>
      </w:ins>
      <w:ins w:id="8" w:author="Katie Lankowicz" w:date="2025-10-16T16:39:00Z" w16du:dateUtc="2025-10-16T19:39:00Z">
        <w:r>
          <w:t>. Atlantic silversides (</w:t>
        </w:r>
        <w:r w:rsidRPr="00731AA7">
          <w:rPr>
            <w:i/>
            <w:iCs/>
          </w:rPr>
          <w:t>Menidia</w:t>
        </w:r>
        <w:r>
          <w:t xml:space="preserve"> </w:t>
        </w:r>
        <w:r w:rsidRPr="00731AA7">
          <w:rPr>
            <w:i/>
            <w:iCs/>
          </w:rPr>
          <w:t>menidia</w:t>
        </w:r>
        <w:r>
          <w:t>) and Atlantic herring (</w:t>
        </w:r>
        <w:r w:rsidRPr="00731AA7">
          <w:rPr>
            <w:i/>
            <w:iCs/>
          </w:rPr>
          <w:t>Clupea</w:t>
        </w:r>
        <w:r>
          <w:t xml:space="preserve"> </w:t>
        </w:r>
        <w:r w:rsidRPr="00731AA7">
          <w:rPr>
            <w:i/>
            <w:iCs/>
          </w:rPr>
          <w:t>harengus</w:t>
        </w:r>
        <w:r>
          <w:t>) were used as focal species to identify effects on warm</w:t>
        </w:r>
      </w:ins>
      <w:ins w:id="9" w:author="Katie Lankowicz" w:date="2025-10-22T12:19:00Z" w16du:dateUtc="2025-10-22T16:19:00Z">
        <w:r w:rsidR="007500E3">
          <w:t>ing</w:t>
        </w:r>
      </w:ins>
      <w:ins w:id="10" w:author="Katie Lankowicz" w:date="2025-10-16T16:39:00Z" w16du:dateUtc="2025-10-16T19:39:00Z">
        <w:r>
          <w:t>-tolerant and warm</w:t>
        </w:r>
      </w:ins>
      <w:ins w:id="11" w:author="Katie Lankowicz" w:date="2025-10-22T12:19:00Z" w16du:dateUtc="2025-10-22T16:19:00Z">
        <w:r w:rsidR="007500E3">
          <w:t>ing</w:t>
        </w:r>
      </w:ins>
      <w:ins w:id="12" w:author="Katie Lankowicz" w:date="2025-10-16T16:39:00Z" w16du:dateUtc="2025-10-16T19:39:00Z">
        <w:r>
          <w:t xml:space="preserve">-intolerant species, respectively. Growth models based on weekly length-frequency relationships </w:t>
        </w:r>
      </w:ins>
      <w:ins w:id="13" w:author="Katie Lankowicz" w:date="2025-10-21T12:12:00Z" w16du:dateUtc="2025-10-21T16:12:00Z">
        <w:r w:rsidR="00CB2CCF">
          <w:t>indicated</w:t>
        </w:r>
      </w:ins>
      <w:ins w:id="14" w:author="Katie Lankowicz" w:date="2025-10-16T16:39:00Z" w16du:dateUtc="2025-10-16T19:39:00Z">
        <w:r>
          <w:t xml:space="preserve"> that age-0 silversides grew 2.6-6.2 mm per week, with significantly higher growth in years with anomalously warm surface temperatures. Age-0 herring grew 1.2-5.0 mm per week, with no clear link to temperature. Generalized additive models highlighted strong seasonal patterns of nearshore habitat use </w:t>
        </w:r>
      </w:ins>
      <w:ins w:id="15" w:author="Katie Lankowicz" w:date="2025-10-21T16:05:00Z" w16du:dateUtc="2025-10-21T20:05:00Z">
        <w:r w:rsidR="00CB2CCF">
          <w:t>for</w:t>
        </w:r>
      </w:ins>
      <w:ins w:id="16" w:author="Katie Lankowicz" w:date="2025-10-16T16:39:00Z" w16du:dateUtc="2025-10-16T19:39:00Z">
        <w:r>
          <w:t xml:space="preserve"> both species. Silverside catch per unit effort (CPUE) was highest in August-September, but elevated CPUE could occur </w:t>
        </w:r>
      </w:ins>
      <w:ins w:id="17" w:author="Katie Lankowicz" w:date="2025-10-22T13:54:00Z" w16du:dateUtc="2025-10-22T17:54:00Z">
        <w:r w:rsidR="007500E3">
          <w:t xml:space="preserve">in July </w:t>
        </w:r>
      </w:ins>
      <w:ins w:id="18" w:author="Katie Lankowicz" w:date="2025-10-16T16:39:00Z" w16du:dateUtc="2025-10-16T19:39:00Z">
        <w:r>
          <w:t xml:space="preserve">if surface temperatures exceeded </w:t>
        </w:r>
      </w:ins>
      <w:ins w:id="19" w:author="Katie Lankowicz" w:date="2025-10-22T13:53:00Z" w16du:dateUtc="2025-10-22T17:53:00Z">
        <w:r w:rsidR="007500E3">
          <w:t>22</w:t>
        </w:r>
      </w:ins>
      <w:ins w:id="20" w:author="Katie Lankowicz" w:date="2025-10-16T16:39:00Z" w16du:dateUtc="2025-10-16T19:39:00Z">
        <w:r w:rsidRPr="00926F2C">
          <w:rPr>
            <w:bCs/>
          </w:rPr>
          <w:t>°C</w:t>
        </w:r>
        <w:r>
          <w:rPr>
            <w:bCs/>
          </w:rPr>
          <w:t>. Herring CPUE was positively associated with temperatures between 15-19</w:t>
        </w:r>
        <w:r w:rsidRPr="00926F2C">
          <w:rPr>
            <w:bCs/>
          </w:rPr>
          <w:t>°C</w:t>
        </w:r>
        <w:r>
          <w:rPr>
            <w:bCs/>
          </w:rPr>
          <w:t xml:space="preserve">, but consistently declined after mid-July regardless of temperature. </w:t>
        </w:r>
      </w:ins>
      <w:ins w:id="21" w:author="Katie Lankowicz" w:date="2025-10-21T12:13:00Z" w16du:dateUtc="2025-10-21T16:13:00Z">
        <w:r w:rsidR="00CB2CCF">
          <w:t>P</w:t>
        </w:r>
      </w:ins>
      <w:ins w:id="22" w:author="Katie Lankowicz" w:date="2025-10-16T16:39:00Z" w16du:dateUtc="2025-10-16T19:39:00Z">
        <w:r>
          <w:t xml:space="preserve">atterns of nearshore </w:t>
        </w:r>
      </w:ins>
      <w:ins w:id="23" w:author="Katie Lankowicz" w:date="2025-10-21T16:04:00Z" w16du:dateUtc="2025-10-21T20:04:00Z">
        <w:r w:rsidR="00CB2CCF">
          <w:t>community structure</w:t>
        </w:r>
      </w:ins>
      <w:ins w:id="24" w:author="Katie Lankowicz" w:date="2025-10-21T12:13:00Z" w16du:dateUtc="2025-10-21T16:13:00Z">
        <w:r w:rsidR="00CB2CCF">
          <w:t xml:space="preserve"> were identified</w:t>
        </w:r>
      </w:ins>
      <w:ins w:id="25" w:author="Katie Lankowicz" w:date="2025-10-16T16:39:00Z" w16du:dateUtc="2025-10-16T19:39:00Z">
        <w:r>
          <w:t xml:space="preserve"> through nonmetric multidimensional scaling and k-means clustering analyses. </w:t>
        </w:r>
      </w:ins>
      <w:ins w:id="26" w:author="Katie Lankowicz" w:date="2025-10-21T16:04:00Z" w16du:dateUtc="2025-10-21T20:04:00Z">
        <w:r w:rsidR="00CB2CCF">
          <w:t>Community structure</w:t>
        </w:r>
      </w:ins>
      <w:ins w:id="27" w:author="Katie Lankowicz" w:date="2025-10-16T16:39:00Z" w16du:dateUtc="2025-10-16T19:39:00Z">
        <w:r>
          <w:t xml:space="preserve"> progressed </w:t>
        </w:r>
      </w:ins>
      <w:ins w:id="28" w:author="Katie Lankowicz" w:date="2025-10-22T12:20:00Z" w16du:dateUtc="2025-10-22T16:20:00Z">
        <w:r w:rsidR="007500E3">
          <w:t xml:space="preserve">seasonally </w:t>
        </w:r>
      </w:ins>
      <w:ins w:id="29" w:author="Katie Lankowicz" w:date="2025-10-16T16:39:00Z" w16du:dateUtc="2025-10-16T19:39:00Z">
        <w:r>
          <w:t xml:space="preserve">from herring-dominated in the early summer to silverside-dominated in the late summer. At an annual scale, only years with anomalously cold summers had herring-dominated communities. </w:t>
        </w:r>
      </w:ins>
      <w:ins w:id="30" w:author="Katie Lankowicz" w:date="2025-10-16T16:51:00Z" w16du:dateUtc="2025-10-16T19:51:00Z">
        <w:r>
          <w:t>Temperature-mediate</w:t>
        </w:r>
      </w:ins>
      <w:ins w:id="31" w:author="Katie Lankowicz" w:date="2025-10-16T16:52:00Z" w16du:dateUtc="2025-10-16T19:52:00Z">
        <w:r>
          <w:t>d c</w:t>
        </w:r>
      </w:ins>
      <w:ins w:id="32" w:author="Katie Lankowicz" w:date="2025-10-16T16:39:00Z" w16du:dateUtc="2025-10-16T19:39:00Z">
        <w:r>
          <w:t xml:space="preserve">hanges to the productivity and phenology of </w:t>
        </w:r>
      </w:ins>
      <w:ins w:id="33" w:author="Katie Lankowicz" w:date="2025-10-16T16:51:00Z" w16du:dateUtc="2025-10-16T19:51:00Z">
        <w:r>
          <w:t xml:space="preserve">the </w:t>
        </w:r>
      </w:ins>
      <w:ins w:id="34" w:author="Katie Lankowicz" w:date="2025-10-16T16:39:00Z" w16du:dateUtc="2025-10-16T19:39:00Z">
        <w:r>
          <w:t>nearshore fish</w:t>
        </w:r>
      </w:ins>
      <w:ins w:id="35" w:author="Katie Lankowicz" w:date="2025-10-16T16:51:00Z" w16du:dateUtc="2025-10-16T19:51:00Z">
        <w:r>
          <w:t xml:space="preserve"> community</w:t>
        </w:r>
      </w:ins>
      <w:ins w:id="36" w:author="Katie Lankowicz" w:date="2025-10-16T16:39:00Z" w16du:dateUtc="2025-10-16T19:39:00Z">
        <w:r>
          <w:t xml:space="preserve"> will likely have far-reaching ecosystem impacts. </w:t>
        </w:r>
      </w:ins>
      <w:ins w:id="37" w:author="Katie Lankowicz" w:date="2025-10-16T16:52:00Z" w16du:dateUtc="2025-10-16T19:52:00Z">
        <w:r>
          <w:t>N</w:t>
        </w:r>
      </w:ins>
      <w:ins w:id="38" w:author="Katie Lankowicz" w:date="2025-10-16T16:39:00Z" w16du:dateUtc="2025-10-16T19:39:00Z">
        <w:r>
          <w:t xml:space="preserve">earshore fish dynamics </w:t>
        </w:r>
      </w:ins>
      <w:ins w:id="39" w:author="Katie Lankowicz" w:date="2025-10-16T16:52:00Z" w16du:dateUtc="2025-10-16T19:52:00Z">
        <w:r>
          <w:t xml:space="preserve">should </w:t>
        </w:r>
      </w:ins>
      <w:ins w:id="40" w:author="Katie Lankowicz" w:date="2025-10-16T16:39:00Z" w16du:dateUtc="2025-10-16T19:39:00Z">
        <w:r>
          <w:t xml:space="preserve">be </w:t>
        </w:r>
      </w:ins>
      <w:ins w:id="41" w:author="Katie Lankowicz" w:date="2025-10-16T16:52:00Z" w16du:dateUtc="2025-10-16T19:52:00Z">
        <w:r>
          <w:t>monitored</w:t>
        </w:r>
      </w:ins>
      <w:ins w:id="42" w:author="Katie Lankowicz" w:date="2025-10-16T16:39:00Z" w16du:dateUtc="2025-10-16T19:39:00Z">
        <w:r>
          <w:t xml:space="preserve"> to identify potential changes to Gulf of Maine community and trophic ecology.</w:t>
        </w:r>
      </w:ins>
    </w:p>
    <w:p w14:paraId="3E8BDE82" w14:textId="77777777" w:rsidR="001F6AAD" w:rsidRPr="00926F2C" w:rsidRDefault="001F6AAD" w:rsidP="0005676A">
      <w:pPr>
        <w:spacing w:after="0" w:line="240" w:lineRule="auto"/>
        <w:rPr>
          <w:b/>
          <w:color w:val="4472C4"/>
        </w:rPr>
      </w:pPr>
    </w:p>
    <w:p w14:paraId="5BA8FC61" w14:textId="213367B1" w:rsidR="00C92709" w:rsidRPr="00926F2C" w:rsidRDefault="00C92709" w:rsidP="005E42CD">
      <w:pPr>
        <w:spacing w:line="240" w:lineRule="auto"/>
      </w:pPr>
      <w:bookmarkStart w:id="43" w:name="_heading=h.gjdgxs" w:colFirst="0" w:colLast="0"/>
      <w:bookmarkEnd w:id="43"/>
      <w:r w:rsidRPr="00926F2C">
        <w:rPr>
          <w:b/>
          <w:color w:val="4472C4"/>
        </w:rPr>
        <w:t>Keywords:</w:t>
      </w:r>
      <w:r w:rsidRPr="00926F2C">
        <w:rPr>
          <w:color w:val="4472C4"/>
        </w:rPr>
        <w:t xml:space="preserve"> </w:t>
      </w:r>
      <w:r w:rsidR="00544779" w:rsidRPr="00926F2C">
        <w:t xml:space="preserve">distribution, phenology, Gulf of Maine, nearshore, </w:t>
      </w:r>
      <w:del w:id="44" w:author="Katie Lankowicz" w:date="2025-10-21T16:04:00Z" w16du:dateUtc="2025-10-21T20:04:00Z">
        <w:r w:rsidR="00AE599E" w:rsidDel="00CB2CCF">
          <w:delText>community composition</w:delText>
        </w:r>
      </w:del>
      <w:ins w:id="45" w:author="Katie Lankowicz" w:date="2025-10-21T16:04:00Z" w16du:dateUtc="2025-10-21T20:04:00Z">
        <w:r w:rsidR="00CB2CCF">
          <w:t>community structure</w:t>
        </w:r>
      </w:ins>
      <w:r w:rsidRPr="00926F2C">
        <w:br w:type="page"/>
      </w:r>
      <w:ins w:id="46" w:author="Katie Lankowicz" w:date="2025-10-15T14:31:00Z" w16du:dateUtc="2025-10-15T17:31:00Z">
        <w:r w:rsidR="00625EFB">
          <w:rPr>
            <w:b/>
            <w:color w:val="4472C4"/>
          </w:rPr>
          <w:lastRenderedPageBreak/>
          <w:t>1</w:t>
        </w:r>
      </w:ins>
      <w:del w:id="47" w:author="Katie Lankowicz" w:date="2025-10-15T14:31:00Z" w16du:dateUtc="2025-10-15T17:31:00Z">
        <w:r w:rsidRPr="00926F2C" w:rsidDel="00625EFB">
          <w:rPr>
            <w:b/>
            <w:color w:val="4472C4"/>
          </w:rPr>
          <w:delText>2</w:delText>
        </w:r>
      </w:del>
      <w:r w:rsidRPr="00926F2C">
        <w:rPr>
          <w:b/>
          <w:color w:val="4472C4"/>
        </w:rPr>
        <w:tab/>
        <w:t>Introduction</w:t>
      </w:r>
    </w:p>
    <w:p w14:paraId="1AE05964" w14:textId="36B2E4C2" w:rsidR="00EA498A" w:rsidRPr="00926F2C" w:rsidRDefault="009C0A61" w:rsidP="0005676A">
      <w:pPr>
        <w:spacing w:after="0" w:line="240" w:lineRule="auto"/>
        <w:rPr>
          <w:bCs/>
        </w:rPr>
      </w:pPr>
      <w:r w:rsidRPr="00926F2C">
        <w:rPr>
          <w:bCs/>
        </w:rPr>
        <w:t>Nearshore regions</w:t>
      </w:r>
      <w:r w:rsidR="00EA498A" w:rsidRPr="00926F2C">
        <w:rPr>
          <w:bCs/>
        </w:rPr>
        <w:t xml:space="preserve"> </w:t>
      </w:r>
      <w:r w:rsidR="005919B1">
        <w:rPr>
          <w:bCs/>
        </w:rPr>
        <w:t>of the ocean</w:t>
      </w:r>
      <w:r w:rsidR="005F1E6C">
        <w:rPr>
          <w:bCs/>
        </w:rPr>
        <w:t xml:space="preserve">, </w:t>
      </w:r>
      <w:r w:rsidR="00DF11E4" w:rsidRPr="00926F2C">
        <w:rPr>
          <w:bCs/>
        </w:rPr>
        <w:t xml:space="preserve">via a unique combination of tidal mixing, freshwater input, shallow depths, </w:t>
      </w:r>
      <w:r w:rsidR="004E265F">
        <w:rPr>
          <w:bCs/>
        </w:rPr>
        <w:t>complex habitats (e.g., rocky coastline or emergent macrophytes)</w:t>
      </w:r>
      <w:r w:rsidR="00717CBF">
        <w:rPr>
          <w:bCs/>
        </w:rPr>
        <w:t>,</w:t>
      </w:r>
      <w:r w:rsidR="004E265F">
        <w:rPr>
          <w:bCs/>
        </w:rPr>
        <w:t xml:space="preserve"> </w:t>
      </w:r>
      <w:r w:rsidR="00DF11E4" w:rsidRPr="00926F2C">
        <w:rPr>
          <w:bCs/>
        </w:rPr>
        <w:t>and seasonal variation in temperatures</w:t>
      </w:r>
      <w:r w:rsidR="005919B1">
        <w:rPr>
          <w:bCs/>
        </w:rPr>
        <w:t>, are important habitats for a wide array of aquatic species</w:t>
      </w:r>
      <w:r w:rsidR="005F1E6C">
        <w:rPr>
          <w:bCs/>
        </w:rPr>
        <w:t xml:space="preserve">. </w:t>
      </w:r>
      <w:r w:rsidR="00AA5D06" w:rsidRPr="00926F2C">
        <w:rPr>
          <w:bCs/>
        </w:rPr>
        <w:t xml:space="preserve">The </w:t>
      </w:r>
      <w:r w:rsidR="00562A5F" w:rsidRPr="00926F2C">
        <w:rPr>
          <w:bCs/>
        </w:rPr>
        <w:t>diverse mosaic</w:t>
      </w:r>
      <w:r w:rsidR="00AA5D06" w:rsidRPr="00926F2C">
        <w:rPr>
          <w:bCs/>
        </w:rPr>
        <w:t xml:space="preserve"> of static</w:t>
      </w:r>
      <w:r w:rsidR="00A655C2" w:rsidRPr="00926F2C">
        <w:rPr>
          <w:bCs/>
        </w:rPr>
        <w:t xml:space="preserve"> (depth, substrate)</w:t>
      </w:r>
      <w:r w:rsidR="00AA5D06" w:rsidRPr="00926F2C">
        <w:rPr>
          <w:bCs/>
        </w:rPr>
        <w:t xml:space="preserve"> and dynamic</w:t>
      </w:r>
      <w:r w:rsidR="00A655C2" w:rsidRPr="00926F2C">
        <w:rPr>
          <w:bCs/>
        </w:rPr>
        <w:t xml:space="preserve"> (tidal currents, </w:t>
      </w:r>
      <w:r w:rsidR="005F1E6C">
        <w:rPr>
          <w:bCs/>
        </w:rPr>
        <w:t xml:space="preserve">wave action, </w:t>
      </w:r>
      <w:r w:rsidR="00A655C2" w:rsidRPr="00926F2C">
        <w:rPr>
          <w:bCs/>
        </w:rPr>
        <w:t>temperature, salinity) environmental</w:t>
      </w:r>
      <w:r w:rsidR="00AA5D06" w:rsidRPr="00926F2C">
        <w:rPr>
          <w:bCs/>
        </w:rPr>
        <w:t xml:space="preserve"> characteristics within these relatively small areas allow</w:t>
      </w:r>
      <w:r w:rsidR="00361E2E" w:rsidRPr="00926F2C">
        <w:rPr>
          <w:bCs/>
        </w:rPr>
        <w:t>s</w:t>
      </w:r>
      <w:r w:rsidR="00AA5D06" w:rsidRPr="00926F2C">
        <w:rPr>
          <w:bCs/>
        </w:rPr>
        <w:t xml:space="preserve"> </w:t>
      </w:r>
      <w:r w:rsidR="00562A5F" w:rsidRPr="00926F2C">
        <w:rPr>
          <w:bCs/>
        </w:rPr>
        <w:t xml:space="preserve">organisms to </w:t>
      </w:r>
      <w:r w:rsidR="00CF4A80" w:rsidRPr="00926F2C">
        <w:rPr>
          <w:bCs/>
        </w:rPr>
        <w:t xml:space="preserve">target one or more ecosystem services by </w:t>
      </w:r>
      <w:r w:rsidR="00562A5F" w:rsidRPr="00926F2C">
        <w:rPr>
          <w:bCs/>
        </w:rPr>
        <w:t>select</w:t>
      </w:r>
      <w:r w:rsidR="00CF4A80" w:rsidRPr="00926F2C">
        <w:rPr>
          <w:bCs/>
        </w:rPr>
        <w:t>ing</w:t>
      </w:r>
      <w:r w:rsidR="00AA5D06" w:rsidRPr="00926F2C">
        <w:rPr>
          <w:bCs/>
        </w:rPr>
        <w:t xml:space="preserve"> habitat</w:t>
      </w:r>
      <w:r w:rsidR="00361E2E" w:rsidRPr="00926F2C">
        <w:rPr>
          <w:bCs/>
        </w:rPr>
        <w:t>s</w:t>
      </w:r>
      <w:r w:rsidR="00AA5D06" w:rsidRPr="00926F2C">
        <w:rPr>
          <w:bCs/>
        </w:rPr>
        <w:t xml:space="preserve"> </w:t>
      </w:r>
      <w:r w:rsidR="00361E2E" w:rsidRPr="00926F2C">
        <w:rPr>
          <w:bCs/>
        </w:rPr>
        <w:t>at fine spatial and temporal scales</w:t>
      </w:r>
      <w:r w:rsidR="00AA5D06" w:rsidRPr="00926F2C">
        <w:rPr>
          <w:bCs/>
        </w:rPr>
        <w:t xml:space="preserve">. </w:t>
      </w:r>
      <w:r w:rsidR="00EA498A" w:rsidRPr="00926F2C">
        <w:rPr>
          <w:bCs/>
        </w:rPr>
        <w:t>Nearshore regions</w:t>
      </w:r>
      <w:r w:rsidRPr="00926F2C">
        <w:rPr>
          <w:bCs/>
        </w:rPr>
        <w:t xml:space="preserve"> are often used </w:t>
      </w:r>
      <w:r w:rsidR="00AA5D06" w:rsidRPr="00926F2C">
        <w:rPr>
          <w:bCs/>
        </w:rPr>
        <w:t xml:space="preserve">seasonally </w:t>
      </w:r>
      <w:r w:rsidRPr="00926F2C">
        <w:rPr>
          <w:bCs/>
        </w:rPr>
        <w:t xml:space="preserve">as spawning grounds </w:t>
      </w:r>
      <w:r w:rsidRPr="00926F2C">
        <w:rPr>
          <w:bCs/>
        </w:rPr>
        <w:fldChar w:fldCharType="begin"/>
      </w:r>
      <w:r w:rsidRPr="00926F2C">
        <w:rPr>
          <w:bCs/>
        </w:rPr>
        <w:instrText xml:space="preserve"> ADDIN ZOTERO_ITEM CSL_CITATION {"citationID":"RLJckO3g","properties":{"formattedCitation":"(Fairchild et al. 2013)","plainCitation":"(Fairchild et al. 2013)","noteIndex":0},"citationItems":[{"id":391,"uris":["http://zotero.org/users/11233743/items/GZ5KEYLA"],"itemData":{"id":391,"type":"article-journal","container-title":"Fisheries Research","DOI":"10.1016/j.fishres.2012.05.007","ISSN":"01657836","journalAbbreviation":"Fisheries Research","language":"en","license":"https://www.elsevier.com/tdm/userlicense/1.0/","page":"118-129","source":"DOI.org (Crossref)","title":"Coastal spawning by winter flounder and a reassessment of Essential Fish Habitat in the Gulf of Maine","volume":"141","author":[{"family":"Fairchild","given":"Elizabeth A."},{"family":"Siceloff","given":"Laughlin"},{"family":"Howell","given":"W. Huntting"},{"family":"Hoffman","given":"Bill"},{"family":"Armstrong","given":"Michael P."}],"issued":{"date-parts":[["2013",4]]}}}],"schema":"https://github.com/citation-style-language/schema/raw/master/csl-citation.json"} </w:instrText>
      </w:r>
      <w:r w:rsidRPr="00926F2C">
        <w:rPr>
          <w:bCs/>
        </w:rPr>
        <w:fldChar w:fldCharType="separate"/>
      </w:r>
      <w:r w:rsidRPr="00926F2C">
        <w:rPr>
          <w:rFonts w:ascii="Aptos" w:hAnsi="Aptos"/>
        </w:rPr>
        <w:t>(Fairchild et al. 2013)</w:t>
      </w:r>
      <w:r w:rsidRPr="00926F2C">
        <w:rPr>
          <w:bCs/>
        </w:rPr>
        <w:fldChar w:fldCharType="end"/>
      </w:r>
      <w:r w:rsidRPr="00926F2C">
        <w:rPr>
          <w:bCs/>
        </w:rPr>
        <w:t xml:space="preserve"> or nursery habitat</w:t>
      </w:r>
      <w:r w:rsidR="00361E2E" w:rsidRPr="00926F2C">
        <w:rPr>
          <w:bCs/>
        </w:rPr>
        <w:t>s</w:t>
      </w:r>
      <w:r w:rsidRPr="00926F2C">
        <w:rPr>
          <w:bCs/>
        </w:rPr>
        <w:t xml:space="preserve"> </w:t>
      </w:r>
      <w:r w:rsidRPr="00926F2C">
        <w:rPr>
          <w:bCs/>
        </w:rPr>
        <w:fldChar w:fldCharType="begin"/>
      </w:r>
      <w:r w:rsidRPr="00926F2C">
        <w:rPr>
          <w:bCs/>
        </w:rPr>
        <w:instrText xml:space="preserve"> ADDIN ZOTERO_ITEM CSL_CITATION {"citationID":"9yGVJNL4","properties":{"formattedCitation":"(Stevenson et al. 2014)","plainCitation":"(Stevenson et al. 2014)","noteIndex":0},"citationItems":[{"id":393,"uris":["http://zotero.org/users/11233743/items/B7LGJ6XF"],"itemData":{"id":393,"type":"report","collection-title":"Greater Atlantic Region Policy Series 14-01","page":"77","publisher":"NOAA Fisheries Greater Atlantic Regional Fisheries Office","title":"Shallow Water Benthic Habitats in the Gulf of Maine: A Summary of Habitat Use by Common Shellfish Species in the Gulf of Maine","author":[{"family":"Stevenson","given":"David K"},{"family":"Tuxbury","given":"Susan"},{"family":"Johnson","given":"Michael R"},{"family":"Boelke","given":"Christopher"}],"issued":{"date-parts":[["2014"]]}}}],"schema":"https://github.com/citation-style-language/schema/raw/master/csl-citation.json"} </w:instrText>
      </w:r>
      <w:r w:rsidRPr="00926F2C">
        <w:rPr>
          <w:bCs/>
        </w:rPr>
        <w:fldChar w:fldCharType="separate"/>
      </w:r>
      <w:r w:rsidRPr="00926F2C">
        <w:rPr>
          <w:rFonts w:ascii="Aptos" w:hAnsi="Aptos"/>
        </w:rPr>
        <w:t>(Stevenson et al. 2014)</w:t>
      </w:r>
      <w:r w:rsidRPr="00926F2C">
        <w:rPr>
          <w:bCs/>
        </w:rPr>
        <w:fldChar w:fldCharType="end"/>
      </w:r>
      <w:r w:rsidRPr="00926F2C">
        <w:rPr>
          <w:bCs/>
        </w:rPr>
        <w:t xml:space="preserve"> for juvenile life stages due to their high productivity and the protective effects of</w:t>
      </w:r>
      <w:r>
        <w:rPr>
          <w:bCs/>
        </w:rPr>
        <w:t xml:space="preserve"> </w:t>
      </w:r>
      <w:r w:rsidR="004E265F">
        <w:rPr>
          <w:bCs/>
        </w:rPr>
        <w:t>complex habitats and</w:t>
      </w:r>
      <w:r w:rsidRPr="00926F2C">
        <w:rPr>
          <w:bCs/>
        </w:rPr>
        <w:t xml:space="preserve"> shallow and turbid waters against predation </w:t>
      </w:r>
      <w:r w:rsidR="00EA498A" w:rsidRPr="00926F2C">
        <w:rPr>
          <w:bCs/>
        </w:rPr>
        <w:fldChar w:fldCharType="begin"/>
      </w:r>
      <w:r w:rsidR="00EA498A" w:rsidRPr="00926F2C">
        <w:rPr>
          <w:bCs/>
        </w:rPr>
        <w:instrText xml:space="preserve"> ADDIN ZOTERO_ITEM CSL_CITATION {"citationID":"e6d8CJpY","properties":{"formattedCitation":"(Beck et al. 2001, Munsch et al. 2016)","plainCitation":"(Beck et al. 2001, Munsch et al. 2016)","noteIndex":0},"citationItems":[{"id":396,"uris":["http://zotero.org/users/11233743/items/GY2YUDV3"],"itemData":{"id":396,"type":"article-journal","container-title":"BioScience","DOI":"10.1641/0006-3568(2001)051[0633:TICAMO]2.0.CO;2","ISSN":"0006-3568","issue":"8","journalAbbreviation":"BioScience","language":"en","page":"633","source":"DOI.org (Crossref)","title":"The Identification, Conservation, and Management of Estuarine and Marine Nurseries for Fish and Invertebrates","volume":"51","author":[{"family":"Beck","given":"Michael W."},{"family":"Heck","given":"Kenneth L."},{"family":"Able","given":"Kenneth W."},{"family":"Childers","given":"Daniel L."},{"family":"Eggleston","given":"David B."},{"family":"Gillanders","given":"Bronwyn M."},{"family":"Halpern","given":"Benjamin"},{"family":"Hays","given":"Cynthia G."},{"family":"Hoshino","given":"Kaho"},{"family":"Minello","given":"Thomas J."},{"family":"Orth","given":"Robert J."},{"family":"Sheridan","given":"Peter F."},{"family":"Weinstein","given":"Michael P."}],"issued":{"date-parts":[["2001"]]}}},{"id":397,"uris":["http://zotero.org/users/11233743/items/Z259RHES"],"itemData":{"id":397,"type":"article-journal","abstract":"We have a limited understanding of habitat use and behavior in nearshore fish communities because they are rarely observed in situ. Consequently, ecologists recommend a process-based conceptualization of nursery habitats, but lack knowledge of nursery processes on fine scales along shore, and studies in controlled settings suggest that context-dependent behaviors allow fish to balance predation avoidance with other objectives, but there is little observational corroboration of these behaviors in situ. We used a long-term dataset of underwater observations to quantify the fine-scale habitat use and behavior of a shallow estuarine fish community. We asked, ‘Within species, how does behavior vary with habitat context and developmental stage?’ and ‘Do species partition habitats in space and time?’ We found that smaller fish occupied shallower depths where predators were less abundant; smaller fish schooled in larger groups; pelagic fish schooled in larger groups in deeper water; demersal fish schooled in larger groups when occupying the water column; and species partitioned habitats by depth and season. Additionally, smaller fish were proportionally less abundant along deep shorelines created by intertidal armoring. Overall, habitat use was suggestive of nursery functions, including ontogenetic habitat shifts, provision of predator refuge, and appropriate food/predation risk tradeoffs. Additionally, fish behaved in a manner consistent with adaptive decisionmaking to avoid predation, and time and space may be important axes on which transient juveniles partition habitats. Some nursery functions appeared to be mediated by a shallow depth gradient, which may be compromised by shoreline infrastructure and rising sea levels along built shorelines.","container-title":"Marine Ecology Progress Series","DOI":"10.3354/meps11862","ISSN":"0171-8630, 1616-1599","journalAbbreviation":"Mar. Ecol. Prog. Ser.","language":"en","page":"1-15","source":"DOI.org (Crossref)","title":"Fine-scale habitat use and behavior of a nearshore fish community: nursery functions, predation avoidance, and spatiotemporal habitat partitioning","title-short":"Fine-scale habitat use and behavior of a nearshore fish community","volume":"557","author":[{"family":"Munsch","given":"Sh"},{"family":"Cordell","given":"Jr"},{"family":"Toft","given":"Jd"}],"issued":{"date-parts":[["2016",9,28]]}}}],"schema":"https://github.com/citation-style-language/schema/raw/master/csl-citation.json"} </w:instrText>
      </w:r>
      <w:r w:rsidR="00EA498A" w:rsidRPr="00926F2C">
        <w:rPr>
          <w:bCs/>
        </w:rPr>
        <w:fldChar w:fldCharType="separate"/>
      </w:r>
      <w:r w:rsidR="00EA498A" w:rsidRPr="00926F2C">
        <w:rPr>
          <w:rFonts w:ascii="Aptos" w:hAnsi="Aptos"/>
        </w:rPr>
        <w:t>(Beck et al. 2001, Munsch et al. 2016)</w:t>
      </w:r>
      <w:r w:rsidR="00EA498A" w:rsidRPr="00926F2C">
        <w:rPr>
          <w:bCs/>
        </w:rPr>
        <w:fldChar w:fldCharType="end"/>
      </w:r>
      <w:r w:rsidRPr="00926F2C">
        <w:rPr>
          <w:bCs/>
        </w:rPr>
        <w:t xml:space="preserve">. Nearshore regions also facilitate seasonal resource acquisition </w:t>
      </w:r>
      <w:r w:rsidR="00EA498A" w:rsidRPr="00926F2C">
        <w:rPr>
          <w:bCs/>
        </w:rPr>
        <w:fldChar w:fldCharType="begin"/>
      </w:r>
      <w:r w:rsidR="001774AF" w:rsidRPr="00926F2C">
        <w:rPr>
          <w:bCs/>
        </w:rPr>
        <w:instrText xml:space="preserve"> ADDIN ZOTERO_ITEM CSL_CITATION {"citationID":"0cdrZ8Ng","properties":{"formattedCitation":"(Falke et al. 2024)","plainCitation":"(Falke et al. 2024)","noteIndex":0},"citationItems":[{"id":382,"uris":["http://zotero.org/users/11233743/items/IPA8ZBEE"],"itemData":{"id":382,"type":"article-journal","abstract":"Ecosystem management requires an integrated understanding of ecological interactions. In the Gulf of Maine (GoM), trophic information pertaining to commercially important groundfishes and nearshore prey communities is lacking. We characterized nearshore communities and groundfish diets using data collected from nearshore surveys (864 bottom trawls and 3638 stomach samples of six groundfish species) conducted biannually (spring and fall) in Midcoast Maine and Penobscot Bay from 2012 to 2022. Groundfish diets were dominated by some of the most available nearshore prey (gadiform and clupeiform fishes and pandalid and crangonid shrimps). Shifts in relative prey availability over environmental gradients (e.g., depth and position along the coast), across seasons, and over years corresponded with parallel patterns in prey contributions to groundfish diets in specific predator–prey interactions. Negative trends in the relative availability and diet occurrence of signature GoM prey taxa (Northern shrimp Pandalus borealis, Atlantic herring Clupea harengus, and euphausiids) indicate that broader ecosystem changes, such as steady rises in water temperature and shifts in species distributions, are impacting nearshore trophic dynamics in the GoM. These observations provide timely information on mechanisms that underlie groundfish productivity and warrant inclusion of nearshore trophic dynamics in relevant ecosystem models.","container-title":"Journal of Fish Biology","DOI":"10.1111/jfb.16026","ISSN":"0022-1112, 1095-8649","journalAbbreviation":"Journal of Fish Biology","language":"en","page":"jfb.16026","source":"DOI.org (Crossref)","title":"Trophic ecology of groundfishes in nearshore areas of the Gulf of Maine","title-short":"Trophic ecology of groundfishes in nearshore areas of the &lt;span style=\"font-variant","author":[{"family":"Falke","given":"Landon P."},{"family":"Smith","given":"Brian E."},{"family":"Rowe","given":"Stacy"},{"family":"Peters","given":"Rebecca J."},{"family":"Sheehan","given":"Timothy F."}],"issued":{"date-parts":[["2024",12,9]]}}}],"schema":"https://github.com/citation-style-language/schema/raw/master/csl-citation.json"} </w:instrText>
      </w:r>
      <w:r w:rsidR="00EA498A" w:rsidRPr="00926F2C">
        <w:rPr>
          <w:bCs/>
        </w:rPr>
        <w:fldChar w:fldCharType="separate"/>
      </w:r>
      <w:r w:rsidR="00EA498A" w:rsidRPr="00926F2C">
        <w:rPr>
          <w:rFonts w:ascii="Aptos" w:hAnsi="Aptos"/>
        </w:rPr>
        <w:t>(Falke et al. 2024)</w:t>
      </w:r>
      <w:r w:rsidR="00EA498A" w:rsidRPr="00926F2C">
        <w:rPr>
          <w:bCs/>
        </w:rPr>
        <w:fldChar w:fldCharType="end"/>
      </w:r>
      <w:r w:rsidRPr="00926F2C">
        <w:rPr>
          <w:bCs/>
        </w:rPr>
        <w:t xml:space="preserve"> and migratory pathways by both oceanodromous </w:t>
      </w:r>
      <w:r w:rsidR="00EA498A" w:rsidRPr="00926F2C">
        <w:rPr>
          <w:bCs/>
        </w:rPr>
        <w:fldChar w:fldCharType="begin"/>
      </w:r>
      <w:r w:rsidR="00167751" w:rsidRPr="00926F2C">
        <w:rPr>
          <w:bCs/>
        </w:rPr>
        <w:instrText xml:space="preserve"> ADDIN ZOTERO_ITEM CSL_CITATION {"citationID":"z8pbzMhY","properties":{"formattedCitation":"(Stevenson 1989, Lazzari &amp; Stevenson 1992)","plainCitation":"(Stevenson 1989, Lazzari &amp; Stevenson 1992)","noteIndex":0},"citationItems":[{"id":400,"uris":["http://zotero.org/users/11233743/items/JFTVB6CZ"],"itemData":{"id":400,"type":"report","language":"en","publisher":"Maine Department of Marine Resources Bureau of Marine Sciences","source":"Zotero","title":"Spawning locations and times for Atlantic herring on the Maine coast","author":[{"family":"Stevenson","given":"David K"}],"issued":{"date-parts":[["1989"]]}}},{"id":401,"uris":["http://zotero.org/users/11233743/items/BPKPL9C5"],"itemData":{"id":401,"type":"article-journal","abstract":"Atlantic herring (Clupeaharengu~) larvae have been collected for resource monitoring purposes in the Sheepscot River in mid-coastal Maine during October-February, for the past 20 years. During this period, the larval population in the river has typically peaked in October--early November and has been composed of larvae derived from August-September spawning in eastern Maine and New Brunswick waters and from September--early October spawning along the central Maine coast. Larvae from eastern coastal spawning areas are transported to the river by the prevailing westerly coastal current. The appearance of small (-&lt;15 mm SL) larvae in the river during December and January 1985-1989 suggested an additional time and area of origin. Aging procedures based on enumeration of daily otolith increments showed the majority of these small larvae were spawned from mid October to mid November when spawning usually occurs in western Maine coastal waters and in the vicinity of Jeffreys Ledge. Comparison of back-calculated hatching dates for small larvae collected in the river with wind direction and velocity data from mid October through November suggested that larvae were transported eastward against a weakened Gulf of Maine coastal current to the Sheepscot River by complex wind-driven surface currents that occur off the western Maine coast in the fall.","container-title":"Estuaries","DOI":"10.2307/1352776","ISSN":"01608347","issue":"3","journalAbbreviation":"Estuaries","language":"en","page":"282","source":"DOI.org (Crossref)","title":"Spawning Origin of Small, Late-Hatched Atlantic Herring (&lt;i&gt;Clupea harengus&lt;/i&gt;) Larvae in a Maine Estuary","volume":"15","author":[{"family":"Lazzari","given":"Mark A."},{"family":"Stevenson","given":"David K."}],"issued":{"date-parts":[["1992",9]]}}}],"schema":"https://github.com/citation-style-language/schema/raw/master/csl-citation.json"} </w:instrText>
      </w:r>
      <w:r w:rsidR="00EA498A" w:rsidRPr="00926F2C">
        <w:rPr>
          <w:bCs/>
        </w:rPr>
        <w:fldChar w:fldCharType="separate"/>
      </w:r>
      <w:r w:rsidR="00EA498A" w:rsidRPr="00926F2C">
        <w:rPr>
          <w:rFonts w:ascii="Aptos" w:hAnsi="Aptos"/>
        </w:rPr>
        <w:t>(Stevenson 1989, Lazzari &amp; Stevenson 1992)</w:t>
      </w:r>
      <w:r w:rsidR="00EA498A" w:rsidRPr="00926F2C">
        <w:rPr>
          <w:bCs/>
        </w:rPr>
        <w:fldChar w:fldCharType="end"/>
      </w:r>
      <w:r w:rsidRPr="00926F2C">
        <w:rPr>
          <w:bCs/>
        </w:rPr>
        <w:t xml:space="preserve"> and diadromous</w:t>
      </w:r>
      <w:r w:rsidR="00EA498A" w:rsidRPr="00926F2C">
        <w:rPr>
          <w:bCs/>
        </w:rPr>
        <w:t xml:space="preserve"> species</w:t>
      </w:r>
      <w:r w:rsidRPr="00926F2C">
        <w:rPr>
          <w:bCs/>
        </w:rPr>
        <w:t xml:space="preserve"> </w:t>
      </w:r>
      <w:r w:rsidR="00EA498A" w:rsidRPr="00926F2C">
        <w:rPr>
          <w:bCs/>
        </w:rPr>
        <w:fldChar w:fldCharType="begin"/>
      </w:r>
      <w:r w:rsidR="00EA498A" w:rsidRPr="00926F2C">
        <w:rPr>
          <w:bCs/>
        </w:rPr>
        <w:instrText xml:space="preserve"> ADDIN ZOTERO_ITEM CSL_CITATION {"citationID":"WP1CBI28","properties":{"formattedCitation":"(Saunders et al. 2006)","plainCitation":"(Saunders et al. 2006)","noteIndex":0},"citationItems":[{"id":403,"uris":["http://zotero.org/users/11233743/items/RVIKTTNW"],"itemData":{"id":403,"type":"article-journal","abstract":"Co-evolved diadromous fishes may play important roles in key life history events of Atlantic salmon (Salmo salar) in northeastern U.S. riverine ecosystems. We reviewed available information on the historic and current abundance of alewives (Alosa pseudoharengus), blueback herring (Alosa aestivalis), American shad (Alosa sapidissima), rainbow smelt (Osmerus mordax), and sea lamprey (Petromyzon marinus) for several rivers in Maine. Historically, these diadromous fishes were substantially more abundant and were able to travel much farther inland to spawning and rearing areas in comparison to contemporary conditions. At historic abundance levels, these diadromous fishes likely provided several important functions for Atlantic salmon such as providing alternative prey for predators of salmon (i.e., prey buffering), serving as prey for juvenile and adult salmon, nutrient cycling, and habitat conditioning. Restoring the co-evolved suite of diadromous fishes to levels that sustain these functions may be required for successful recovery of the last native Atlantic salmon populations in the United States.","issue":"11","language":"en","source":"Zotero","title":"Maine’s Diadromous Fish Community: Past, Present, and Implications for Atlantic Salmon Recovery","volume":"31","author":[{"family":"Saunders","given":"Rory"},{"family":"Hachey","given":"Michael A"},{"family":"Fay","given":"Clem W"}],"issued":{"date-parts":[["2006"]]}}}],"schema":"https://github.com/citation-style-language/schema/raw/master/csl-citation.json"} </w:instrText>
      </w:r>
      <w:r w:rsidR="00EA498A" w:rsidRPr="00926F2C">
        <w:rPr>
          <w:bCs/>
        </w:rPr>
        <w:fldChar w:fldCharType="separate"/>
      </w:r>
      <w:r w:rsidR="00EA498A" w:rsidRPr="00926F2C">
        <w:rPr>
          <w:rFonts w:ascii="Aptos" w:hAnsi="Aptos"/>
        </w:rPr>
        <w:t>(Saunders et al. 2006)</w:t>
      </w:r>
      <w:r w:rsidR="00EA498A" w:rsidRPr="00926F2C">
        <w:rPr>
          <w:bCs/>
        </w:rPr>
        <w:fldChar w:fldCharType="end"/>
      </w:r>
      <w:r w:rsidRPr="00926F2C">
        <w:rPr>
          <w:bCs/>
        </w:rPr>
        <w:t>.</w:t>
      </w:r>
      <w:r w:rsidR="00AA5D06" w:rsidRPr="00926F2C">
        <w:rPr>
          <w:bCs/>
        </w:rPr>
        <w:t xml:space="preserve"> </w:t>
      </w:r>
      <w:r w:rsidR="00EA498A" w:rsidRPr="00926F2C">
        <w:rPr>
          <w:bCs/>
        </w:rPr>
        <w:t xml:space="preserve">The reliance of many commercially important species </w:t>
      </w:r>
      <w:r w:rsidR="00AA5D06" w:rsidRPr="00926F2C">
        <w:rPr>
          <w:bCs/>
        </w:rPr>
        <w:t>(e.g.</w:t>
      </w:r>
      <w:r w:rsidR="00CB2CCF">
        <w:rPr>
          <w:bCs/>
        </w:rPr>
        <w:t>,</w:t>
      </w:r>
      <w:r w:rsidR="00AA5D06" w:rsidRPr="00926F2C">
        <w:rPr>
          <w:bCs/>
        </w:rPr>
        <w:t xml:space="preserve"> </w:t>
      </w:r>
      <w:r w:rsidR="00AA5D06">
        <w:rPr>
          <w:bCs/>
        </w:rPr>
        <w:t>herring</w:t>
      </w:r>
      <w:r w:rsidR="004E265F">
        <w:rPr>
          <w:bCs/>
        </w:rPr>
        <w:t>s</w:t>
      </w:r>
      <w:r w:rsidR="00AA5D06" w:rsidRPr="00926F2C">
        <w:rPr>
          <w:bCs/>
        </w:rPr>
        <w:t xml:space="preserve">, groundfish, lobsters, bivalves) </w:t>
      </w:r>
      <w:r w:rsidR="00EA498A" w:rsidRPr="00926F2C">
        <w:rPr>
          <w:bCs/>
        </w:rPr>
        <w:t>on nearshore regions for at least a portion of their life histories</w:t>
      </w:r>
      <w:r w:rsidR="00AA5D06" w:rsidRPr="00926F2C">
        <w:rPr>
          <w:bCs/>
        </w:rPr>
        <w:t xml:space="preserve"> and the relative accessibility of these areas to human harvest </w:t>
      </w:r>
      <w:r w:rsidR="00EA498A" w:rsidRPr="00926F2C">
        <w:rPr>
          <w:bCs/>
        </w:rPr>
        <w:t>conveys not only ecological importance</w:t>
      </w:r>
      <w:r w:rsidR="001407E8">
        <w:rPr>
          <w:bCs/>
        </w:rPr>
        <w:t>,</w:t>
      </w:r>
      <w:r w:rsidR="00EA498A" w:rsidRPr="00926F2C">
        <w:rPr>
          <w:bCs/>
        </w:rPr>
        <w:t xml:space="preserve"> but also economic </w:t>
      </w:r>
      <w:r w:rsidR="005919B1">
        <w:rPr>
          <w:bCs/>
        </w:rPr>
        <w:t>value</w:t>
      </w:r>
      <w:r w:rsidR="00EA498A" w:rsidRPr="00926F2C">
        <w:rPr>
          <w:bCs/>
        </w:rPr>
        <w:t>.</w:t>
      </w:r>
    </w:p>
    <w:p w14:paraId="7263164F" w14:textId="77777777" w:rsidR="00EA498A" w:rsidRPr="00926F2C" w:rsidRDefault="00EA498A" w:rsidP="0005676A">
      <w:pPr>
        <w:spacing w:after="0" w:line="240" w:lineRule="auto"/>
        <w:rPr>
          <w:bCs/>
        </w:rPr>
      </w:pPr>
    </w:p>
    <w:p w14:paraId="4F93CD5E" w14:textId="2B212F0B" w:rsidR="00CF4A80" w:rsidRPr="00CB2CCF" w:rsidDel="00545060" w:rsidRDefault="00EA498A" w:rsidP="00545060">
      <w:pPr>
        <w:spacing w:after="0" w:line="240" w:lineRule="auto"/>
        <w:rPr>
          <w:del w:id="48" w:author="Katie Lankowicz" w:date="2025-10-23T15:39:00Z" w16du:dateUtc="2025-10-23T19:39:00Z"/>
          <w:bCs/>
        </w:rPr>
      </w:pPr>
      <w:r w:rsidRPr="00926F2C">
        <w:rPr>
          <w:bCs/>
        </w:rPr>
        <w:t xml:space="preserve">Temperature is a critical factor for habitat selection, </w:t>
      </w:r>
      <w:r w:rsidR="00AA5D06" w:rsidRPr="00926F2C">
        <w:rPr>
          <w:bCs/>
        </w:rPr>
        <w:t xml:space="preserve">growth, </w:t>
      </w:r>
      <w:r w:rsidRPr="00926F2C">
        <w:rPr>
          <w:bCs/>
        </w:rPr>
        <w:t xml:space="preserve">and </w:t>
      </w:r>
      <w:r w:rsidR="00AA5D06" w:rsidRPr="00926F2C">
        <w:rPr>
          <w:bCs/>
        </w:rPr>
        <w:t>phenology</w:t>
      </w:r>
      <w:r w:rsidRPr="00926F2C">
        <w:rPr>
          <w:bCs/>
        </w:rPr>
        <w:t xml:space="preserve"> </w:t>
      </w:r>
      <w:r w:rsidR="00AA5D06" w:rsidRPr="00926F2C">
        <w:rPr>
          <w:bCs/>
        </w:rPr>
        <w:t xml:space="preserve">for </w:t>
      </w:r>
      <w:r w:rsidRPr="00926F2C">
        <w:rPr>
          <w:bCs/>
        </w:rPr>
        <w:t xml:space="preserve">many </w:t>
      </w:r>
      <w:r w:rsidR="00AA5D06" w:rsidRPr="00926F2C">
        <w:rPr>
          <w:bCs/>
        </w:rPr>
        <w:t>aquatic species</w:t>
      </w:r>
      <w:r w:rsidRPr="00926F2C">
        <w:rPr>
          <w:bCs/>
        </w:rPr>
        <w:t xml:space="preserve"> </w:t>
      </w:r>
      <w:r w:rsidR="00AA5D06" w:rsidRPr="00926F2C">
        <w:rPr>
          <w:bCs/>
        </w:rPr>
        <w:fldChar w:fldCharType="begin"/>
      </w:r>
      <w:r w:rsidR="00AA5D06" w:rsidRPr="00926F2C">
        <w:rPr>
          <w:bCs/>
        </w:rPr>
        <w:instrText xml:space="preserve"> ADDIN ZOTERO_ITEM CSL_CITATION {"citationID":"MNyOsP8s","properties":{"formattedCitation":"(P\\uc0\\u246{}rtner 2002, Staudinger et al. 2019)","plainCitation":"(Pörtner 2002, Staudinger et al. 2019)","noteIndex":0},"citationItems":[{"id":407,"uris":["http://zotero.org/users/11233743/items/YHLB59CF"],"itemData":{"id":407,"type":"article-journal","container-title":"Comparative Biochemistry and Physiology Part A: Molecular &amp; Integrative Physiology","DOI":"10.1016/S1095-6433(02)00045-4","ISSN":"10956433","issue":"4","journalAbbreviation":"Comparative Biochemistry and Physiology Part A: Molecular &amp; Integrative Physiology","language":"en","license":"https://www.elsevier.com/tdm/userlicense/1.0/","page":"739-761","source":"DOI.org (Crossref)","title":"Climate variations and the physiological basis of temperature dependent biogeography: systemic to molecular hierarchy of thermal tolerance in animals","title-short":"Climate variations and the physiological basis of temperature dependent biogeography","volume":"132","author":[{"family":"Pörtner","given":"H.O"}],"issued":{"date-parts":[["2002",8]]}}},{"id":405,"uris":["http://zotero.org/users/11233743/items/SHSJSF6I"],"itemData":{"id":405,"type":"article-journal","abstract":"Abstract\n            The timing of recurring biological and seasonal environmental events is changing on a global scale relative to temperature and other climate drivers. This study considers the Gulf of Maine ecosystem, a region of high social and ecological importance in the Northwest Atlantic Ocean and synthesizes current knowledge of (a) key seasonal processes, patterns, and events; (b) direct evidence for shifts in timing; (c) implications of phenological responses for linked ecological</w:instrText>
      </w:r>
      <w:r w:rsidR="00AA5D06" w:rsidRPr="00926F2C">
        <w:rPr>
          <w:rFonts w:ascii="Cambria Math" w:hAnsi="Cambria Math" w:cs="Cambria Math"/>
          <w:bCs/>
        </w:rPr>
        <w:instrText>‐</w:instrText>
      </w:r>
      <w:r w:rsidR="00AA5D06" w:rsidRPr="00926F2C">
        <w:rPr>
          <w:bCs/>
        </w:rPr>
        <w:instrText>human systems; and (d) potential phenology</w:instrText>
      </w:r>
      <w:r w:rsidR="00AA5D06" w:rsidRPr="00926F2C">
        <w:rPr>
          <w:rFonts w:ascii="Cambria Math" w:hAnsi="Cambria Math" w:cs="Cambria Math"/>
          <w:bCs/>
        </w:rPr>
        <w:instrText>‐</w:instrText>
      </w:r>
      <w:r w:rsidR="00AA5D06" w:rsidRPr="00926F2C">
        <w:rPr>
          <w:bCs/>
        </w:rPr>
        <w:instrText>focused adaptation strategies and actions. Twenty studies demonstrated shifts in timing of regional marine organisms and seasonal environmental events. The most common response was earlier timing, observed in spring onset, spring and winter hydrology, zooplankton abundance, occurrence of several larval fishes, and diadromous fish migrations. Later timing was documented for fall onset, reproduction and fledging in Atlantic puffins, spring and fall phytoplankton blooms, and occurrence of additional larval fishes. Changes in event duration generally increased and were detected in zooplankton peak abundance, early life history periods of macro</w:instrText>
      </w:r>
      <w:r w:rsidR="00AA5D06" w:rsidRPr="00926F2C">
        <w:rPr>
          <w:rFonts w:ascii="Cambria Math" w:hAnsi="Cambria Math" w:cs="Cambria Math"/>
          <w:bCs/>
        </w:rPr>
        <w:instrText>‐</w:instrText>
      </w:r>
      <w:r w:rsidR="00AA5D06" w:rsidRPr="00926F2C">
        <w:rPr>
          <w:bCs/>
        </w:rPr>
        <w:instrText>invertebrates, and lobster fishery landings. Reduced duration was observed in winter</w:instrText>
      </w:r>
      <w:r w:rsidR="00AA5D06" w:rsidRPr="00926F2C">
        <w:rPr>
          <w:rFonts w:ascii="Aptos" w:hAnsi="Aptos" w:cs="Aptos"/>
          <w:bCs/>
        </w:rPr>
        <w:instrText>–</w:instrText>
      </w:r>
      <w:r w:rsidR="00AA5D06" w:rsidRPr="00926F2C">
        <w:rPr>
          <w:bCs/>
        </w:rPr>
        <w:instrText>spring ice</w:instrText>
      </w:r>
      <w:r w:rsidR="00AA5D06" w:rsidRPr="00926F2C">
        <w:rPr>
          <w:rFonts w:ascii="Cambria Math" w:hAnsi="Cambria Math" w:cs="Cambria Math"/>
          <w:bCs/>
        </w:rPr>
        <w:instrText>‐</w:instrText>
      </w:r>
      <w:r w:rsidR="00AA5D06" w:rsidRPr="00926F2C">
        <w:rPr>
          <w:bCs/>
        </w:rPr>
        <w:instrText>affected stream flows. Two studies projected phenological changes, both finding diapause duration would decrease in zooplankton under future climate scenarios. Phenological responses were species</w:instrText>
      </w:r>
      <w:r w:rsidR="00AA5D06" w:rsidRPr="00926F2C">
        <w:rPr>
          <w:rFonts w:ascii="Cambria Math" w:hAnsi="Cambria Math" w:cs="Cambria Math"/>
          <w:bCs/>
        </w:rPr>
        <w:instrText>‐</w:instrText>
      </w:r>
      <w:r w:rsidR="00AA5D06" w:rsidRPr="00926F2C">
        <w:rPr>
          <w:bCs/>
        </w:rPr>
        <w:instrText>specific and varied depending on the environmental driver, spatial, and temporal scales evaluated. Overall, a wide range of baseline phenology and relevant modeling studies exist, yet surprisingly few document long</w:instrText>
      </w:r>
      <w:r w:rsidR="00AA5D06" w:rsidRPr="00926F2C">
        <w:rPr>
          <w:rFonts w:ascii="Cambria Math" w:hAnsi="Cambria Math" w:cs="Cambria Math"/>
          <w:bCs/>
        </w:rPr>
        <w:instrText>‐</w:instrText>
      </w:r>
      <w:r w:rsidR="00AA5D06" w:rsidRPr="00926F2C">
        <w:rPr>
          <w:bCs/>
        </w:rPr>
        <w:instrText xml:space="preserve">term shifts. Results reveal a need for increased emphasis on phenological shifts in the Gulf of Maine and identify opportunities for future research and consideration of phenological changes in adaptation efforts.","container-title":"Fisheries Oceanography","DOI":"10.1111/fog.12429","ISSN":"1054-6006, 1365-2419","issue":"5","journalAbbreviation":"Fisheries Oceanography","language":"en","page":"532-566","source":"DOI.org (Crossref)","title":"It’s about time: A synthesis of changing phenology in the Gulf of Maine ecosystem","title-short":"It’s about time","volume":"28","author":[{"family":"Staudinger","given":"Michelle D."},{"family":"Mills","given":"Katherine E."},{"family":"Stamieszkin","given":"Karen"},{"family":"Record","given":"Nicholas R."},{"family":"Hudak","given":"Christine A."},{"family":"Allyn","given":"Andrew"},{"family":"Diamond","given":"Antony"},{"family":"Friedland","given":"Kevin D."},{"family":"Golet","given":"Walt"},{"family":"Henderson","given":"Meghan Elisabeth"},{"family":"Hernandez","given":"Christina M."},{"family":"Huntington","given":"Thomas G."},{"family":"Ji","given":"Rubao"},{"family":"Johnson","given":"Catherine L."},{"family":"Johnson","given":"David Samuel"},{"family":"Jordaan","given":"Adrian"},{"family":"Kocik","given":"John"},{"family":"Li","given":"Yun"},{"family":"Liebman","given":"Matthew"},{"family":"Nichols","given":"Owen C."},{"family":"Pendleton","given":"Daniel"},{"family":"Richards","given":"R. Anne"},{"family":"Robben","given":"Thomas"},{"family":"Thomas","given":"Andrew C."},{"family":"Walsh","given":"Harvey J."},{"family":"Yakola","given":"Keenan"}],"issued":{"date-parts":[["2019",9]]}}}],"schema":"https://github.com/citation-style-language/schema/raw/master/csl-citation.json"} </w:instrText>
      </w:r>
      <w:r w:rsidR="00AA5D06" w:rsidRPr="00926F2C">
        <w:rPr>
          <w:bCs/>
        </w:rPr>
        <w:fldChar w:fldCharType="separate"/>
      </w:r>
      <w:r w:rsidR="00AA5D06" w:rsidRPr="00926F2C">
        <w:rPr>
          <w:rFonts w:ascii="Aptos" w:hAnsi="Aptos" w:cs="Times New Roman"/>
          <w:kern w:val="0"/>
        </w:rPr>
        <w:t>(Pörtner 2002, Staudinger et al. 2019)</w:t>
      </w:r>
      <w:r w:rsidR="00AA5D06" w:rsidRPr="00926F2C">
        <w:rPr>
          <w:bCs/>
        </w:rPr>
        <w:fldChar w:fldCharType="end"/>
      </w:r>
      <w:r w:rsidRPr="00926F2C">
        <w:rPr>
          <w:bCs/>
        </w:rPr>
        <w:t xml:space="preserve">. </w:t>
      </w:r>
      <w:r w:rsidR="00AA5D06" w:rsidRPr="00926F2C">
        <w:rPr>
          <w:bCs/>
        </w:rPr>
        <w:t xml:space="preserve">Increases in ocean temperatures linked to climate change have been shown to affect </w:t>
      </w:r>
      <w:r w:rsidR="00CF4A80" w:rsidRPr="00926F2C">
        <w:rPr>
          <w:bCs/>
        </w:rPr>
        <w:t xml:space="preserve">habitat selection </w:t>
      </w:r>
      <w:r w:rsidR="00CF4A80" w:rsidRPr="00926F2C">
        <w:rPr>
          <w:bCs/>
        </w:rPr>
        <w:fldChar w:fldCharType="begin"/>
      </w:r>
      <w:r w:rsidR="00CF4A80" w:rsidRPr="00926F2C">
        <w:rPr>
          <w:bCs/>
        </w:rPr>
        <w:instrText xml:space="preserve"> ADDIN ZOTERO_ITEM CSL_CITATION {"citationID":"Jsj2hGZe","properties":{"formattedCitation":"(Methratta &amp; Link 2007)","plainCitation":"(Methratta &amp; Link 2007)","noteIndex":0},"citationItems":[{"id":182,"uris":["http://zotero.org/users/11233743/items/7MMRHV5R"],"itemData":{"id":182,"type":"article-journal","container-title":"Marine Ecology Progress Series","DOI":"10.3354/meps338169","journalAbbreviation":"Mar. Ecol. Prog. Ser.","page":"169-181","title":"Ontogenetic variation in habitat association for four groundfish species in the Gulf of Maine–Georges Bank region","volume":"338","author":[{"family":"Methratta","given":"Elizabeth T."},{"family":"Link","given":"Jason S"}],"issued":{"date-parts":[["2007",5,24]]}}}],"schema":"https://github.com/citation-style-language/schema/raw/master/csl-citation.json"} </w:instrText>
      </w:r>
      <w:r w:rsidR="00CF4A80" w:rsidRPr="00926F2C">
        <w:rPr>
          <w:bCs/>
        </w:rPr>
        <w:fldChar w:fldCharType="separate"/>
      </w:r>
      <w:r w:rsidR="00CF4A80" w:rsidRPr="00926F2C">
        <w:rPr>
          <w:rFonts w:ascii="Aptos" w:hAnsi="Aptos"/>
        </w:rPr>
        <w:t>(Methratta &amp; Link 2007)</w:t>
      </w:r>
      <w:r w:rsidR="00CF4A80" w:rsidRPr="00926F2C">
        <w:rPr>
          <w:bCs/>
        </w:rPr>
        <w:fldChar w:fldCharType="end"/>
      </w:r>
      <w:r w:rsidR="00CF4A80" w:rsidRPr="00926F2C">
        <w:rPr>
          <w:bCs/>
        </w:rPr>
        <w:t xml:space="preserve">, </w:t>
      </w:r>
      <w:r w:rsidR="00AA5D06" w:rsidRPr="00926F2C">
        <w:rPr>
          <w:bCs/>
        </w:rPr>
        <w:t xml:space="preserve">distributions </w:t>
      </w:r>
      <w:r w:rsidR="00AA5D06" w:rsidRPr="00926F2C">
        <w:rPr>
          <w:bCs/>
        </w:rPr>
        <w:fldChar w:fldCharType="begin"/>
      </w:r>
      <w:r w:rsidR="00AA5D06" w:rsidRPr="00926F2C">
        <w:rPr>
          <w:bCs/>
        </w:rPr>
        <w:instrText xml:space="preserve"> ADDIN ZOTERO_ITEM CSL_CITATION {"citationID":"8JhJPUBr","properties":{"formattedCitation":"(Nye et al. 2009, Pershing et al. 2021)","plainCitation":"(Nye et al. 2009, Pershing et al. 2021)","noteIndex":0},"citationItems":[{"id":267,"uris":["http://zotero.org/users/11233743/items/YT2JFI5S"],"itemData":{"id":267,"type":"article-journal","abstract":"We tested the hypothesis that recent oceanographic changes associated with climate change in the Northeast United States continental shelf ecosystem have caused a change in spatial distribution of marine fish. To do this, we analyzed temporal trends from 1968 to 2007 in the mean center of biomass, mean depth, mean temperature of occurrence, and area occupied in each of 36 fish stocks. Temporal trends in distribution were compared to time series of both local- and large-scale environmental variables, as well as estimates of survey abundance. Many stocks spanning several taxonomic groups, life-history strategies, and rates of fishing exhibited a poleward shift in their center of biomass, most with a simultaneous increase in depth, and a few with a concomitant expansion of their northern range. However, distributional changes were highly dependent on the biogeography of each species. Stocks located in the southern extent of the survey area exhibited much greater poleward shifts in center of biomass and some occupied habitats at increasingly greater depths. In contrast, minimal changes in the center of biomass were observed in stocks with distributions limited to the Gulf of Maine, but mean depth of these stocks increased while stock size decreased. Largescale temperature increase and changes in circulation, represented by the Atlantic Multidecadal Oscillation, was the most important factor associated with shifts in the mean center of biomass. Stock size was more often correlated with the total area occupied by each species. These changes in spatial distribution of fish stocks are likely to persist such that stock structure should be re-evaluated for some species.","container-title":"Marine Ecology Progress Series","DOI":"10.3354/meps08220","ISSN":"0171-8630, 1616-1599","journalAbbreviation":"Mar. Ecol. Prog. Ser.","language":"en","page":"111-129","source":"DOI.org (Crossref)","title":"Changing spatial distribution of fish stocks in relation to climate and population size on the Northeast United States continental shelf","volume":"393","author":[{"family":"Nye","given":"Ja"},{"family":"Link","given":"Js"},{"family":"Hare","given":"Ja"},{"family":"Overholtz","given":"Wj"}],"issued":{"date-parts":[["2009",10,30]]}}},{"id":345,"uris":["http://zotero.org/users/11233743/items/CTVZXEI8"],"itemData":{"id":345,"type":"article-journal","abstract":"The Gulf of Maine has recently experienced its warmest 5-year period (2015–2020) in the instrumental record. This warming was associated with a decline in the signature subarctic zooplankton species, Calanus finmarchicus. The temperature changes have also led to impacts on commercial species such as Atlantic cod (Gadus morhua) and American lobster (Homarus americanus) and protected species including Atlantic puffins (Fratercula arctica) and northern right whales (Eubalaena glacialis). The recent period also saw a decline in Atlantic herring (Clupea harengus) recruitment and an increase in novel harmful algal species, although these have not been attributed to the recent warming. Here, we use an ensemble of numerical ocean models to characterize expected ocean conditions in the middle of this century. Under the high CO2 emissions scenario (RCP8.5), the average temperature in the Gulf of Maine is expected to increase 1.1 C to 2.4 C relative to the 1976–2005 average. Surface salinity is expected to decrease, leading to enhanced water column stratification. These physical changes are likely to lead to additional declines in subarctic species including C. finmarchicus, American lobster, and Atlantic cod and an increase in temperate species. The ecosystem changes have already impacted human communities through altered delivery of ecosystem services derived from the marine environment. Continued warming is expected to lead to a loss of heritage, changes in culture, and the necessity for adaptation.","container-title":"Elementa: Science of the Anthropocene","DOI":"10.1525/elementa.2020.00076","ISSN":"2325-1026","issue":"1","language":"en","license":"http://creativecommons.org/licenses/by/4.0/","page":"00076","source":"DOI.org (Crossref)","title":"Climate impacts on the Gulf of Maine ecosystem","volume":"9","author":[{"family":"Pershing","given":"Andrew J."},{"family":"Alexander","given":"Michael A."},{"family":"Brady","given":"Damian C."},{"family":"Brickman","given":"David"},{"family":"Curchitser","given":"Enrique N."},{"family":"Diamond","given":"Antony W."},{"family":"McClenachan","given":"Loren"},{"family":"Mills","given":"Katherine E."},{"family":"Nichols","given":"Owen C."},{"family":"Pendleton","given":"Daniel E."},{"family":"Record","given":"Nicholas R."},{"family":"Scott","given":"James D."},{"family":"Staudinger","given":"Michelle D."},{"family":"Wang","given":"Yanjun"}],"issued":{"date-parts":[["2021",8,4]]}}}],"schema":"https://github.com/citation-style-language/schema/raw/master/csl-citation.json"} </w:instrText>
      </w:r>
      <w:r w:rsidR="00AA5D06" w:rsidRPr="00926F2C">
        <w:rPr>
          <w:bCs/>
        </w:rPr>
        <w:fldChar w:fldCharType="separate"/>
      </w:r>
      <w:r w:rsidR="00AA5D06" w:rsidRPr="00926F2C">
        <w:rPr>
          <w:rFonts w:ascii="Aptos" w:hAnsi="Aptos"/>
        </w:rPr>
        <w:t>(Nye et al. 2009, Pershing et al. 2021)</w:t>
      </w:r>
      <w:r w:rsidR="00AA5D06" w:rsidRPr="00926F2C">
        <w:rPr>
          <w:bCs/>
        </w:rPr>
        <w:fldChar w:fldCharType="end"/>
      </w:r>
      <w:r w:rsidR="00AA5D06" w:rsidRPr="00926F2C">
        <w:rPr>
          <w:bCs/>
        </w:rPr>
        <w:t xml:space="preserve">, mortality and productivity </w:t>
      </w:r>
      <w:r w:rsidR="00AA5D06" w:rsidRPr="00926F2C">
        <w:rPr>
          <w:bCs/>
        </w:rPr>
        <w:fldChar w:fldCharType="begin"/>
      </w:r>
      <w:r w:rsidR="00AA5D06" w:rsidRPr="00926F2C">
        <w:rPr>
          <w:bCs/>
        </w:rPr>
        <w:instrText xml:space="preserve"> ADDIN ZOTERO_ITEM CSL_CITATION {"citationID":"VhTCXzxR","properties":{"formattedCitation":"(Pershing et al. 2015, Le Bris et al. 2018)","plainCitation":"(Pershing et al. 2015, Le Bris et al. 2018)","noteIndex":0},"citationItems":[{"id":194,"uris":["http://zotero.org/users/11233743/items/PQ7RM2T2"],"itemData":{"id":194,"type":"article-journal","container-title":"Science","DOI":"10.1126/science.aac9819","issue":"6262","page":"809-812","title":"Slow adaptation in the face of rapid warming leads to collapse of the Gulf of Maine cod fishery","volume":"350","author":[{"family":"Pershing","given":"Andrew J."},{"family":"Alexander","given":"Michael A."},{"family":"Hernandez","given":"Christina M."},{"family":"Kerr","given":"Lisa A."},{"family":"Le Bris","given":"Arnault"},{"family":"Mills","given":"Katherine E."},{"family":"Nye","given":"Janet A."},{"family":"Record","given":"Nicholas R."},{"family":"Scannell","given":"Hillary A."},{"family":"Scott","given":"James D."},{"family":"Sherwood","given":"Graham D."},{"family":"Thomas","given":"Andrew C."}],"issued":{"date-parts":[["2015",11,13]]}}},{"id":417,"uris":["http://zotero.org/users/11233743/items/KBZY6F4N"],"itemData":{"id":417,"type":"article-journal","abstract":"Significance\n            Climate change is impacting global fisheries and societies that depend on them. Identifying climate adaptation measures requires understanding how environmental changes and management policies interact in driving fishery productivity. Coincident with the recent exceptional warming of the northwest Atlantic Ocean, the American lobster has become the most valuable fishery resource in North America. Here we show that interactions between warming waters, ecosystem changes, and differences in conservation efforts led to the simultaneous collapse of lobster fishery in southern New England and record-breaking landings in the Gulf of Maine. Our results demonstrate that sound, widely adopted fishery conservation measures based on fundamental biological principles can help capitalize on gains and mitigate losses caused by global climate change.\n          , \n            Managing natural resources in an era of increasing climate impacts requires accounting for the synergistic effects of climate, ecosystem changes, and harvesting on resource productivity. Coincident with recent exceptional warming of the northwest Atlantic Ocean and removal of large predatory fish, the American lobster has become the most valuable fishery resource in North America. Using a model that links ocean temperature, predator density, and fishing to population productivity, we show that harvester-driven conservation efforts to protect large lobsters prepared the Gulf of Maine lobster fishery to capitalize on favorable ecosystem conditions, resulting in the record-breaking landings recently observed in the region. In contrast, in the warmer southern New England region, the absence of similar conservation efforts precipitated warming-induced recruitment failure that led to the collapse of the fishery. Population projections under expected warming suggest that the American lobster fishery is vulnerable to future temperature increases, but continued efforts to preserve the stock's reproductive potential can dampen the negative impacts of warming. This study demonstrates that, even though global climate change is severely impacting marine ecosystems, widely adopted, proactive conservation measures can increase the resilience of commercial fisheries to climate change.","container-title":"Proceedings of the National Academy of Sciences","DOI":"10.1073/pnas.1711122115","ISSN":"0027-8424, 1091-6490","issue":"8","journalAbbreviation":"Proc. Natl. Acad. Sci. U.S.A.","language":"en","page":"1831-1836","source":"DOI.org (Crossref)","title":"Climate vulnerability and resilience in the most valuable North American fishery","volume":"115","author":[{"family":"Le Bris","given":"Arnault"},{"family":"Mills","given":"Katherine E."},{"family":"Wahle","given":"Richard A."},{"family":"Chen","given":"Yong"},{"family":"Alexander","given":"Michael A."},{"family":"Allyn","given":"Andrew J."},{"family":"Schuetz","given":"Justin G."},{"family":"Scott","given":"James D."},{"family":"Pershing","given":"Andrew J."}],"issued":{"date-parts":[["2018",2,20]]}}}],"schema":"https://github.com/citation-style-language/schema/raw/master/csl-citation.json"} </w:instrText>
      </w:r>
      <w:r w:rsidR="00AA5D06" w:rsidRPr="00926F2C">
        <w:rPr>
          <w:bCs/>
        </w:rPr>
        <w:fldChar w:fldCharType="separate"/>
      </w:r>
      <w:r w:rsidR="00AA5D06" w:rsidRPr="00926F2C">
        <w:rPr>
          <w:rFonts w:ascii="Aptos" w:hAnsi="Aptos"/>
        </w:rPr>
        <w:t>(Pershing et al. 2015, Le Bris et al. 2018)</w:t>
      </w:r>
      <w:r w:rsidR="00AA5D06" w:rsidRPr="00926F2C">
        <w:rPr>
          <w:bCs/>
        </w:rPr>
        <w:fldChar w:fldCharType="end"/>
      </w:r>
      <w:r w:rsidR="00AA5D06" w:rsidRPr="00926F2C">
        <w:rPr>
          <w:bCs/>
        </w:rPr>
        <w:t xml:space="preserve">, and body sizes </w:t>
      </w:r>
      <w:r w:rsidR="00AA5D06" w:rsidRPr="00926F2C">
        <w:rPr>
          <w:bCs/>
        </w:rPr>
        <w:fldChar w:fldCharType="begin"/>
      </w:r>
      <w:r w:rsidR="004B3608" w:rsidRPr="00926F2C">
        <w:rPr>
          <w:bCs/>
        </w:rPr>
        <w:instrText xml:space="preserve"> ADDIN ZOTERO_ITEM CSL_CITATION {"citationID":"p9eDLFJ1","properties":{"formattedCitation":"(Sheridan &amp; Bickford 2011, Cheung et al. 2013)","plainCitation":"(Sheridan &amp; Bickford 2011, Cheung et al. 2013)","noteIndex":0},"citationItems":[{"id":415,"uris":["http://zotero.org/users/11233743/items/867BES6Z"],"itemData":{"id":415,"type":"article-journal","container-title":"Nature Climate Change","DOI":"10.1038/nclimate1259","ISSN":"1758-678X, 1758-6798","issue":"8","journalAbbreviation":"Nature Clim Change","language":"en","license":"http://www.springer.com/tdm","page":"401-406","source":"DOI.org (Crossref)","title":"Shrinking body size as an ecological response to climate change","volume":"1","author":[{"family":"Sheridan","given":"Jennifer A."},{"family":"Bickford","given":"David"}],"issued":{"date-parts":[["2011",11]]}}},{"id":413,"uris":["http://zotero.org/users/11233743/items/GRATYTPB"],"itemData":{"id":413,"type":"article-journal","container-title":"Nature Climate Change","DOI":"10.1038/nclimate1691","ISSN":"1758-678X, 1758-6798","issue":"3","journalAbbreviation":"Nature Clim Change","language":"en","license":"http://www.springer.com/tdm","page":"254-258","source":"DOI.org (Crossref)","title":"Shrinking of fishes exacerbates impacts of global ocean changes on marine ecosystems","volume":"3","author":[{"family":"Cheung","given":"William W. L."},{"family":"Sarmiento","given":"Jorge L."},{"family":"Dunne","given":"John"},{"family":"Frölicher","given":"Thomas L."},{"family":"Lam","given":"Vicky W. Y."},{"family":"Deng Palomares","given":"M. L."},{"family":"Watson","given":"Reg"},{"family":"Pauly","given":"Daniel"}],"issued":{"date-parts":[["2013",3]]}}}],"schema":"https://github.com/citation-style-language/schema/raw/master/csl-citation.json"} </w:instrText>
      </w:r>
      <w:r w:rsidR="00AA5D06" w:rsidRPr="00926F2C">
        <w:rPr>
          <w:bCs/>
        </w:rPr>
        <w:fldChar w:fldCharType="separate"/>
      </w:r>
      <w:r w:rsidR="004B3608" w:rsidRPr="00926F2C">
        <w:rPr>
          <w:rFonts w:ascii="Aptos" w:hAnsi="Aptos"/>
        </w:rPr>
        <w:t>(Sheridan &amp; Bickford 2011, Cheung et al. 2013)</w:t>
      </w:r>
      <w:r w:rsidR="00AA5D06" w:rsidRPr="00926F2C">
        <w:rPr>
          <w:bCs/>
        </w:rPr>
        <w:fldChar w:fldCharType="end"/>
      </w:r>
      <w:r w:rsidR="00AA5D06" w:rsidRPr="00926F2C">
        <w:rPr>
          <w:bCs/>
        </w:rPr>
        <w:t xml:space="preserve"> of marine organisms. The response to increased temperatures can be species-specific and further affected by position along </w:t>
      </w:r>
      <w:r w:rsidR="00361E2E" w:rsidRPr="00926F2C">
        <w:rPr>
          <w:bCs/>
        </w:rPr>
        <w:t xml:space="preserve">a </w:t>
      </w:r>
      <w:r w:rsidR="00AA5D06" w:rsidRPr="00926F2C">
        <w:rPr>
          <w:bCs/>
        </w:rPr>
        <w:t xml:space="preserve">latitudinal range, leading to varied impacts </w:t>
      </w:r>
      <w:r w:rsidR="00361E2E" w:rsidRPr="00926F2C">
        <w:rPr>
          <w:bCs/>
        </w:rPr>
        <w:t>on</w:t>
      </w:r>
      <w:r w:rsidR="00AA5D06" w:rsidRPr="00926F2C">
        <w:rPr>
          <w:bCs/>
        </w:rPr>
        <w:t xml:space="preserve"> species interactions and other aspects of community ecology. The North Atlantic Ocean, and the Gulf of Maine</w:t>
      </w:r>
      <w:r w:rsidR="00562A5F" w:rsidRPr="00926F2C">
        <w:rPr>
          <w:bCs/>
        </w:rPr>
        <w:t xml:space="preserve"> (hereafter, GoM)</w:t>
      </w:r>
      <w:r w:rsidR="00AA5D06" w:rsidRPr="00926F2C">
        <w:rPr>
          <w:bCs/>
        </w:rPr>
        <w:t xml:space="preserve"> in particular, has experienced rapid warming in recent decades </w:t>
      </w:r>
      <w:r w:rsidR="00AA5D06" w:rsidRPr="00926F2C">
        <w:rPr>
          <w:bCs/>
        </w:rPr>
        <w:fldChar w:fldCharType="begin"/>
      </w:r>
      <w:r w:rsidR="00AA5D06" w:rsidRPr="00926F2C">
        <w:rPr>
          <w:bCs/>
        </w:rPr>
        <w:instrText xml:space="preserve"> ADDIN ZOTERO_ITEM CSL_CITATION {"citationID":"W7dDIy35","properties":{"formattedCitation":"(Pershing et al. 2015, 2021)","plainCitation":"(Pershing et al. 2015, 2021)","noteIndex":0},"citationItems":[{"id":194,"uris":["http://zotero.org/users/11233743/items/PQ7RM2T2"],"itemData":{"id":194,"type":"article-journal","container-title":"Science","DOI":"10.1126/science.aac9819","issue":"6262","page":"809-812","title":"Slow adaptation in the face of rapid warming leads to collapse of the Gulf of Maine cod fishery","volume":"350","author":[{"family":"Pershing","given":"Andrew J."},{"family":"Alexander","given":"Michael A."},{"family":"Hernandez","given":"Christina M."},{"family":"Kerr","given":"Lisa A."},{"family":"Le Bris","given":"Arnault"},{"family":"Mills","given":"Katherine E."},{"family":"Nye","given":"Janet A."},{"family":"Record","given":"Nicholas R."},{"family":"Scannell","given":"Hillary A."},{"family":"Scott","given":"James D."},{"family":"Sherwood","given":"Graham D."},{"family":"Thomas","given":"Andrew C."}],"issued":{"date-parts":[["2015",11,13]]}}},{"id":345,"uris":["http://zotero.org/users/11233743/items/CTVZXEI8"],"itemData":{"id":345,"type":"article-journal","abstract":"The Gulf of Maine has recently experienced its warmest 5-year period (2015–2020) in the instrumental record. This warming was associated with a decline in the signature subarctic zooplankton species, Calanus finmarchicus. The temperature changes have also led to impacts on commercial species such as Atlantic cod (Gadus morhua) and American lobster (Homarus americanus) and protected species including Atlantic puffins (Fratercula arctica) and northern right whales (Eubalaena glacialis). The recent period also saw a decline in Atlantic herring (Clupea harengus) recruitment and an increase in novel harmful algal species, although these have not been attributed to the recent warming. Here, we use an ensemble of numerical ocean models to characterize expected ocean conditions in the middle of this century. Under the high CO2 emissions scenario (RCP8.5), the average temperature in the Gulf of Maine is expected to increase 1.1 C to 2.4 C relative to the 1976–2005 average. Surface salinity is expected to decrease, leading to enhanced water column stratification. These physical changes are likely to lead to additional declines in subarctic species including C. finmarchicus, American lobster, and Atlantic cod and an increase in temperate species. The ecosystem changes have already impacted human communities through altered delivery of ecosystem services derived from the marine environment. Continued warming is expected to lead to a loss of heritage, changes in culture, and the necessity for adaptation.","container-title":"Elementa: Science of the Anthropocene","DOI":"10.1525/elementa.2020.00076","ISSN":"2325-1026","issue":"1","language":"en","license":"http://creativecommons.org/licenses/by/4.0/","page":"00076","source":"DOI.org (Crossref)","title":"Climate impacts on the Gulf of Maine ecosystem","volume":"9","author":[{"family":"Pershing","given":"Andrew J."},{"family":"Alexander","given":"Michael A."},{"family":"Brady","given":"Damian C."},{"family":"Brickman","given":"David"},{"family":"Curchitser","given":"Enrique N."},{"family":"Diamond","given":"Antony W."},{"family":"McClenachan","given":"Loren"},{"family":"Mills","given":"Katherine E."},{"family":"Nichols","given":"Owen C."},{"family":"Pendleton","given":"Daniel E."},{"family":"Record","given":"Nicholas R."},{"family":"Scott","given":"James D."},{"family":"Staudinger","given":"Michelle D."},{"family":"Wang","given":"Yanjun"}],"issued":{"date-parts":[["2021",8,4]]}}}],"schema":"https://github.com/citation-style-language/schema/raw/master/csl-citation.json"} </w:instrText>
      </w:r>
      <w:r w:rsidR="00AA5D06" w:rsidRPr="00926F2C">
        <w:rPr>
          <w:bCs/>
        </w:rPr>
        <w:fldChar w:fldCharType="separate"/>
      </w:r>
      <w:r w:rsidR="00AA5D06" w:rsidRPr="00926F2C">
        <w:rPr>
          <w:rFonts w:ascii="Aptos" w:hAnsi="Aptos"/>
        </w:rPr>
        <w:t>(Pershing et al. 2015, 2021)</w:t>
      </w:r>
      <w:r w:rsidR="00AA5D06" w:rsidRPr="00926F2C">
        <w:rPr>
          <w:bCs/>
        </w:rPr>
        <w:fldChar w:fldCharType="end"/>
      </w:r>
      <w:r w:rsidR="00AA5D06" w:rsidRPr="00926F2C">
        <w:rPr>
          <w:bCs/>
        </w:rPr>
        <w:t xml:space="preserve">. Basin-scale </w:t>
      </w:r>
      <w:r w:rsidR="00A655C2" w:rsidRPr="00926F2C">
        <w:rPr>
          <w:bCs/>
        </w:rPr>
        <w:t>hydroclimatic</w:t>
      </w:r>
      <w:r w:rsidR="00AA5D06" w:rsidRPr="00926F2C">
        <w:rPr>
          <w:bCs/>
        </w:rPr>
        <w:t xml:space="preserve"> changes have already been linked to changes in nearshore ecosystem </w:t>
      </w:r>
      <w:r w:rsidR="00CF4A80" w:rsidRPr="00926F2C">
        <w:rPr>
          <w:bCs/>
        </w:rPr>
        <w:t>use</w:t>
      </w:r>
      <w:r w:rsidR="00AA5D06" w:rsidRPr="00926F2C">
        <w:rPr>
          <w:bCs/>
        </w:rPr>
        <w:t xml:space="preserve"> and</w:t>
      </w:r>
      <w:r w:rsidR="00CF4A80" w:rsidRPr="00926F2C">
        <w:rPr>
          <w:bCs/>
        </w:rPr>
        <w:t xml:space="preserve"> population dynamics of</w:t>
      </w:r>
      <w:r w:rsidR="00AA5D06" w:rsidRPr="00926F2C">
        <w:rPr>
          <w:bCs/>
        </w:rPr>
        <w:t xml:space="preserve"> iconic </w:t>
      </w:r>
      <w:r w:rsidR="00562A5F" w:rsidRPr="00926F2C">
        <w:rPr>
          <w:bCs/>
        </w:rPr>
        <w:t>GoM</w:t>
      </w:r>
      <w:r w:rsidR="00AA5D06" w:rsidRPr="00926F2C">
        <w:rPr>
          <w:bCs/>
        </w:rPr>
        <w:t xml:space="preserve"> species like American lobster and Atlantic cod </w:t>
      </w:r>
      <w:r w:rsidR="00AA5D06" w:rsidRPr="00926F2C">
        <w:rPr>
          <w:bCs/>
        </w:rPr>
        <w:fldChar w:fldCharType="begin"/>
      </w:r>
      <w:r w:rsidR="00AA5D06" w:rsidRPr="00926F2C">
        <w:rPr>
          <w:bCs/>
        </w:rPr>
        <w:instrText xml:space="preserve"> ADDIN ZOTERO_ITEM CSL_CITATION {"citationID":"YQHCwjww","properties":{"formattedCitation":"(Pershing et al. 2015, Le Bris et al. 2018, Record et al. 2024)","plainCitation":"(Pershing et al. 2015, Le Bris et al. 2018, Record et al. 2024)","noteIndex":0},"citationItems":[{"id":194,"uris":["http://zotero.org/users/11233743/items/PQ7RM2T2"],"itemData":{"id":194,"type":"article-journal","container-title":"Science","DOI":"10.1126/science.aac9819","issue":"6262","page":"809-812","title":"Slow adaptation in the face of rapid warming leads to collapse of the Gulf of Maine cod fishery","volume":"350","author":[{"family":"Pershing","given":"Andrew J."},{"family":"Alexander","given":"Michael A."},{"family":"Hernandez","given":"Christina M."},{"family":"Kerr","given":"Lisa A."},{"family":"Le Bris","given":"Arnault"},{"family":"Mills","given":"Katherine E."},{"family":"Nye","given":"Janet A."},{"family":"Record","given":"Nicholas R."},{"family":"Scannell","given":"Hillary A."},{"family":"Scott","given":"James D."},{"family":"Sherwood","given":"Graham D."},{"family":"Thomas","given":"Andrew C."}],"issued":{"date-parts":[["2015",11,13]]}}},{"id":417,"uris":["http://zotero.org/users/11233743/items/KBZY6F4N"],"itemData":{"id":417,"type":"article-journal","abstract":"Significance\n            Climate change is impacting global fisheries and societies that depend on them. Identifying climate adaptation measures requires understanding how environmental changes and management policies interact in driving fishery productivity. Coincident with the recent exceptional warming of the northwest Atlantic Ocean, the American lobster has become the most valuable fishery resource in North America. Here we show that interactions between warming waters, ecosystem changes, and differences in conservation efforts led to the simultaneous collapse of lobster fishery in southern New England and record-breaking landings in the Gulf of Maine. Our results demonstrate that sound, widely adopted fishery conservation measures based on fundamental biological principles can help capitalize on gains and mitigate losses caused by global climate change.\n          , \n            Managing natural resources in an era of increasing climate impacts requires accounting for the synergistic effects of climate, ecosystem changes, and harvesting on resource productivity. Coincident with recent exceptional warming of the northwest Atlantic Ocean and removal of large predatory fish, the American lobster has become the most valuable fishery resource in North America. Using a model that links ocean temperature, predator density, and fishing to population productivity, we show that harvester-driven conservation efforts to protect large lobsters prepared the Gulf of Maine lobster fishery to capitalize on favorable ecosystem conditions, resulting in the record-breaking landings recently observed in the region. In contrast, in the warmer southern New England region, the absence of similar conservation efforts precipitated warming-induced recruitment failure that led to the collapse of the fishery. Population projections under expected warming suggest that the American lobster fishery is vulnerable to future temperature increases, but continued efforts to preserve the stock's reproductive potential can dampen the negative impacts of warming. This study demonstrates that, even though global climate change is severely impacting marine ecosystems, widely adopted, proactive conservation measures can increase the resilience of commercial fisheries to climate change.","container-title":"Proceedings of the National Academy of Sciences","DOI":"10.1073/pnas.1711122115","ISSN":"0027-8424, 1091-6490","issue":"8","journalAbbreviation":"Proc. Natl. Acad. Sci. U.S.A.","language":"en","page":"1831-1836","source":"DOI.org (Crossref)","title":"Climate vulnerability and resilience in the most valuable North American fishery","volume":"115","author":[{"family":"Le Bris","given":"Arnault"},{"family":"Mills","given":"Katherine E."},{"family":"Wahle","given":"Richard A."},{"family":"Chen","given":"Yong"},{"family":"Alexander","given":"Michael A."},{"family":"Allyn","given":"Andrew J."},{"family":"Schuetz","given":"Justin G."},{"family":"Scott","given":"James D."},{"family":"Pershing","given":"Andrew J."}],"issued":{"date-parts":[["2018",2,20]]}}},{"id":421,"uris":["http://zotero.org/users/11233743/items/AX8L9YQW"],"itemData":{"id":421,"type":"article-journal","abstract":"Oceanographic changes are occurring more rapidly in recent decades, with new implications for ocean ecosystems and adjacent human communities. It is important to bring attention to these changes while they are unfolding rather than after they have occurred. H</w:instrText>
      </w:r>
      <w:r w:rsidR="00AA5D06" w:rsidRPr="00261818">
        <w:rPr>
          <w:lang w:val="fr-FR"/>
        </w:rPr>
        <w:instrText xml:space="preserve">ere we report on a rapid shift toward colder, fresher water in the deep Gulf of Maine that, as of mid-June 2024, has persisted for at least six months. The shift likely represents an influx of Labrador Slope Water and resembles conditions that predated a major warming shift that occurred in 2011–2012. Deep-water oceanographic conditions in the Gulf of Maine have a strong influence on ecosystem dynamics, including the prey of critically endangered North Atlantic right whales, the seasonal and disease dynamics of American lobster, and the distribution and abundance of kelp forest communities, among others. Oceanographic surprises have an important role in this system, and monitoring how this shift unfolds, oceanographically and ecologically, will give new insights into how oceanographic signals can inform our understanding of ecosystem responses.","container-title":"Oceanography","DOI":"10.5670/oceanog.2024.506","ISSN":"10428275","issue":"3","journalAbbreviation":"Oceanog","language":"en","source":"DOI.org (Crossref)","title":"Early Warning of a Cold Wave in the Gulf of Maine","URL":"https://tos.org/oceanography/article/early-warning-of-a-cold-wave-in-the-gulf-of-maine","volume":"37","author":[{"family":"Record","given":"Nicholas"},{"family":"Pershing","given":"Andrew"},{"family":"Rasher","given":"Douglas"}],"accessed":{"date-parts":[["2025",3,14]]},"issued":{"date-parts":[["2024"]]}}}],"schema":"https://github.com/citation-style-language/schema/raw/master/csl-citation.json"} </w:instrText>
      </w:r>
      <w:r w:rsidR="00AA5D06" w:rsidRPr="00926F2C">
        <w:rPr>
          <w:bCs/>
        </w:rPr>
        <w:fldChar w:fldCharType="separate"/>
      </w:r>
      <w:r w:rsidR="00AA5D06" w:rsidRPr="005F1E6C">
        <w:rPr>
          <w:rFonts w:ascii="Aptos" w:hAnsi="Aptos"/>
        </w:rPr>
        <w:t>(Pershing et al. 2015, Le Bris et al. 2018, Record et al. 2024)</w:t>
      </w:r>
      <w:r w:rsidR="00AA5D06" w:rsidRPr="00926F2C">
        <w:rPr>
          <w:bCs/>
        </w:rPr>
        <w:fldChar w:fldCharType="end"/>
      </w:r>
      <w:r w:rsidR="00AA5D06" w:rsidRPr="005F1E6C">
        <w:rPr>
          <w:bCs/>
        </w:rPr>
        <w:t xml:space="preserve">. </w:t>
      </w:r>
      <w:r w:rsidR="00AA5D06" w:rsidRPr="00926F2C">
        <w:rPr>
          <w:bCs/>
        </w:rPr>
        <w:t>They may also be facilitating northward range expansions of typically mid-Atlantic species like black sea bass</w:t>
      </w:r>
      <w:r w:rsidR="00CF4A80" w:rsidRPr="00926F2C">
        <w:rPr>
          <w:bCs/>
        </w:rPr>
        <w:t xml:space="preserve"> </w:t>
      </w:r>
      <w:r w:rsidR="00AA5D06" w:rsidRPr="00926F2C">
        <w:rPr>
          <w:bCs/>
        </w:rPr>
        <w:t xml:space="preserve">and blue crabs </w:t>
      </w:r>
      <w:r w:rsidR="00AA5D06" w:rsidRPr="00926F2C">
        <w:rPr>
          <w:bCs/>
        </w:rPr>
        <w:fldChar w:fldCharType="begin"/>
      </w:r>
      <w:r w:rsidR="00CF4A80" w:rsidRPr="00926F2C">
        <w:rPr>
          <w:bCs/>
        </w:rPr>
        <w:instrText xml:space="preserve"> ADDIN ZOTERO_ITEM CSL_CITATION {"citationID":"Y2HhclxQ","properties":{"formattedCitation":"(Johnson 2015, Bell et al. 2015, McBride et al. 2018)","plainCitation":"(Johnson 2015, Bell et al. 2015, McBride et al. 2018)","noteIndex":0},"citationItems":[{"id":435,"uris":["http://zotero.org/users/11233743/items/KAYT7IJP"],"itemData":{"id":435,"type":"article-journal","abstract":"Worldwide, climate-change is shifting species distributions poleward. Here I present recent (2012-2014) observations of the blue crab, Callinectes sapidus Rathbun, 1896, in the Gulf of Maine (GoM), north of its historical range of Cape Cod, Massachusetts. To test the hypothesis of a climate-driven range expansion, I examined near-surface ocean temperatures. On average, ocean temperatures in the GoM in summer 2012 and 2013 were up to 1.3°C higher than the average of the previous decade, suggesting that warmer waters may have promoted the recruitment of C. sapidus to the GoM. Previous ephemeral populations of C. sapidus in the Gulf of Maine have been reported since the 1860s. Recent observations and continued warming in the northwest Atlantic may signal a permanent poleward expansion of C. sapidus into the GoM. If so, then a key goal for ecologists and managers will be to understand the effect of C. sapidus on GoM food-webs and ﬁsheries.","container-title":"Journal of Crustacean Biology","DOI":"10.1163/1937240X-00002293","ISSN":"0278-0372, 1937-240X","issue":"1","language":"en","page":"105-110","source":"DOI.org (Crossref)","title":"The savory swimmer swims north: a northern range extension of the blue crab &lt;i&gt;Callinectes sapidus&lt;/i&gt;?","title-short":"The savory swimmer swims north","volume":"35","author":[{"family":"Johnson","given":"David Samuel"}],"issued":{"date-parts":[["2015",1,14]]}}},{"id":431,"uris":["http://zotero.org/users/11233743/items/7782R6AW"],"itemData":{"id":431,"type":"article-journal","abstract":"Climate change and ﬁshing can have major impacts on the distribution of natural marine resources. Climate change alters the distribution of suitable habitat, forcing organisms to shift their range or attempt to survive under suboptimal conditions. Fishing reduces the abundance of marine populations and truncates their age structure leading to range contractions or shifts. Along the east coast of the United States, there have been major changes in ﬁsh populations due to the impacts of ﬁshing and subsequent regulations, as well as changes in the climate. Black sea bass, scup, summer ﬂounder, and winter ﬂounder are important commercial and recreational species, which utilize inshore and offshore waters on the northeast shelf. We examined the distributions of the four species with the Northeast Fisheries Science Center trawl surveys to determine if the along-shelf centres of biomass had changed over time and if the changes were attributed to changes in temperature or ﬁshing pressure through changes in abundance and length structure. Black sea bass, scup, and summer ﬂounder exhibited signiﬁcant poleward shifts in distributions in at least one season while the Southern New England/Mid-Atlantic Bight stock of winter ﬂounder did not shift. Generalized additive modelling indicated that the changes in the centres of biomass for black sea bass and scup in spring were related to climate, while the change in the distribution of summer ﬂounder was largely attributed to a decrease in ﬁshing pressure and an expansion of the length– age structure. While the changes in ocean temperatures will have major impacts on the distribution of marine taxa, the effects of ﬁshing can be of equivalent magnitude and on a more immediate time scale. It is important for management to take all factors into consideration when developing regulations for natural marine resources.","container-title":"ICES Journal of Marine Science","DOI":"10.1093/icesjms/fsu217","ISSN":"1095-9289, 1054-3139","issue":"5","language":"en","page":"1311-1322","source":"DOI.org (Crossref)","title":"Disentangling the effects of climate, abundance, and size on the distribution of marine fish: an example based on four stocks from the Northeast US shelf","title-short":"Disentangling the effects of climate, abundance, and size on the distribution of marine fish","volume":"72","author":[{"family":"Bell","given":"Richard J."},{"family":"Richardson","given":"David E."},{"family":"Hare","given":"Jonathan A."},{"family":"Lynch","given":"Patrick D."},{"family":"Fratantoni","given":"Paula S."}],"issued":{"date-parts":[["2015",6,1]]}}},{"id":433,"uris":["http://zotero.org/users/11233743/items/WYIFK78X"],"itemData":{"id":433,"type":"article-journal","abstract":"The black sea bass (Centropristis striata) is extending its range northward, into a warming Gulf of Maine. Here, we plot the geographic distribution of specific life stages to examine whether spawning and settlement, and therefore productivity, are extending northward. In order to align these life stages with the correct sampling season, we first resolve confusion about the spawning seasonality of this species, by collecting age-0 individuals from coastal waters of southeastern Massachusetts (Buzzards Bay and Nantucket Sound) and aging them by using daily otolith microincrements. Wild-caught age-0 fish (n=381), ranged in size from 32 to 88 mm total length (mean: 53 mm [standard deviation (SD) 11]), and in age from 50 to 129 d old (84 d [SD 16]). They hatched from May 2 to July 21 (June 6 [SD 14 d]), and grew at linear rates from 0.32 to 1.22 mm/d (0.65 mm/d [SD 0.15]). The literature and two 40-year trawl surveys confirm that black sea bass have spawned in Buzzards Bay and Nantucket Sound since the 1880s. Farther north, in the southern Gulf of Maine, spawning has likely occurred in the last 15 years. Settlement has increased about 1°N latitude over the recent 4 decades in association with warming sea temperatures in the southern Gulf of Maine.","container-title":"Fishery Bulletin","DOI":"10.7755/FB.116.3-4.10","ISSN":"00900656","issue":"3-4","journalAbbreviation":"FB","language":"en","page":"323-336","source":"DOI.org (Crossref)","title":"Reproduction, first-year growth, and expansion of spawning and nursery grounds of black sea bass (&lt;i&gt;Centropristis striata&lt;/i&gt;) into a warming Gulf of Maine","volume":"116","author":[{"family":"McBride","given":"Richard S."},{"family":"Tweedie","given":"Matthew K."},{"family":"Oliveira","given":"Kenneth"}],"issued":{"date-parts":[["2018"]]}}}],"schema":"https://github.com/citation-style-language/schema/raw/master/csl-citation.json"} </w:instrText>
      </w:r>
      <w:r w:rsidR="00AA5D06" w:rsidRPr="00926F2C">
        <w:rPr>
          <w:bCs/>
        </w:rPr>
        <w:fldChar w:fldCharType="separate"/>
      </w:r>
      <w:r w:rsidR="00CF4A80" w:rsidRPr="00926F2C">
        <w:rPr>
          <w:rFonts w:ascii="Aptos" w:hAnsi="Aptos"/>
        </w:rPr>
        <w:t>(Johnson 2015, Bell et al. 2015, McBride et al. 2018)</w:t>
      </w:r>
      <w:r w:rsidR="00AA5D06" w:rsidRPr="00926F2C">
        <w:rPr>
          <w:bCs/>
        </w:rPr>
        <w:fldChar w:fldCharType="end"/>
      </w:r>
      <w:r w:rsidR="00AA5D06" w:rsidRPr="00926F2C">
        <w:rPr>
          <w:bCs/>
        </w:rPr>
        <w:t xml:space="preserve">. </w:t>
      </w:r>
      <w:moveFromRangeStart w:id="49" w:author="Katie Lankowicz" w:date="2025-10-21T11:52:00Z" w:name="move211939946"/>
      <w:moveFrom w:id="50" w:author="Katie Lankowicz" w:date="2025-10-21T11:52:00Z" w16du:dateUtc="2025-10-21T15:52:00Z">
        <w:r w:rsidR="00AA5D06" w:rsidRPr="00926F2C" w:rsidDel="00CB2CCF">
          <w:rPr>
            <w:bCs/>
          </w:rPr>
          <w:t xml:space="preserve">The </w:t>
        </w:r>
        <w:r w:rsidR="00562A5F" w:rsidRPr="00926F2C" w:rsidDel="00CB2CCF">
          <w:rPr>
            <w:bCs/>
          </w:rPr>
          <w:t>GoM</w:t>
        </w:r>
        <w:r w:rsidR="00AA5D06" w:rsidRPr="00926F2C" w:rsidDel="00CB2CCF">
          <w:rPr>
            <w:bCs/>
          </w:rPr>
          <w:t xml:space="preserve"> has relatively low biodiversity, which could limit the resilience of its ecosystems to biotic and abiotic changes </w:t>
        </w:r>
        <w:r w:rsidR="00AA5D06" w:rsidRPr="00926F2C" w:rsidDel="00CB2CCF">
          <w:rPr>
            <w:bCs/>
          </w:rPr>
          <w:fldChar w:fldCharType="begin"/>
        </w:r>
        <w:r w:rsidR="00167751" w:rsidRPr="00926F2C" w:rsidDel="00CB2CCF">
          <w:rPr>
            <w:bCs/>
          </w:rPr>
          <w:instrText xml:space="preserve"> ADDIN ZOTERO_ITEM CSL_CITATION {"citationID":"9kk3q22h","properties":{"formattedCitation":"(Steneck &amp; Wahle 2013, McMahan &amp; Grabowski 2019)","plainCitation":"(Steneck &amp; Wahle 2013, McMahan &amp; Grabowski 2019)","noteIndex":0},"citationItems":[{"id":437,"uris":["http://zotero.org/users/11233743/items/TE9D3W3Q"],"itemData":{"id":437,"type":"article-journal","abstract":"Dynamic food webs and climate are changing lobster ecology and management. American lobsters (Homarus americanus) evolved in the North Atlantic under conditions of intense predation from large ﬁnﬁsh such as Atlantic cod (Gadus morhua). Lobster’s relatively extended brood period and large larval size result in high per capita pelagic phase survival, which, coupled with settlement habitat selection for predator refugia, contributes to the species’ high lifetime reproductive success. However, the western North Atlantic is an extremely low diversity ecosystem prone to booms and busts. Extirpation of coastal predators released past constraints on lobster population growth such that lobster landings increased three- to ﬁve-fold since 1980 in Canada and the US. Climate change may stress lobsters in some regions and enhance stocks elsewhere, but it also facilitates warm-water species distribution shift northward. As lobster population densities and water temperatures increase, so do risks and consequences of disease. In the future we must expect the unexpected. “Equilibrium” conditions on which traditional ﬁsheries management depends simply do not exist. This creates new challenges for managing this species regionally and into the future.","container-title":"Canadian Journal of Fisheries and Aquatic Sciences","DOI":"10.1139/cjfas-2013-0094","ISSN":"0706-652X, 1205-7533","issue":"11","journalAbbreviation":"Can. J. Fish. Aquat. Sci.","language":"en","license":"http://www.nrcresearchpress.com/page/about/CorporateTextAndDataMining","page":"1612-1624","source":"DOI.org (Crossref)","title":"American lobster dynamics in a brave new ocean","volume":"70","author":[{"family":"Steneck","given":"Robert S."},{"family":"Wahle","given":"Richard A."}],"editor":[{"family":"Sainte-Marie","given":"B."}],"issued":{"date-parts":[["2013",11]]}}},{"id":432,"uris":["http://zotero.org/users/11233743/items/YF4CCMDH"],"itemData":{"id":432,"type":"article-journal","abstract":"Distribution shifts poleward are a widespread response to climate change and can result in altered community composition and interactions among species that previously were geographically isolated. The novel communities and species interactions that may arise during range shifts provide an opportunity to study fundamental ecological processes, while also addressing potential conservation issues. Black sea bass (Centropristis striata) historically ranged from the Gulf of Mexico to Cape Cod, but recently have expanded north into the Gulf of Maine. Very little is known about the impact of this range expansion on benthic community structure throughout the coastal waters of the Gulf of Maine. To investigate the effects of sea bass on the behavior of juvenile American lobsters (Homarus americanus), we manipulated the presence of sea bass olfactory cues and quantiﬁed shelter use and foraging behavior of lobsters from three regions in the Gulf of Maine with different potential contact histories with sea bass. Sea bass presence increased shelter usage and reduced foraging in lobsters, but contact history inﬂuenced the strength of these behavioral responses. Lobsters with no previous contact with sea bass did not signiﬁcantly increase shelter usage or decrease movement in their presence but did reduce their foraging rate on mussels. This observed reduction in consumption indicates that na€ıve lobsters recognize novel predators, but the ineffective anti-predator responses exhibited support the naive prey hypothesis. Meanwhile, lobsters with the longest potential contact history with sea bass signiﬁcantly increased shelter usage when sea bass were present; however, they exhibited limited movement and foraging behavior in both the absence and presence of sea bass. Finally, lobsters with a short potential contact history with sea bass exhibited increased shelter usage, reduced movement, and reduced mussel consumption in the presence of sea bass, revealing that juvenile lobsters quickly adapt anti-predator defenses to avoid this novel threat. Overall, these results suggest that prey contact history with novel predators mediates the strength of their nonconsumptive effects, and consequently can inﬂuence geographic patterns in predator–prey dynamics.","container-title":"Ecosphere","DOI":"10.1002/ecs2.2867","ISSN":"2150-8925, 2150-8925","issue":"10","journalAbbreviation":"Ecosphere","language":"en","page":"e02867","source":"DOI.org (Crossref)","title":"Nonconsumptive effects of a range</w:instrText>
        </w:r>
        <w:r w:rsidR="00167751" w:rsidRPr="00926F2C" w:rsidDel="00CB2CCF">
          <w:rPr>
            <w:rFonts w:ascii="Cambria Math" w:hAnsi="Cambria Math" w:cs="Cambria Math"/>
            <w:bCs/>
          </w:rPr>
          <w:instrText>‐</w:instrText>
        </w:r>
        <w:r w:rsidR="00167751" w:rsidRPr="00926F2C" w:rsidDel="00CB2CCF">
          <w:rPr>
            <w:bCs/>
          </w:rPr>
          <w:instrText xml:space="preserve">expanding predator on juvenile lobster (&lt;i&gt;Homarus americanus&lt;/i&gt;) population dynamics","volume":"10","author":[{"family":"McMahan","given":"Marissa D."},{"family":"Grabowski","given":"Jonathan H."}],"issued":{"date-parts":[["2019",10]]}}}],"schema":"https://github.com/citation-style-language/schema/raw/master/csl-citation.json"} </w:instrText>
        </w:r>
        <w:r w:rsidR="00AA5D06" w:rsidRPr="00926F2C" w:rsidDel="00CB2CCF">
          <w:rPr>
            <w:bCs/>
          </w:rPr>
          <w:fldChar w:fldCharType="separate"/>
        </w:r>
        <w:r w:rsidR="00AA5D06" w:rsidRPr="00926F2C" w:rsidDel="00CB2CCF">
          <w:rPr>
            <w:rFonts w:ascii="Aptos" w:hAnsi="Aptos"/>
          </w:rPr>
          <w:t>(Steneck &amp; Wahle 2013, McMahan &amp; Grabowski 2019)</w:t>
        </w:r>
        <w:r w:rsidR="00AA5D06" w:rsidRPr="00926F2C" w:rsidDel="00CB2CCF">
          <w:rPr>
            <w:bCs/>
          </w:rPr>
          <w:fldChar w:fldCharType="end"/>
        </w:r>
        <w:r w:rsidR="00AA5D06" w:rsidRPr="00926F2C" w:rsidDel="00CB2CCF">
          <w:rPr>
            <w:bCs/>
          </w:rPr>
          <w:t xml:space="preserve">. </w:t>
        </w:r>
      </w:moveFrom>
      <w:moveFromRangeEnd w:id="49"/>
      <w:ins w:id="51" w:author="Katie Lankowicz" w:date="2025-10-14T14:14:00Z" w16du:dateUtc="2025-10-14T17:14:00Z">
        <w:r w:rsidR="008749F6" w:rsidRPr="00545060">
          <w:rPr>
            <w:bCs/>
          </w:rPr>
          <w:t xml:space="preserve">As </w:t>
        </w:r>
      </w:ins>
      <w:ins w:id="52" w:author="Katie Lankowicz" w:date="2025-10-14T14:15:00Z" w16du:dateUtc="2025-10-14T17:15:00Z">
        <w:r w:rsidR="008749F6" w:rsidRPr="00545060">
          <w:rPr>
            <w:bCs/>
          </w:rPr>
          <w:t xml:space="preserve">regional </w:t>
        </w:r>
      </w:ins>
    </w:p>
    <w:p w14:paraId="339FEDE1" w14:textId="33167C22" w:rsidR="00CF4A80" w:rsidRPr="00545060" w:rsidDel="00545060" w:rsidRDefault="00CF4A80" w:rsidP="00545060">
      <w:pPr>
        <w:spacing w:after="0" w:line="240" w:lineRule="auto"/>
        <w:rPr>
          <w:del w:id="53" w:author="Katie Lankowicz" w:date="2025-10-23T15:39:00Z" w16du:dateUtc="2025-10-23T19:39:00Z"/>
          <w:bCs/>
        </w:rPr>
      </w:pPr>
    </w:p>
    <w:p w14:paraId="1AAB6726" w14:textId="00A4F49B" w:rsidR="001F6AAD" w:rsidRDefault="00AA5D06" w:rsidP="00545060">
      <w:pPr>
        <w:spacing w:after="0" w:line="240" w:lineRule="auto"/>
        <w:rPr>
          <w:ins w:id="54" w:author="Katie Lankowicz" w:date="2025-10-14T14:16:00Z" w16du:dateUtc="2025-10-14T17:16:00Z"/>
          <w:bCs/>
        </w:rPr>
      </w:pPr>
      <w:del w:id="55" w:author="Katie Lankowicz" w:date="2025-10-23T15:39:00Z" w16du:dateUtc="2025-10-23T19:39:00Z">
        <w:r w:rsidRPr="00545060" w:rsidDel="00545060">
          <w:rPr>
            <w:bCs/>
          </w:rPr>
          <w:delText xml:space="preserve">Regional </w:delText>
        </w:r>
      </w:del>
      <w:r w:rsidRPr="00545060">
        <w:rPr>
          <w:bCs/>
        </w:rPr>
        <w:t xml:space="preserve">warming is expected to continue at an above-average rate </w:t>
      </w:r>
      <w:r w:rsidR="00CF4A80" w:rsidRPr="00545060">
        <w:rPr>
          <w:bCs/>
        </w:rPr>
        <w:t xml:space="preserve">in the GoM </w:t>
      </w:r>
      <w:del w:id="56" w:author="Katie Lankowicz" w:date="2025-10-14T14:17:00Z" w16du:dateUtc="2025-10-14T17:17:00Z">
        <w:r w:rsidRPr="00545060" w:rsidDel="008749F6">
          <w:rPr>
            <w:bCs/>
          </w:rPr>
          <w:delText>as compared to</w:delText>
        </w:r>
      </w:del>
      <w:ins w:id="57" w:author="Katie Lankowicz" w:date="2025-10-14T14:17:00Z" w16du:dateUtc="2025-10-14T17:17:00Z">
        <w:r w:rsidR="008749F6" w:rsidRPr="00545060">
          <w:rPr>
            <w:bCs/>
          </w:rPr>
          <w:t>compared to</w:t>
        </w:r>
      </w:ins>
      <w:r w:rsidRPr="00545060">
        <w:rPr>
          <w:bCs/>
        </w:rPr>
        <w:t xml:space="preserve"> </w:t>
      </w:r>
      <w:r w:rsidR="00CF4A80" w:rsidRPr="00545060">
        <w:rPr>
          <w:bCs/>
        </w:rPr>
        <w:t>other oceanic ecoregions</w:t>
      </w:r>
      <w:r w:rsidRPr="00545060">
        <w:rPr>
          <w:bCs/>
        </w:rPr>
        <w:t xml:space="preserve"> </w:t>
      </w:r>
      <w:r w:rsidRPr="00545060">
        <w:rPr>
          <w:bCs/>
        </w:rPr>
        <w:fldChar w:fldCharType="begin"/>
      </w:r>
      <w:r w:rsidR="00167751" w:rsidRPr="00545060">
        <w:rPr>
          <w:bCs/>
        </w:rPr>
        <w:instrText xml:space="preserve"> ADDIN ZOTERO_ITEM CSL_CITATION {"citationID":"wlUUSXfa","properties":{"formattedCitation":"(Saba et al. 2016)","plainCitation":"(Saba et al. 2016)","noteIndex":0},"citationItems":[{"id":440,"uris":["http://zotero.org/users/11233743/items/CQH7FY8W"],"itemData":{"id":440,"type":"article-journal","abstract":"The Intergovernmental Panel on Climate Change (IPCC) ﬁfth assessment of projected global and regional ocean temperature change is based on global climate models that have coarse ( 100 km) ocean and atmosphere resolutions. In the Northwest Atlantic, the ensemble of global climate models has a warm bias in sea surface temperature due to a misrepresentation of the Gulf Stream position; thus, existing climate change projections are based on unrealistic regional ocean circulation. Here we compare simulations and an atmospheric CO2 doubling response from four global climate models of varying ocean and atmosphere resolution. We ﬁnd that the highest resolution climate model ( 10 km ocean,  50 km atmosphere) resolves Northwest Atlantic circulation and water mass distribution most accurately. The CO2 doubling response from this model shows that upper-ocean (0–300 m) temperature in the Northwest Atlantic Shelf warms at a rate nearly twice as fast as the coarser models and nearly three times faster than the global average. This enhanced warming is accompanied by an increase in salinity due to a change in water mass distribution that is related to a retreat of the Labrador Current and a northerly shift of the Gulf Stream. Both observations and the climate model demonstrate a robust relationship between a weakening Atlantic Meridional Overturning Circulation (AMOC) and an increase in the proportion of Warm-Temperate Slope Water entering the Northwest Atlantic Shelf. Therefore, prior climate change projections for the Northwest Atlantic may be far too conservative. These results point to the need to improve simulations of basin and regional-scale ocean circulation.","container-title":"Journal of Geophysical Research: Oceans","DOI":"10.1002/2015JC011346","ISSN":"2169-9275, 2169-9291","issue":"1","journalAbbreviation":"JGR Oceans","language":"en","license":"http://onlinelibrary.wiley.com/termsAndConditions#vor","page":"118-132","source":"DOI.org (Crossref)","title":"Enhanced warming of the Northwest Atlantic Ocean under climate change","title-short":"Enhanced warming of the &lt;span style=\"font-variant","volume":"121","author":[{"family":"Saba","given":"Vincent S."},{"family":"Griffies","given":"Stephen M."},{"family":"Anderson","given":"Whit G."},{"family":"Winton","given":"Michael"},{"family":"Alexander","given":"Michael A."},{"family":"Delworth","given":"Thomas L."},{"family":"Hare","given":"Jonathan A."},{"family":"Harrison","given":"Matthew J."},{"family":"Rosati","given":"Anthony"},{"family":"Vecchi","given":"Gabriel A."},{"family":"Zhang","given":"Rong"}],"issued":{"date-parts":[["2016",1]]}}}],"schema":"https://github.com/citation-style-language/schema/raw/master/csl-citation.json"} </w:instrText>
      </w:r>
      <w:r w:rsidRPr="00545060">
        <w:rPr>
          <w:bCs/>
        </w:rPr>
        <w:fldChar w:fldCharType="separate"/>
      </w:r>
      <w:r w:rsidRPr="00545060">
        <w:rPr>
          <w:rFonts w:ascii="Aptos" w:hAnsi="Aptos"/>
        </w:rPr>
        <w:t>(Saba et al. 2016)</w:t>
      </w:r>
      <w:r w:rsidRPr="00545060">
        <w:rPr>
          <w:bCs/>
        </w:rPr>
        <w:fldChar w:fldCharType="end"/>
      </w:r>
      <w:ins w:id="58" w:author="Katie Lankowicz" w:date="2025-10-14T14:15:00Z" w16du:dateUtc="2025-10-14T17:15:00Z">
        <w:r w:rsidR="008749F6" w:rsidRPr="00545060">
          <w:rPr>
            <w:bCs/>
          </w:rPr>
          <w:t xml:space="preserve">, </w:t>
        </w:r>
      </w:ins>
      <w:del w:id="59" w:author="Katie Lankowicz" w:date="2025-10-14T14:15:00Z" w16du:dateUtc="2025-10-14T17:15:00Z">
        <w:r w:rsidR="00CF4A80" w:rsidRPr="00545060" w:rsidDel="008749F6">
          <w:rPr>
            <w:bCs/>
          </w:rPr>
          <w:delText>. T</w:delText>
        </w:r>
      </w:del>
      <w:ins w:id="60" w:author="Katie Lankowicz" w:date="2025-10-14T14:15:00Z" w16du:dateUtc="2025-10-14T17:15:00Z">
        <w:r w:rsidR="008749F6" w:rsidRPr="00545060">
          <w:rPr>
            <w:bCs/>
          </w:rPr>
          <w:t>t</w:t>
        </w:r>
      </w:ins>
      <w:r w:rsidRPr="00545060">
        <w:rPr>
          <w:bCs/>
        </w:rPr>
        <w:t xml:space="preserve">emperature-linked disturbances to historic nearshore </w:t>
      </w:r>
      <w:del w:id="61" w:author="Katie Lankowicz" w:date="2025-10-21T10:54:00Z" w16du:dateUtc="2025-10-21T14:54:00Z">
        <w:r w:rsidRPr="00C24768" w:rsidDel="00CB2CCF">
          <w:rPr>
            <w:bCs/>
          </w:rPr>
          <w:delText>community structure and function</w:delText>
        </w:r>
      </w:del>
      <w:ins w:id="62" w:author="Katie Lankowicz" w:date="2025-10-21T10:54:00Z" w16du:dateUtc="2025-10-21T14:54:00Z">
        <w:r w:rsidR="00CB2CCF" w:rsidRPr="00C24768">
          <w:rPr>
            <w:bCs/>
          </w:rPr>
          <w:t>ecosystems</w:t>
        </w:r>
      </w:ins>
      <w:r w:rsidRPr="00C24768">
        <w:rPr>
          <w:bCs/>
        </w:rPr>
        <w:t xml:space="preserve"> may become more frequent, intense, and prolonged. </w:t>
      </w:r>
      <w:moveFromRangeStart w:id="63" w:author="Katie Lankowicz" w:date="2025-10-16T17:43:00Z" w:name="move211528579"/>
      <w:moveFrom w:id="64" w:author="Katie Lankowicz" w:date="2025-10-16T17:43:00Z" w16du:dateUtc="2025-10-16T20:43:00Z">
        <w:r w:rsidRPr="00C24768" w:rsidDel="001F6AAD">
          <w:rPr>
            <w:bCs/>
          </w:rPr>
          <w:t xml:space="preserve">Monitoring nearshore regions will be critical to predicting and understanding how increased temperatures may affect </w:t>
        </w:r>
        <w:r w:rsidR="00A655C2" w:rsidRPr="00C24768" w:rsidDel="001F6AAD">
          <w:rPr>
            <w:bCs/>
          </w:rPr>
          <w:t xml:space="preserve">biological </w:t>
        </w:r>
        <w:r w:rsidR="001774AF" w:rsidRPr="00C24768" w:rsidDel="001F6AAD">
          <w:rPr>
            <w:bCs/>
          </w:rPr>
          <w:t xml:space="preserve">organization </w:t>
        </w:r>
        <w:r w:rsidR="00A655C2" w:rsidRPr="00C24768" w:rsidDel="001F6AAD">
          <w:rPr>
            <w:bCs/>
          </w:rPr>
          <w:t xml:space="preserve">levels from individual species to the overall </w:t>
        </w:r>
        <w:r w:rsidR="00562A5F" w:rsidRPr="00C24768" w:rsidDel="001F6AAD">
          <w:rPr>
            <w:bCs/>
          </w:rPr>
          <w:t>GoM</w:t>
        </w:r>
        <w:r w:rsidR="00A655C2" w:rsidRPr="00C24768" w:rsidDel="001F6AAD">
          <w:rPr>
            <w:bCs/>
          </w:rPr>
          <w:t xml:space="preserve"> ecosystem.</w:t>
        </w:r>
        <w:r w:rsidR="00562A5F" w:rsidRPr="00C24768" w:rsidDel="001F6AAD">
          <w:rPr>
            <w:bCs/>
          </w:rPr>
          <w:t xml:space="preserve"> </w:t>
        </w:r>
      </w:moveFrom>
      <w:moveFromRangeEnd w:id="63"/>
      <w:ins w:id="65" w:author="Katie Lankowicz" w:date="2025-10-16T17:37:00Z" w16du:dateUtc="2025-10-16T20:37:00Z">
        <w:r w:rsidR="001F6AAD" w:rsidRPr="00C24768">
          <w:rPr>
            <w:bCs/>
          </w:rPr>
          <w:t>C</w:t>
        </w:r>
      </w:ins>
      <w:ins w:id="66" w:author="Katie Lankowicz" w:date="2025-10-16T17:32:00Z" w16du:dateUtc="2025-10-16T20:32:00Z">
        <w:r w:rsidR="001F6AAD" w:rsidRPr="00C24768">
          <w:rPr>
            <w:bCs/>
          </w:rPr>
          <w:t>ommon species like Atlantic silverside (</w:t>
        </w:r>
        <w:r w:rsidR="001F6AAD" w:rsidRPr="00C24768">
          <w:rPr>
            <w:bCs/>
            <w:i/>
            <w:iCs/>
          </w:rPr>
          <w:t>Menidia</w:t>
        </w:r>
        <w:r w:rsidR="001F6AAD" w:rsidRPr="00C24768">
          <w:rPr>
            <w:bCs/>
          </w:rPr>
          <w:t xml:space="preserve"> </w:t>
        </w:r>
        <w:r w:rsidR="001F6AAD" w:rsidRPr="00C24768">
          <w:rPr>
            <w:bCs/>
            <w:i/>
            <w:iCs/>
          </w:rPr>
          <w:t>menidia</w:t>
        </w:r>
        <w:r w:rsidR="001F6AAD" w:rsidRPr="00C24768">
          <w:rPr>
            <w:bCs/>
          </w:rPr>
          <w:t>) and Atlantic herring (</w:t>
        </w:r>
        <w:r w:rsidR="001F6AAD" w:rsidRPr="00C24768">
          <w:rPr>
            <w:bCs/>
            <w:i/>
            <w:iCs/>
          </w:rPr>
          <w:t>Clupea</w:t>
        </w:r>
        <w:r w:rsidR="001F6AAD" w:rsidRPr="00C24768">
          <w:rPr>
            <w:bCs/>
          </w:rPr>
          <w:t xml:space="preserve"> </w:t>
        </w:r>
        <w:r w:rsidR="001F6AAD" w:rsidRPr="00C24768">
          <w:rPr>
            <w:bCs/>
            <w:i/>
            <w:iCs/>
          </w:rPr>
          <w:t>harengus</w:t>
        </w:r>
        <w:r w:rsidR="001F6AAD" w:rsidRPr="00C24768">
          <w:rPr>
            <w:bCs/>
          </w:rPr>
          <w:t xml:space="preserve">) </w:t>
        </w:r>
      </w:ins>
      <w:ins w:id="67" w:author="Katie Lankowicz" w:date="2025-10-16T17:37:00Z" w16du:dateUtc="2025-10-16T20:37:00Z">
        <w:r w:rsidR="001F6AAD" w:rsidRPr="00C24768">
          <w:rPr>
            <w:bCs/>
          </w:rPr>
          <w:t>could be used to</w:t>
        </w:r>
      </w:ins>
      <w:ins w:id="68" w:author="Katie Lankowicz" w:date="2025-10-16T17:33:00Z" w16du:dateUtc="2025-10-16T20:33:00Z">
        <w:r w:rsidR="001F6AAD" w:rsidRPr="00C24768">
          <w:rPr>
            <w:bCs/>
          </w:rPr>
          <w:t xml:space="preserve"> broad</w:t>
        </w:r>
      </w:ins>
      <w:ins w:id="69" w:author="Katie Lankowicz" w:date="2025-10-16T17:37:00Z" w16du:dateUtc="2025-10-16T20:37:00Z">
        <w:r w:rsidR="001F6AAD" w:rsidRPr="00C24768">
          <w:rPr>
            <w:bCs/>
          </w:rPr>
          <w:t>ly</w:t>
        </w:r>
      </w:ins>
      <w:ins w:id="70" w:author="Katie Lankowicz" w:date="2025-10-16T17:32:00Z" w16du:dateUtc="2025-10-16T20:32:00Z">
        <w:r w:rsidR="001F6AAD" w:rsidRPr="00C24768">
          <w:rPr>
            <w:bCs/>
          </w:rPr>
          <w:t xml:space="preserve"> </w:t>
        </w:r>
      </w:ins>
      <w:ins w:id="71" w:author="Katie Lankowicz" w:date="2025-10-16T17:33:00Z" w16du:dateUtc="2025-10-16T20:33:00Z">
        <w:r w:rsidR="001F6AAD" w:rsidRPr="00C24768">
          <w:rPr>
            <w:bCs/>
          </w:rPr>
          <w:t>represent</w:t>
        </w:r>
      </w:ins>
      <w:ins w:id="72" w:author="Katie Lankowicz" w:date="2025-10-16T17:37:00Z" w16du:dateUtc="2025-10-16T20:37:00Z">
        <w:r w:rsidR="001F6AAD" w:rsidRPr="00C24768">
          <w:rPr>
            <w:bCs/>
          </w:rPr>
          <w:t xml:space="preserve"> the responses</w:t>
        </w:r>
      </w:ins>
      <w:ins w:id="73" w:author="Katie Lankowicz" w:date="2025-10-16T17:33:00Z" w16du:dateUtc="2025-10-16T20:33:00Z">
        <w:r w:rsidR="001F6AAD" w:rsidRPr="00C24768">
          <w:rPr>
            <w:bCs/>
          </w:rPr>
          <w:t xml:space="preserve"> of warming-tolerant and warming-intolerant groups</w:t>
        </w:r>
      </w:ins>
      <w:ins w:id="74" w:author="Katie Lankowicz" w:date="2025-10-16T17:38:00Z" w16du:dateUtc="2025-10-16T20:38:00Z">
        <w:r w:rsidR="001F6AAD" w:rsidRPr="00C24768">
          <w:rPr>
            <w:bCs/>
          </w:rPr>
          <w:t>, respectively. Though</w:t>
        </w:r>
      </w:ins>
      <w:ins w:id="75" w:author="Katie Lankowicz" w:date="2025-10-16T17:39:00Z" w16du:dateUtc="2025-10-16T20:39:00Z">
        <w:r w:rsidR="001F6AAD" w:rsidRPr="00C24768">
          <w:rPr>
            <w:bCs/>
          </w:rPr>
          <w:t xml:space="preserve"> both species are highly abundant in the nearsho</w:t>
        </w:r>
      </w:ins>
      <w:ins w:id="76" w:author="Katie Lankowicz" w:date="2025-10-21T10:51:00Z" w16du:dateUtc="2025-10-21T14:51:00Z">
        <w:r w:rsidR="00CB2CCF" w:rsidRPr="00C24768">
          <w:rPr>
            <w:bCs/>
          </w:rPr>
          <w:t>r</w:t>
        </w:r>
      </w:ins>
      <w:ins w:id="77" w:author="Katie Lankowicz" w:date="2025-10-16T17:39:00Z" w16du:dateUtc="2025-10-16T20:39:00Z">
        <w:r w:rsidR="001F6AAD" w:rsidRPr="00C24768">
          <w:rPr>
            <w:bCs/>
          </w:rPr>
          <w:t xml:space="preserve">e regions of the GoM in the summer, their differing life history strategies and the relative position of the GoM to their overall distributions could lead to </w:t>
        </w:r>
      </w:ins>
      <w:ins w:id="78" w:author="Katie Lankowicz" w:date="2025-10-16T17:40:00Z" w16du:dateUtc="2025-10-16T20:40:00Z">
        <w:r w:rsidR="001F6AAD" w:rsidRPr="00C24768">
          <w:rPr>
            <w:bCs/>
          </w:rPr>
          <w:t>varied</w:t>
        </w:r>
      </w:ins>
      <w:ins w:id="79" w:author="Katie Lankowicz" w:date="2025-10-16T17:39:00Z" w16du:dateUtc="2025-10-16T20:39:00Z">
        <w:r w:rsidR="001F6AAD" w:rsidRPr="00C24768">
          <w:rPr>
            <w:bCs/>
          </w:rPr>
          <w:t xml:space="preserve"> responses to increasing temperatures.</w:t>
        </w:r>
      </w:ins>
      <w:moveFromRangeStart w:id="80" w:author="Katie Lankowicz" w:date="2025-10-14T14:16:00Z" w:name="move211343813"/>
      <w:moveFrom w:id="81" w:author="Katie Lankowicz" w:date="2025-10-14T14:16:00Z" w16du:dateUtc="2025-10-14T17:16:00Z">
        <w:r w:rsidR="00562A5F" w:rsidRPr="00C24768" w:rsidDel="008749F6">
          <w:rPr>
            <w:bCs/>
          </w:rPr>
          <w:t xml:space="preserve">In this study, we will relate changes in nearshore surface temperature </w:t>
        </w:r>
        <w:r w:rsidR="00CF4A80" w:rsidRPr="00C24768" w:rsidDel="008749F6">
          <w:rPr>
            <w:bCs/>
          </w:rPr>
          <w:t xml:space="preserve">to changes in the </w:t>
        </w:r>
        <w:r w:rsidR="00562A5F" w:rsidRPr="00C24768" w:rsidDel="008749F6">
          <w:rPr>
            <w:bCs/>
          </w:rPr>
          <w:t>community structure</w:t>
        </w:r>
        <w:r w:rsidR="00CF4A80" w:rsidRPr="00C24768" w:rsidDel="008749F6">
          <w:rPr>
            <w:bCs/>
          </w:rPr>
          <w:t xml:space="preserve">, </w:t>
        </w:r>
        <w:r w:rsidR="00562A5F" w:rsidRPr="00C24768" w:rsidDel="008749F6">
          <w:rPr>
            <w:bCs/>
          </w:rPr>
          <w:t>relative abundance</w:t>
        </w:r>
        <w:r w:rsidR="00CF4A80" w:rsidRPr="00C24768" w:rsidDel="008749F6">
          <w:rPr>
            <w:bCs/>
          </w:rPr>
          <w:t xml:space="preserve">, and summer </w:t>
        </w:r>
        <w:r w:rsidR="00562A5F" w:rsidRPr="00C24768" w:rsidDel="008749F6">
          <w:rPr>
            <w:bCs/>
          </w:rPr>
          <w:t xml:space="preserve">growth rates of </w:t>
        </w:r>
        <w:r w:rsidR="00CF4A80" w:rsidRPr="00C24768" w:rsidDel="008749F6">
          <w:rPr>
            <w:bCs/>
          </w:rPr>
          <w:t xml:space="preserve">nearshore </w:t>
        </w:r>
        <w:r w:rsidR="00562A5F" w:rsidRPr="00C24768" w:rsidDel="008749F6">
          <w:rPr>
            <w:bCs/>
          </w:rPr>
          <w:t>fishes</w:t>
        </w:r>
        <w:r w:rsidR="004E265F" w:rsidRPr="00C24768" w:rsidDel="008749F6">
          <w:rPr>
            <w:bCs/>
          </w:rPr>
          <w:t xml:space="preserve"> commonly encountered in a beach seine survey</w:t>
        </w:r>
        <w:r w:rsidR="00562A5F" w:rsidRPr="00C24768" w:rsidDel="008749F6">
          <w:rPr>
            <w:bCs/>
          </w:rPr>
          <w:t>, using Atlantic silverside (</w:t>
        </w:r>
        <w:r w:rsidR="00562A5F" w:rsidRPr="00C24768" w:rsidDel="008749F6">
          <w:rPr>
            <w:bCs/>
            <w:i/>
            <w:iCs/>
          </w:rPr>
          <w:t xml:space="preserve">Menidia menidia; </w:t>
        </w:r>
        <w:r w:rsidR="00562A5F" w:rsidRPr="00C24768" w:rsidDel="008749F6">
          <w:rPr>
            <w:bCs/>
          </w:rPr>
          <w:t>hereafter, silverside) and Atlantic herring (</w:t>
        </w:r>
        <w:r w:rsidR="00562A5F" w:rsidRPr="00C24768" w:rsidDel="008749F6">
          <w:rPr>
            <w:bCs/>
            <w:i/>
            <w:iCs/>
          </w:rPr>
          <w:t xml:space="preserve">Clupea harengus; </w:t>
        </w:r>
        <w:r w:rsidR="00562A5F" w:rsidRPr="00C24768" w:rsidDel="008749F6">
          <w:rPr>
            <w:bCs/>
          </w:rPr>
          <w:t>hereafter, herring) as focal species.</w:t>
        </w:r>
      </w:moveFrom>
      <w:moveFromRangeEnd w:id="80"/>
    </w:p>
    <w:p w14:paraId="3A8CAF3A" w14:textId="26057293" w:rsidR="008749F6" w:rsidRPr="00926F2C" w:rsidDel="00317BE8" w:rsidRDefault="008749F6" w:rsidP="0005676A">
      <w:pPr>
        <w:spacing w:after="0" w:line="240" w:lineRule="auto"/>
        <w:rPr>
          <w:del w:id="82" w:author="Katie Lankowicz" w:date="2025-10-15T12:24:00Z" w16du:dateUtc="2025-10-15T15:24:00Z"/>
          <w:bCs/>
        </w:rPr>
      </w:pPr>
    </w:p>
    <w:p w14:paraId="0CBFCC02" w14:textId="77777777" w:rsidR="00562A5F" w:rsidRPr="00926F2C" w:rsidRDefault="00562A5F" w:rsidP="0005676A">
      <w:pPr>
        <w:spacing w:after="0" w:line="240" w:lineRule="auto"/>
        <w:rPr>
          <w:bCs/>
        </w:rPr>
      </w:pPr>
    </w:p>
    <w:p w14:paraId="3D6331A5" w14:textId="0EA24A6A" w:rsidR="00562A5F" w:rsidRPr="00926F2C" w:rsidRDefault="00562A5F" w:rsidP="0005676A">
      <w:pPr>
        <w:spacing w:after="0" w:line="240" w:lineRule="auto"/>
        <w:rPr>
          <w:bCs/>
        </w:rPr>
      </w:pPr>
      <w:r w:rsidRPr="00926F2C">
        <w:rPr>
          <w:bCs/>
        </w:rPr>
        <w:t>Atlantic silverside</w:t>
      </w:r>
      <w:r w:rsidR="00CF4A80" w:rsidRPr="00926F2C">
        <w:rPr>
          <w:bCs/>
        </w:rPr>
        <w:t xml:space="preserve"> </w:t>
      </w:r>
      <w:r w:rsidR="00E375A3">
        <w:rPr>
          <w:bCs/>
        </w:rPr>
        <w:t>may be</w:t>
      </w:r>
      <w:r w:rsidR="00E375A3" w:rsidRPr="00926F2C">
        <w:rPr>
          <w:bCs/>
        </w:rPr>
        <w:t xml:space="preserve"> </w:t>
      </w:r>
      <w:r w:rsidRPr="00926F2C">
        <w:rPr>
          <w:bCs/>
        </w:rPr>
        <w:t>the only truly annual fish in the North</w:t>
      </w:r>
      <w:r w:rsidR="00CF4A80" w:rsidRPr="00926F2C">
        <w:rPr>
          <w:bCs/>
        </w:rPr>
        <w:t>west</w:t>
      </w:r>
      <w:r w:rsidRPr="00926F2C">
        <w:rPr>
          <w:bCs/>
        </w:rPr>
        <w:t xml:space="preserve"> Atlantic</w:t>
      </w:r>
      <w:r w:rsidR="00CF4A80" w:rsidRPr="00926F2C">
        <w:rPr>
          <w:bCs/>
        </w:rPr>
        <w:t xml:space="preserve">, with little evidence of individuals reaching age 2 </w:t>
      </w:r>
      <w:r w:rsidR="00CF4A80" w:rsidRPr="00926F2C">
        <w:rPr>
          <w:bCs/>
        </w:rPr>
        <w:fldChar w:fldCharType="begin"/>
      </w:r>
      <w:r w:rsidR="00CF4A80" w:rsidRPr="00926F2C">
        <w:rPr>
          <w:bCs/>
        </w:rPr>
        <w:instrText xml:space="preserve"> ADDIN ZOTERO_ITEM CSL_CITATION {"citationID":"S0ya8WqU","properties":{"formattedCitation":"(Conover 2024)","plainCitation":"(Conover 2024)","noteIndex":0},"citationItems":[{"id":452,"uris":["http://zotero.org/users/11233743/items/38CT295N"],"itemData":{"id":452,"type":"article-journal","abstract":"My career is inextricably linked to the remarkable characteristics and astonishing insights provided by a simple yet elegant species, the Atlantic silverside, Menidia menidia. My initial field and laboratory studies provided the first demonstration of temperature-dependent sex determination (TSD) and its adaptive significance in fish, as well as the first empirical confirmation of frequency-dependent sex ratio selection. This early work then led to the discovery of countergradient variation in growth, evolutionary trade-offs associated with growth, pioneered the study of fisheries-induced evolution, and furthered our understanding of the spatial scale of local adaptation in marine species. Most of these topics are now vigorous areas of research encompassing numerous species and systems. Here I describe how these unforeseen discoveries were made and led to other findings on bluefish (Pomatomus saltatrix) and striped bass (Morone saxatilis). An interest in leadership during my early years was later rekindled as I took on administrative roles. It all began with an intriguing observation stemming from my MS thesis that I was compelled to follow. My career illustrates the value of exploring deeply the natural history of lesser-known yet easy-to-study species and to follow unexpected observations even if peripheral to a preconceived plan of research.","container-title":"ICES Journal of Marine Science","DOI":"10.1093/icesjms/fsae136","ISSN":"1054-3139, 1095-9289","issue":"2","language":"en","license":"https://creativecommons.org/licenses/by/4.0/","page":"fsae136","source":"DOI.org (Crossref)","title":"The extraordinary Atlantic silverside and me","volume":"82","author":[{"family":"Conover","given":"David O"}],"editor":[{"family":"Browman","given":"Howard"}],"issued":{"date-parts":[["2024"]]}}}],"schema":"https://github.com/citation-style-language/schema/raw/master/csl-citation.json"} </w:instrText>
      </w:r>
      <w:r w:rsidR="00CF4A80" w:rsidRPr="00926F2C">
        <w:rPr>
          <w:bCs/>
        </w:rPr>
        <w:fldChar w:fldCharType="separate"/>
      </w:r>
      <w:r w:rsidR="00CF4A80" w:rsidRPr="00926F2C">
        <w:rPr>
          <w:rFonts w:ascii="Aptos" w:hAnsi="Aptos"/>
        </w:rPr>
        <w:t>(Conover 2024)</w:t>
      </w:r>
      <w:r w:rsidR="00CF4A80" w:rsidRPr="00926F2C">
        <w:rPr>
          <w:bCs/>
        </w:rPr>
        <w:fldChar w:fldCharType="end"/>
      </w:r>
      <w:r w:rsidRPr="00926F2C">
        <w:rPr>
          <w:bCs/>
        </w:rPr>
        <w:t>. Spawning occurs in shallow nearshore waters in the spring</w:t>
      </w:r>
      <w:ins w:id="83" w:author="Katie Lankowicz" w:date="2025-10-22T12:29:00Z" w16du:dateUtc="2025-10-22T16:29:00Z">
        <w:r w:rsidR="007500E3">
          <w:rPr>
            <w:bCs/>
          </w:rPr>
          <w:t xml:space="preserve"> through early summer</w:t>
        </w:r>
      </w:ins>
      <w:r w:rsidRPr="00926F2C">
        <w:rPr>
          <w:bCs/>
        </w:rPr>
        <w:t xml:space="preserve">, and young-of-year migrate to deeper offshore waters in the winter to maintain a warmer thermal habitat. </w:t>
      </w:r>
      <w:del w:id="84" w:author="Katie Lankowicz" w:date="2025-10-16T16:55:00Z" w16du:dateUtc="2025-10-16T19:55:00Z">
        <w:r w:rsidRPr="00926F2C" w:rsidDel="001F6AAD">
          <w:rPr>
            <w:bCs/>
          </w:rPr>
          <w:delText xml:space="preserve">It’s expected that less than 1% of the year class returns from this overwintering period on the inner continental shelf to recolonize shallow nearshore and estuarine habitats and spawn </w:delText>
        </w:r>
        <w:r w:rsidRPr="00926F2C" w:rsidDel="001F6AAD">
          <w:rPr>
            <w:bCs/>
          </w:rPr>
          <w:fldChar w:fldCharType="begin"/>
        </w:r>
        <w:r w:rsidRPr="00926F2C" w:rsidDel="001F6AAD">
          <w:rPr>
            <w:bCs/>
          </w:rPr>
          <w:delInstrText xml:space="preserve"> ADDIN ZOTERO_ITEM CSL_CITATION {"citationID":"l1QdMXIV","properties":{"formattedCitation":"(Conover &amp; Murawski 1982, Conover 2024)","plainCitation":"(Conover &amp; Murawski 1982, Conover 2024)","noteIndex":0},"citationItems":[{"id":453,"uris":["http://zotero.org/users/11233743/items/7EHF55VV"],"itemData":{"id":453,"type":"article-journal","container-title":"Fishery Bulletin","issue":"1","page":"145-150","title":"Offshore winter migration of the Atlantic silverside, &lt;i&gt;Menidia menidia&lt;/i&gt;","volume":"80","author":[{"family":"Conover","given":"David O."},{"family":"Murawski","given":"Steven A."}],"issued":{"date-parts":[["1982"]]}}},{"id":452,"uris":["http://zotero.org/users/11233743/items/38CT295N"],"itemData":{"id":452,"type":"article-journal","abstract":"My career is inextricably linked to the remarkable characteristics and astonishing insights provided by a simple yet elegant species, the Atlantic silverside, Menidia menidia. My initial field and laboratory studies provided the first demonstration of temperature-dependent sex determination (TSD) and its adaptive significance in fish, as well as the first empirical confirmation of frequency-dependent sex ratio selection. This early work then led to the discovery of countergradient variation in growth, evolutionary trade-offs associated with growth, pioneered the study of fisheries-induced evolution, and furthered our understanding of the spatial scale of local adaptation in marine species. Most of these topics are now vigorous areas of research encompassing numerous species and systems. Here I describe how these unforeseen discoveries were made and led to other findings on bluefish (Pomatomus saltatrix) and striped bass (Morone saxatilis). An interest in leadership during my early years was later rekindled as I took on administrative roles. It all began with an intriguing observation stemming from my MS thesis that I was compelled to follow. My career illustrates the value of exploring deeply the natural history of lesser-known yet easy-to-study species and to follow unexpected observations even if peripheral to a preconceived plan of research.","container-title":"ICES Journal of Marine Science","DOI":"10.1093/icesjms/fsae136","ISSN":"1054-3139, 1095-9289","issue":"2","language":"en","license":"https://creativecommons.org/licenses/by/4.0/","page":"fsae136","source":"DOI.org (Crossref)","title":"The extraordinary Atlantic silverside and me","volume":"82","author":[{"family":"Conover","given":"David O"}],"editor":[{"family":"Browman","given":"Howard"}],"issued":{"date-parts":[["2024"]]}}}],"schema":"https://github.com/citation-style-language/schema/raw/master/csl-citation.json"} </w:delInstrText>
        </w:r>
        <w:r w:rsidRPr="00926F2C" w:rsidDel="001F6AAD">
          <w:rPr>
            <w:bCs/>
          </w:rPr>
          <w:fldChar w:fldCharType="separate"/>
        </w:r>
        <w:r w:rsidRPr="00926F2C" w:rsidDel="001F6AAD">
          <w:rPr>
            <w:rFonts w:ascii="Aptos" w:hAnsi="Aptos"/>
          </w:rPr>
          <w:delText>(Conover &amp; Murawski 1982, Conover 2024)</w:delText>
        </w:r>
        <w:r w:rsidRPr="00926F2C" w:rsidDel="001F6AAD">
          <w:rPr>
            <w:bCs/>
          </w:rPr>
          <w:fldChar w:fldCharType="end"/>
        </w:r>
        <w:r w:rsidRPr="00926F2C" w:rsidDel="001F6AAD">
          <w:rPr>
            <w:bCs/>
          </w:rPr>
          <w:delText xml:space="preserve">. </w:delText>
        </w:r>
      </w:del>
      <w:r w:rsidR="00CF4A80" w:rsidRPr="00926F2C">
        <w:rPr>
          <w:bCs/>
        </w:rPr>
        <w:t>Silverside</w:t>
      </w:r>
      <w:r w:rsidRPr="00926F2C">
        <w:rPr>
          <w:bCs/>
        </w:rPr>
        <w:t xml:space="preserve"> </w:t>
      </w:r>
      <w:r w:rsidR="00CF4A80" w:rsidRPr="00926F2C">
        <w:rPr>
          <w:bCs/>
        </w:rPr>
        <w:t>are distributed</w:t>
      </w:r>
      <w:r w:rsidRPr="00926F2C">
        <w:rPr>
          <w:bCs/>
        </w:rPr>
        <w:t xml:space="preserve"> from southern Florida</w:t>
      </w:r>
      <w:r w:rsidR="00CF4A80" w:rsidRPr="00926F2C">
        <w:rPr>
          <w:bCs/>
        </w:rPr>
        <w:t>, USA</w:t>
      </w:r>
      <w:ins w:id="85" w:author="Katie Lankowicz" w:date="2025-10-21T12:22:00Z" w16du:dateUtc="2025-10-21T16:22:00Z">
        <w:r w:rsidR="00CB2CCF">
          <w:rPr>
            <w:bCs/>
          </w:rPr>
          <w:t>,</w:t>
        </w:r>
      </w:ins>
      <w:r w:rsidR="00CF4A80" w:rsidRPr="00926F2C">
        <w:rPr>
          <w:bCs/>
        </w:rPr>
        <w:t xml:space="preserve"> </w:t>
      </w:r>
      <w:r w:rsidRPr="00926F2C">
        <w:rPr>
          <w:bCs/>
        </w:rPr>
        <w:t>to the northern Gulf of St. Lawrence</w:t>
      </w:r>
      <w:r w:rsidR="00CF4A80" w:rsidRPr="00926F2C">
        <w:rPr>
          <w:bCs/>
        </w:rPr>
        <w:t>, Canada</w:t>
      </w:r>
      <w:r w:rsidRPr="00926F2C">
        <w:rPr>
          <w:bCs/>
        </w:rPr>
        <w:t xml:space="preserve">, implying a diversity of genetic and phenotypic adaptations to </w:t>
      </w:r>
      <w:r w:rsidR="004B3608" w:rsidRPr="00926F2C">
        <w:rPr>
          <w:bCs/>
        </w:rPr>
        <w:t>a wide range of temperatures</w:t>
      </w:r>
      <w:r w:rsidRPr="00926F2C">
        <w:rPr>
          <w:bCs/>
        </w:rPr>
        <w:t>. Casco Bay</w:t>
      </w:r>
      <w:r w:rsidR="00CF4A80" w:rsidRPr="00926F2C">
        <w:rPr>
          <w:bCs/>
        </w:rPr>
        <w:t>, Maine,</w:t>
      </w:r>
      <w:r w:rsidRPr="00926F2C">
        <w:rPr>
          <w:bCs/>
        </w:rPr>
        <w:t xml:space="preserve"> is </w:t>
      </w:r>
      <w:ins w:id="86" w:author="Katie Lankowicz" w:date="2025-10-15T14:46:00Z" w16du:dateUtc="2025-10-15T17:46:00Z">
        <w:r w:rsidR="00625EFB">
          <w:rPr>
            <w:bCs/>
          </w:rPr>
          <w:t>at a relatively high latitude within</w:t>
        </w:r>
      </w:ins>
      <w:del w:id="87" w:author="Katie Lankowicz" w:date="2025-10-15T14:46:00Z" w16du:dateUtc="2025-10-15T17:46:00Z">
        <w:r w:rsidRPr="00926F2C" w:rsidDel="00625EFB">
          <w:rPr>
            <w:bCs/>
          </w:rPr>
          <w:delText>in the northern half of</w:delText>
        </w:r>
      </w:del>
      <w:r w:rsidRPr="00926F2C">
        <w:rPr>
          <w:bCs/>
        </w:rPr>
        <w:t xml:space="preserve"> this spatial range. The rapid generation time </w:t>
      </w:r>
      <w:r w:rsidR="00CF4A80" w:rsidRPr="00926F2C">
        <w:rPr>
          <w:bCs/>
        </w:rPr>
        <w:t xml:space="preserve">and ubiquity of silversides to much of the North American Atlantic coast </w:t>
      </w:r>
      <w:r w:rsidRPr="00926F2C">
        <w:rPr>
          <w:bCs/>
        </w:rPr>
        <w:t>ha</w:t>
      </w:r>
      <w:r w:rsidR="00CF4A80" w:rsidRPr="00926F2C">
        <w:rPr>
          <w:bCs/>
        </w:rPr>
        <w:t>ve</w:t>
      </w:r>
      <w:r w:rsidRPr="00926F2C">
        <w:rPr>
          <w:bCs/>
        </w:rPr>
        <w:t xml:space="preserve"> made them a useful tool to study the varied effects of temperature </w:t>
      </w:r>
      <w:ins w:id="88" w:author="Katie Lankowicz" w:date="2025-10-16T16:57:00Z" w16du:dateUtc="2025-10-16T19:57:00Z">
        <w:r w:rsidR="001F6AAD">
          <w:rPr>
            <w:bCs/>
          </w:rPr>
          <w:t xml:space="preserve">on vital rates and </w:t>
        </w:r>
        <w:r w:rsidR="001F6AAD">
          <w:rPr>
            <w:bCs/>
          </w:rPr>
          <w:lastRenderedPageBreak/>
          <w:t>local adaptation</w:t>
        </w:r>
      </w:ins>
      <w:del w:id="89" w:author="Katie Lankowicz" w:date="2025-10-16T16:57:00Z" w16du:dateUtc="2025-10-16T19:57:00Z">
        <w:r w:rsidRPr="00926F2C" w:rsidDel="001F6AAD">
          <w:rPr>
            <w:bCs/>
          </w:rPr>
          <w:delText>on sex determination, countergradient growth variation, spatial scale of local adaptation, and fisheries</w:delText>
        </w:r>
        <w:r w:rsidR="00717CBF" w:rsidDel="001F6AAD">
          <w:rPr>
            <w:bCs/>
          </w:rPr>
          <w:delText xml:space="preserve"> selectivity</w:delText>
        </w:r>
        <w:r w:rsidRPr="00926F2C" w:rsidDel="001F6AAD">
          <w:rPr>
            <w:bCs/>
          </w:rPr>
          <w:delText>-induced evolution</w:delText>
        </w:r>
      </w:del>
      <w:r w:rsidRPr="00926F2C">
        <w:rPr>
          <w:bCs/>
        </w:rPr>
        <w:t xml:space="preserve"> (see the works of David O. Conover cited within Conover 2024). </w:t>
      </w:r>
      <w:r w:rsidR="00371699">
        <w:rPr>
          <w:bCs/>
        </w:rPr>
        <w:t>Silversides have</w:t>
      </w:r>
      <w:r w:rsidRPr="00926F2C">
        <w:rPr>
          <w:bCs/>
        </w:rPr>
        <w:t xml:space="preserve"> demonstrated sensitivity to temperature</w:t>
      </w:r>
      <w:r w:rsidR="00371699">
        <w:rPr>
          <w:bCs/>
        </w:rPr>
        <w:t xml:space="preserve">; </w:t>
      </w:r>
      <w:r w:rsidRPr="00926F2C">
        <w:rPr>
          <w:bCs/>
        </w:rPr>
        <w:t>when reared in “common garden” median-temperature experiments</w:t>
      </w:r>
      <w:r w:rsidR="00371699">
        <w:rPr>
          <w:bCs/>
        </w:rPr>
        <w:t>, higher-latitude fishes have increased growth rates when</w:t>
      </w:r>
      <w:r w:rsidRPr="00926F2C">
        <w:rPr>
          <w:bCs/>
        </w:rPr>
        <w:t xml:space="preserve"> compared to lower-latitude conspecifics </w:t>
      </w:r>
      <w:r w:rsidRPr="00926F2C">
        <w:rPr>
          <w:bCs/>
        </w:rPr>
        <w:fldChar w:fldCharType="begin"/>
      </w:r>
      <w:r w:rsidRPr="00926F2C">
        <w:rPr>
          <w:bCs/>
        </w:rPr>
        <w:instrText xml:space="preserve"> ADDIN ZOTERO_ITEM CSL_CITATION {"citationID":"AzrUGE9D","properties":{"formattedCitation":"(Conover &amp; Present 1990)","plainCitation":"(Conover &amp; Present 1990)","noteIndex":0},"citationItems":[{"id":451,"uris":["http://zotero.org/users/11233743/items/NC9WU2DA"],"itemData":{"id":451,"type":"article-journal","abstract":"How do organisms adapt to the differences in temperature and length of the growing season that occur with latitude ? Among Atlantic silversides (Menidia rnenidia) along the east coast of North America, the length of the first growing season declines by a factor of about 2.5 with increasing latitude. Yet body size at the end of the first growing season does not decline. High-latitude fish must, therefore, grow faster within the growing season than do low-latitude fish. This geographical pattern has a genetic basis. Laboratory experiments on fish from six different locations revealed a latitudinal gradient in the capacity for growth (i.e., maximum growth potential). In two subsequent experiments using fish from Nova Scotia (NS), New York (NY) and South Carolina (SC) that had been separately reared in a common environment for several generations, differences in growth rate among populations were highly significant. The rank order was NS &gt; NY &gt; SC, but the difference among populations depended on temperature. High-latitude fish outperformed those from low latitudes primarily at the high temperatures that low-latitude fish would be expected to experience most often in nature. These results suggest that instead of being adapted for growth at low temperatures, fish from high latitudes are adapted for rapid elevation of growth rate during the brief interval of the year when high temperatures occur. Selection on growth rate results from sizedependent winter mortality: the importance to winter survival of being large increases with latitude but the length of the growing season simultaneously decreases. The end result is countergradient variation in growth rate, a phenomenon that may be much more widespread than currently recognized.","container-title":"Oecologia","DOI":"10.1007/BF00317554","ISSN":"0029-8549, 1432-1939","issue":"3","journalAbbreviation":"Oecologia","language":"en","license":"http://www.springer.com/tdm","page":"316-324","source":"DOI.org (Crossref)","title":"Countergradient variation in growth rate: compensation for length of the growing season among Atlantic silversides from different latitudes","title-short":"Countergradient variation in growth rate","volume":"83","author":[{"family":"Conover","given":"David O."},{"family":"Present","given":"Teresa M. C."}],"issued":{"date-parts":[["1990",6]]}}}],"schema":"https://github.com/citation-style-language/schema/raw/master/csl-citation.json"} </w:instrText>
      </w:r>
      <w:r w:rsidRPr="00926F2C">
        <w:rPr>
          <w:bCs/>
        </w:rPr>
        <w:fldChar w:fldCharType="separate"/>
      </w:r>
      <w:r w:rsidRPr="00926F2C">
        <w:rPr>
          <w:rFonts w:ascii="Aptos" w:hAnsi="Aptos"/>
        </w:rPr>
        <w:t>(Conover &amp; Present 1990)</w:t>
      </w:r>
      <w:r w:rsidRPr="00926F2C">
        <w:rPr>
          <w:bCs/>
        </w:rPr>
        <w:fldChar w:fldCharType="end"/>
      </w:r>
      <w:r w:rsidR="00371699">
        <w:rPr>
          <w:bCs/>
        </w:rPr>
        <w:t xml:space="preserve">. This response is </w:t>
      </w:r>
      <w:r w:rsidR="00924B85">
        <w:rPr>
          <w:bCs/>
        </w:rPr>
        <w:t xml:space="preserve">consistent </w:t>
      </w:r>
      <w:r w:rsidR="00E375A3">
        <w:rPr>
          <w:bCs/>
        </w:rPr>
        <w:t xml:space="preserve">with </w:t>
      </w:r>
      <w:r w:rsidR="00924B85">
        <w:rPr>
          <w:bCs/>
        </w:rPr>
        <w:t xml:space="preserve">an expected temperature-mediated growth increase for a species </w:t>
      </w:r>
      <w:r w:rsidR="00E375A3">
        <w:rPr>
          <w:bCs/>
        </w:rPr>
        <w:t xml:space="preserve">that </w:t>
      </w:r>
      <w:r w:rsidR="00924B85">
        <w:rPr>
          <w:bCs/>
        </w:rPr>
        <w:t xml:space="preserve">is not near its thermal </w:t>
      </w:r>
      <w:r w:rsidR="00B9699F">
        <w:rPr>
          <w:bCs/>
        </w:rPr>
        <w:t>maximum</w:t>
      </w:r>
      <w:ins w:id="90" w:author="Katie Lankowicz" w:date="2025-10-16T17:41:00Z" w16du:dateUtc="2025-10-16T20:41:00Z">
        <w:r w:rsidR="001F6AAD">
          <w:rPr>
            <w:bCs/>
          </w:rPr>
          <w:t>.</w:t>
        </w:r>
      </w:ins>
      <w:del w:id="91" w:author="Katie Lankowicz" w:date="2025-10-16T17:41:00Z" w16du:dateUtc="2025-10-16T20:41:00Z">
        <w:r w:rsidR="00B9699F" w:rsidDel="001F6AAD">
          <w:rPr>
            <w:bCs/>
          </w:rPr>
          <w:delText xml:space="preserve"> and</w:delText>
        </w:r>
        <w:r w:rsidRPr="00926F2C" w:rsidDel="001F6AAD">
          <w:rPr>
            <w:bCs/>
          </w:rPr>
          <w:delText xml:space="preserve"> indicates </w:delText>
        </w:r>
        <w:r w:rsidR="00924B85" w:rsidDel="001F6AAD">
          <w:rPr>
            <w:bCs/>
          </w:rPr>
          <w:delText xml:space="preserve">that </w:delText>
        </w:r>
        <w:r w:rsidDel="001F6AAD">
          <w:rPr>
            <w:bCs/>
          </w:rPr>
          <w:delText xml:space="preserve"> </w:delText>
        </w:r>
        <w:r w:rsidRPr="00926F2C" w:rsidDel="001F6AAD">
          <w:rPr>
            <w:bCs/>
          </w:rPr>
          <w:delText xml:space="preserve">increased temperatures in Casco Bay would result in higher growth rates </w:delText>
        </w:r>
      </w:del>
      <w:del w:id="92" w:author="Katie Lankowicz" w:date="2025-10-16T17:31:00Z" w16du:dateUtc="2025-10-16T20:31:00Z">
        <w:r w:rsidRPr="00926F2C" w:rsidDel="001F6AAD">
          <w:rPr>
            <w:bCs/>
          </w:rPr>
          <w:delText>for</w:delText>
        </w:r>
      </w:del>
      <w:del w:id="93" w:author="Katie Lankowicz" w:date="2025-10-16T17:41:00Z" w16du:dateUtc="2025-10-16T20:41:00Z">
        <w:r w:rsidRPr="00926F2C" w:rsidDel="001F6AAD">
          <w:rPr>
            <w:bCs/>
          </w:rPr>
          <w:delText xml:space="preserve"> local silverside</w:delText>
        </w:r>
        <w:r w:rsidR="009329FE" w:rsidRPr="00926F2C" w:rsidDel="001F6AAD">
          <w:rPr>
            <w:bCs/>
          </w:rPr>
          <w:delText>s</w:delText>
        </w:r>
        <w:r w:rsidRPr="00926F2C" w:rsidDel="001F6AAD">
          <w:rPr>
            <w:bCs/>
          </w:rPr>
          <w:delText>.</w:delText>
        </w:r>
      </w:del>
    </w:p>
    <w:p w14:paraId="21744EA6" w14:textId="77777777" w:rsidR="00562A5F" w:rsidRPr="00926F2C" w:rsidRDefault="00562A5F" w:rsidP="0005676A">
      <w:pPr>
        <w:spacing w:after="0" w:line="240" w:lineRule="auto"/>
        <w:rPr>
          <w:bCs/>
        </w:rPr>
      </w:pPr>
    </w:p>
    <w:p w14:paraId="5326830D" w14:textId="33D66E4C" w:rsidR="00562A5F" w:rsidRDefault="00CF4A80" w:rsidP="0005676A">
      <w:pPr>
        <w:spacing w:after="0" w:line="240" w:lineRule="auto"/>
        <w:rPr>
          <w:ins w:id="94" w:author="Katie Lankowicz" w:date="2025-10-16T17:39:00Z" w16du:dateUtc="2025-10-16T20:39:00Z"/>
          <w:bCs/>
        </w:rPr>
      </w:pPr>
      <w:r w:rsidRPr="00926F2C">
        <w:rPr>
          <w:bCs/>
        </w:rPr>
        <w:t>Atlantic h</w:t>
      </w:r>
      <w:r w:rsidR="00562A5F" w:rsidRPr="00926F2C">
        <w:rPr>
          <w:bCs/>
        </w:rPr>
        <w:t>erring are distributed on both sides of the Atlantic, with the Gulf of Maine-Georges Bank complex representing the southernmost spawning population in the western Atlantic</w:t>
      </w:r>
      <w:r w:rsidR="00710539" w:rsidRPr="00926F2C">
        <w:rPr>
          <w:bCs/>
        </w:rPr>
        <w:t xml:space="preserve"> </w:t>
      </w:r>
      <w:r w:rsidR="00710539" w:rsidRPr="00926F2C">
        <w:rPr>
          <w:bCs/>
        </w:rPr>
        <w:fldChar w:fldCharType="begin"/>
      </w:r>
      <w:r w:rsidR="00710539" w:rsidRPr="00926F2C">
        <w:rPr>
          <w:bCs/>
        </w:rPr>
        <w:instrText xml:space="preserve"> ADDIN ZOTERO_ITEM CSL_CITATION {"citationID":"EKzP2WMC","properties":{"formattedCitation":"(Stevenson &amp; Scott 2005)","plainCitation":"(Stevenson &amp; Scott 2005)","noteIndex":0},"citationItems":[{"id":455,"uris":["http://zotero.org/users/11233743/items/GVFT4NT3"],"itemData":{"id":455,"type":"report","event-place":"Woods Hole, MA","language":"en","number":"NOAA Technical Memorandum NMFS-NE-192","publisher-place":"Woods Hole, MA","source":"Zotero","title":"Essential Fish Habitat Source Document: Atlantic Herring, &lt;i&gt;Clupea harengus&lt;/i&gt;, Life History and Habitat Characteristics. Second Edition","author":[{"family":"Stevenson","given":"David K."},{"family":"Scott","given":"Marcy L."}],"issued":{"date-parts":[["2005"]]}}}],"schema":"https://github.com/citation-style-language/schema/raw/master/csl-citation.json"} </w:instrText>
      </w:r>
      <w:r w:rsidR="00710539" w:rsidRPr="00926F2C">
        <w:rPr>
          <w:bCs/>
        </w:rPr>
        <w:fldChar w:fldCharType="separate"/>
      </w:r>
      <w:r w:rsidR="00710539" w:rsidRPr="00926F2C">
        <w:rPr>
          <w:rFonts w:ascii="Aptos" w:hAnsi="Aptos"/>
        </w:rPr>
        <w:t>(Stevenson &amp; Scott 2005)</w:t>
      </w:r>
      <w:r w:rsidR="00710539" w:rsidRPr="00926F2C">
        <w:rPr>
          <w:bCs/>
        </w:rPr>
        <w:fldChar w:fldCharType="end"/>
      </w:r>
      <w:r w:rsidR="00562A5F" w:rsidRPr="00926F2C">
        <w:rPr>
          <w:bCs/>
        </w:rPr>
        <w:t>. Spawning occurs in the late summer to fall</w:t>
      </w:r>
      <w:r w:rsidR="00D171AE" w:rsidRPr="00926F2C">
        <w:rPr>
          <w:bCs/>
        </w:rPr>
        <w:t>, with peak spawning occurring</w:t>
      </w:r>
      <w:r w:rsidR="00562A5F" w:rsidRPr="00926F2C">
        <w:rPr>
          <w:bCs/>
        </w:rPr>
        <w:t xml:space="preserve"> in October </w:t>
      </w:r>
      <w:r w:rsidR="00562A5F" w:rsidRPr="00926F2C">
        <w:rPr>
          <w:bCs/>
        </w:rPr>
        <w:fldChar w:fldCharType="begin"/>
      </w:r>
      <w:r w:rsidR="00562A5F" w:rsidRPr="00926F2C">
        <w:rPr>
          <w:bCs/>
        </w:rPr>
        <w:instrText xml:space="preserve"> ADDIN ZOTERO_ITEM CSL_CITATION {"citationID":"ltnHERCA","properties":{"formattedCitation":"(Graham et al. 1972b)","plainCitation":"(Graham et al. 1972b)","noteIndex":0},"citationItems":[{"id":475,"uris":["http://zotero.org/users/11233743/items/KF4DBQKH"],"itemData":{"id":475,"type":"report","genre":"International Commission for the Northwest Atlantic Fisheries Research Document","number":"72/7, No. 2690","page":"11","title":"Autumnal distribution, abundance and dispersion of larval herring, &lt;i&gt;Clupea harengus harengus&lt;/i&gt; Linnaeus, along the western coast of the Gulf of Maine in 1971","author":[{"family":"Graham","given":"Joseph J."},{"family":"Davis","given":"Clarence W."},{"family":"Chenoweth","given":"Stanley B."},{"family":"Bickford","given":""}],"issued":{"date-parts":[["1972"]]}}}],"schema":"https://github.com/citation-style-language/schema/raw/master/csl-citation.json"} </w:instrText>
      </w:r>
      <w:r w:rsidR="00562A5F" w:rsidRPr="00926F2C">
        <w:rPr>
          <w:bCs/>
        </w:rPr>
        <w:fldChar w:fldCharType="separate"/>
      </w:r>
      <w:r w:rsidR="00562A5F" w:rsidRPr="00926F2C">
        <w:rPr>
          <w:rFonts w:ascii="Aptos" w:hAnsi="Aptos"/>
        </w:rPr>
        <w:t>(Graham et al. 1972b)</w:t>
      </w:r>
      <w:r w:rsidR="00562A5F" w:rsidRPr="00926F2C">
        <w:rPr>
          <w:bCs/>
        </w:rPr>
        <w:fldChar w:fldCharType="end"/>
      </w:r>
      <w:r w:rsidR="00562A5F" w:rsidRPr="00926F2C">
        <w:rPr>
          <w:bCs/>
        </w:rPr>
        <w:t xml:space="preserve">. </w:t>
      </w:r>
      <w:del w:id="95" w:author="Katie Lankowicz" w:date="2025-10-23T15:40:00Z" w16du:dateUtc="2025-10-23T19:40:00Z">
        <w:r w:rsidRPr="00926F2C" w:rsidDel="00545060">
          <w:rPr>
            <w:bCs/>
          </w:rPr>
          <w:delText xml:space="preserve">Larvae </w:delText>
        </w:r>
        <w:r w:rsidR="00562A5F" w:rsidRPr="00926F2C" w:rsidDel="00545060">
          <w:rPr>
            <w:bCs/>
          </w:rPr>
          <w:delText xml:space="preserve">are dispersed into coastal zones where they overwinter </w:delText>
        </w:r>
        <w:r w:rsidR="00562A5F" w:rsidRPr="00926F2C" w:rsidDel="00545060">
          <w:rPr>
            <w:bCs/>
          </w:rPr>
          <w:fldChar w:fldCharType="begin"/>
        </w:r>
        <w:r w:rsidR="00562A5F" w:rsidRPr="00926F2C" w:rsidDel="00545060">
          <w:rPr>
            <w:bCs/>
          </w:rPr>
          <w:delInstrText xml:space="preserve"> ADDIN ZOTERO_ITEM CSL_CITATION {"citationID":"fO34Nkyb","properties":{"formattedCitation":"(Graham et al. 1972a, Graham &amp; Townsend 1985)","plainCitation":"(Graham et al. 1972a, Graham &amp; Townsend 1985)","noteIndex":0},"citationItems":[{"id":477,"uris":["http://zotero.org/users/11233743/items/N8RBWXFV"],"itemData":{"id":477,"type":"article-journal","abstract":"This paper describes the abundance, distribution, movements, and lengths of larval herring along the western coast of the Gulf of Maine. Larvae were most numerous in the catches throughout the coast in the autumn, reached a low in the winter, and increased in the spring. Growth in the autumn is estimated at 1 to 1.3 mm per 5-day intervals. Larval mortality was highest in th~ autumn, lower in the winter, and lowest in the spring. The mortality in the winter usually varied with their condition and determined the subsequent level of spring abundance. We selected three different types of estimates as desirable for predicting the recruitment of immature herring to the sardine fishery of Maine: (1) winter mortality, (2) larval condition in the winter, and (3) spring abundance.","container-title":"Fishery Bulletin","issue":"2","language":"en","page":"307-321","source":"Zotero","title":"Abundance, distribution, movements, and lengths of larval herring along the western coast of the Gulf of Maine","volume":"70","author":[{"family":"Graham","given":"Joseph J."},{"family":"Chenoweth","given":"Stanley B."},{"family":"Davis","given":"Clarence W."}],"issued":{"date-parts":[["1972"]]}}},{"id":470,"uris":["http://zotero.org/users/11233743/items/DDK2XXQU"],"itemData":{"id":470,"type":"article-journal","abstract":"Microstructural growth increments in otoliths of autumn-spawned,larval Atlantic herring from the SheepscotRiver estuary of western Maine and Sullivan Harbor of eastern Maine provided estimatesof mortality, growth, or transporttimes (or combinationsof these)for 19 cohortsin 1980-1982. Mortality within sevencohortsaveraged2%/d (range,0.7-3.1%/d). Growth (12 cohorts) averaged0.199 mm/d (0.123-0.270). Transport times of larvae hatched on the spawning groundof easternMaine and capturedin the harbor and estuary(8 cohorts)averaged16.5 d (535 d). Estimatesof mortalities agreed(P &gt; 0.05) with thosefrom multicohortsobtained in the 1960sand 1970s(0.4-3.2%/d). Among the cohorts,extremesof larval growthdifferedsignificantly (P &lt; 0.05), but mostwere similarand showeda weaktrendtowardslowergrowthin 1980-1982. No differencein growth (P &gt; 0.05) was noted betweenlarvae of cohortsspawnedrelatively early and thoseof a cohort spawnedlate. Larval mortality and growth appearedinversely correlated (P &lt; 0.05) for seven cohorts.Variability in transport times was seven-fold,suggestinga wide dispersalof larval cohortsthroughoutthe coastalwater while in transitfrom the spawninggrounds to inshore areasof retention. Possibly,different membersof the same cohort from the eastern coastalspawninggroundmoved 95 km (straight-linedistance)in 8 d to Sullivan Harbor and also 273 km to the Sheepscoet stuaryin 35 d. Althoughlarval recruitmentmechanismsare manifested inshore,it is suggestedthat suchmechanismsare anticipatedthroughcohort developmentin the coastal water.","container-title":"Transactions of the American Fisheries Society","DOI":"10.1577/1548-8659(1985)114&lt;490:MGATOL&gt;2.0.CO;2","ISSN":"0002-8487, 1548-8659","issue":"4","journalAbbreviation":"Transactions of the American Fisheries Society","language":"en","page":"490-498","source":"DOI.org (Crossref)","title":"Mortality, Growth, and Transport of Larval Atlantic Herring &lt;i&gt;Clupea harengus&lt;/i&gt; in Maine Coastal Waters","volume":"114","author":[{"family":"Graham","given":"Joseph J."},{"family":"Townsend","given":"David W."}],"issued":{"date-parts":[["1985",7]]}}}],"schema":"https://github.com/citation-style-language/schema/raw/master/csl-citation.json"} </w:delInstrText>
        </w:r>
        <w:r w:rsidR="00562A5F" w:rsidRPr="00926F2C" w:rsidDel="00545060">
          <w:rPr>
            <w:bCs/>
          </w:rPr>
          <w:fldChar w:fldCharType="separate"/>
        </w:r>
        <w:r w:rsidR="00562A5F" w:rsidRPr="00926F2C" w:rsidDel="00545060">
          <w:rPr>
            <w:rFonts w:ascii="Aptos" w:hAnsi="Aptos"/>
          </w:rPr>
          <w:delText>(Graham et al. 1972a, Graham &amp; Townsend 1985)</w:delText>
        </w:r>
        <w:r w:rsidR="00562A5F" w:rsidRPr="00926F2C" w:rsidDel="00545060">
          <w:rPr>
            <w:bCs/>
          </w:rPr>
          <w:fldChar w:fldCharType="end"/>
        </w:r>
        <w:r w:rsidRPr="00926F2C" w:rsidDel="00545060">
          <w:rPr>
            <w:bCs/>
          </w:rPr>
          <w:delText xml:space="preserve"> </w:delText>
        </w:r>
        <w:r w:rsidR="00562A5F" w:rsidRPr="00926F2C" w:rsidDel="00545060">
          <w:rPr>
            <w:bCs/>
          </w:rPr>
          <w:delText xml:space="preserve">and grow rapidly </w:delText>
        </w:r>
        <w:r w:rsidRPr="00926F2C" w:rsidDel="00545060">
          <w:rPr>
            <w:bCs/>
          </w:rPr>
          <w:delText>in the following spring and summer</w:delText>
        </w:r>
        <w:r w:rsidR="00562A5F" w:rsidRPr="00926F2C" w:rsidDel="00545060">
          <w:rPr>
            <w:bCs/>
          </w:rPr>
          <w:delText xml:space="preserve"> </w:delText>
        </w:r>
        <w:r w:rsidR="00562A5F" w:rsidRPr="00926F2C" w:rsidDel="00545060">
          <w:rPr>
            <w:bCs/>
          </w:rPr>
          <w:fldChar w:fldCharType="begin"/>
        </w:r>
        <w:r w:rsidR="00562A5F" w:rsidRPr="00926F2C" w:rsidDel="00545060">
          <w:rPr>
            <w:bCs/>
          </w:rPr>
          <w:delInstrText xml:space="preserve"> ADDIN ZOTERO_ITEM CSL_CITATION {"citationID":"ykvGJLNA","properties":{"formattedCitation":"(Anthony 1972, Lough et al. 1982)","plainCitation":"(Anthony 1972, Lough et al. 1982)","noteIndex":0},"citationItems":[{"id":456,"uris":["http://zotero.org/users/11233743/items/NGBPCNEB"],"itemData":{"id":456,"type":"thesis","event-place":"Seattle, WA","genre":"Ph.D. dissertation","number-of-pages":"266","publisher":"University of Washington","publisher-place":"Seattle, WA","title":"Population dynamics of the Atlantic herring in the Gulf of Maine","author":[{"family":"Anthony","given":"V. C."}],"issued":{"date-parts":[["1972"]]}}},{"id":473,"uris":["http://zotero.org/users/11233743/items/UF3WE932"],"itemData":{"id":473,"type":"article-journal","abstract":"An estimate of the age and growth of herring larvae over their first 6 months of life is made by examining presumed daily growth increments in their otoliths. A Gompertz growth curve fitted to 311 autumn-spawned specimens collected in the Gulf of Maine-Georges Bank region describes the mean length at age (based on a range of 7-160 otolith increments)from an initial hatching size of 5.7 mm SL to a mean length of 30.9 mm at 175 days. A larva with 7 growth increments is estimated to be on average 25 days old with a mean length of 12.7 mm. Larvae reared in the laboratory at lOoC began initial increment deposition on average 4.5 days from hatching at the time of yolk-sac absorption, and the second increment was deposited an average of 12 days from hatching. The rearing experiments were terminated before an increment-day relation could be established, but the third increment was estimated to be formed on average 22 days from hatching. Support for the assumption that increment deposition becomes daily at least after the third increment is made by two independent methods. Based on the fitted Gompertz curve. average growth rates for herring larvae increased from 0.25 mm/day at hatch to 0.30 mm/day at20 days and declined to&lt;0.15 mm/day after 75 days of age during the winter period. This agrees closely with estimated field rates.","container-title":"Fishery Bulletin","issue":"2","language":"en","page":"187-199","source":"Zotero","title":"Age and growth of larval Atlantic herring, &lt;i&gt;Clupea harengus&lt;/i&gt; L., in the Gulf of Maine-Georges Bank region based on otolith growth increments","volume":"80","author":[{"family":"Lough","given":"R. Gregory"},{"family":"Pennington","given":"Michael"},{"family":"Bolz","given":"George R"},{"family":"Rosenberg","given":"Andrew A"}],"issued":{"date-parts":[["1982"]]}}}],"schema":"https://github.com/citation-style-language/schema/raw/master/csl-citation.json"} </w:delInstrText>
        </w:r>
        <w:r w:rsidR="00562A5F" w:rsidRPr="00926F2C" w:rsidDel="00545060">
          <w:rPr>
            <w:bCs/>
          </w:rPr>
          <w:fldChar w:fldCharType="separate"/>
        </w:r>
        <w:r w:rsidR="00562A5F" w:rsidRPr="00926F2C" w:rsidDel="00545060">
          <w:rPr>
            <w:rFonts w:ascii="Aptos" w:hAnsi="Aptos"/>
          </w:rPr>
          <w:delText>(Anthony 1972, Lough et al. 1982)</w:delText>
        </w:r>
        <w:r w:rsidR="00562A5F" w:rsidRPr="00926F2C" w:rsidDel="00545060">
          <w:rPr>
            <w:bCs/>
          </w:rPr>
          <w:fldChar w:fldCharType="end"/>
        </w:r>
        <w:r w:rsidR="00562A5F" w:rsidRPr="00926F2C" w:rsidDel="00545060">
          <w:rPr>
            <w:bCs/>
          </w:rPr>
          <w:delText>. Until they reach sexual maturity</w:delText>
        </w:r>
        <w:r w:rsidRPr="00926F2C" w:rsidDel="00545060">
          <w:rPr>
            <w:bCs/>
          </w:rPr>
          <w:delText xml:space="preserve"> around ages 3-4 </w:delText>
        </w:r>
        <w:r w:rsidRPr="00926F2C" w:rsidDel="00545060">
          <w:rPr>
            <w:bCs/>
          </w:rPr>
          <w:fldChar w:fldCharType="begin"/>
        </w:r>
        <w:r w:rsidRPr="00926F2C" w:rsidDel="00545060">
          <w:rPr>
            <w:bCs/>
          </w:rPr>
          <w:delInstrText xml:space="preserve"> ADDIN ZOTERO_ITEM CSL_CITATION {"citationID":"S5XsgLow","properties":{"formattedCitation":"(O\\uc0\\u8217{}Brien et al. 1993, Chamberland et al. 2022)","plainCitation":"(O’Brien et al. 1993, Chamberland et al. 2022)","noteIndex":0},"citationItems":[{"id":479,"uris":["http://zotero.org/users/11233743/items/FW3BD4JE"],"itemData":{"id":479,"type":"report","event-place":"Woods Hole, MA","genre":"NOAA Technical Memorandum","language":"en","number":"NMFS 113","page":"66","publisher":"Woods Hole Laboratory Northeast Fisheries Science Center","publisher-place":"Woods Hole, MA","source":"Zotero","title":"Maturation of Nineteen Species of Finfish off the Northeast Coast of the United States, 1985-1990","author":[{"family":"O'Brien","given":"Loretta"},{"family":"Burnett","given":"Jay"},{"family":"Mayo","given":"Ralph K."}],"issued":{"date-parts":[["1993"]]}}},{"id":472,"uris":["http://zotero.org/users/11233743/items/VKLG387W"],"itemData":{"id":472,"type":"report","event-place":"Ottawa, ON","genre":"DFO Canadian Science Advisary Secretariat Research Document","language":"en","number":"2021/076","page":"115","publisher":"Fisheries and Oceans Canada","publisher-place":"Ottawa, ON","source":"Zotero","title":"Atlantic herring (&lt;i&gt;Clupea harengus&lt;/i&gt;) stocks of the west coast of Newfoundland (NAFO Division 4R) in 2019","author":[{"family":"Chamberland","given":"Jean-Martin"},{"family":"Lehoux","given":"Caroline"},{"family":"Émond","given":"Kim"},{"family":"Varnier","given":"Caroline"},{"family":"Paquet","given":"Frédéric"},{"family":"Lacroix-Lepage","given":"Claudie"},{"family":"Benoît","given":"Hugues P."},{"family":"Van Beveren","given":"Elisabeth"},{"family":"Plourde","given":"Stéphane"}],"issued":{"date-parts":[["2022"]]}}}],"schema":"https://github.com/citation-style-language/schema/raw/master/csl-citation.json"} </w:delInstrText>
        </w:r>
        <w:r w:rsidRPr="00926F2C" w:rsidDel="00545060">
          <w:rPr>
            <w:bCs/>
          </w:rPr>
          <w:fldChar w:fldCharType="separate"/>
        </w:r>
        <w:r w:rsidRPr="00926F2C" w:rsidDel="00545060">
          <w:rPr>
            <w:rFonts w:ascii="Aptos" w:hAnsi="Aptos" w:cs="Times New Roman"/>
            <w:kern w:val="0"/>
          </w:rPr>
          <w:delText>(O’Brien et al. 1993, Chamberland et al. 2022)</w:delText>
        </w:r>
        <w:r w:rsidRPr="00926F2C" w:rsidDel="00545060">
          <w:rPr>
            <w:bCs/>
          </w:rPr>
          <w:fldChar w:fldCharType="end"/>
        </w:r>
        <w:r w:rsidR="00562A5F" w:rsidRPr="00926F2C" w:rsidDel="00545060">
          <w:rPr>
            <w:bCs/>
          </w:rPr>
          <w:delText xml:space="preserve">, herring will annually move offshore or to deeper bays to overwinter in more suitable thermal habitats </w:delText>
        </w:r>
        <w:r w:rsidR="00562A5F" w:rsidRPr="00926F2C" w:rsidDel="00545060">
          <w:rPr>
            <w:bCs/>
          </w:rPr>
          <w:fldChar w:fldCharType="begin"/>
        </w:r>
        <w:r w:rsidR="00562A5F" w:rsidRPr="00926F2C" w:rsidDel="00545060">
          <w:rPr>
            <w:bCs/>
          </w:rPr>
          <w:delInstrText xml:space="preserve"> ADDIN ZOTERO_ITEM CSL_CITATION {"citationID":"9FbnKNq3","properties":{"formattedCitation":"(Boyar 1968)","plainCitation":"(Boyar 1968)","noteIndex":0},"citationItems":[{"id":469,"uris":["http://zotero.org/users/11233743/items/MUYBDF85"],"itemData":{"id":469,"type":"article-journal","abstract":"Age, length, and gonadal stages of adult herring, Capra harengus harengus L., were determined from samples collected in 1960-65 from Georges Bank and the Gulf of Maine. Age-groups IV and V were the most abundant ages in the samples. The 1960 year-class dominated the samples from Georges Bank in 1963-65, and the samples from the Gulf of Maine in 1964-65. This year-class was the most abundant during the period of study. The 1959 year-class was extremely weak on Georges Bank, but was well represented in the Gulf of Maine. The mean lengths of the age-groups IV and V from the 1960 year-class were generally less than those from other year-classes; the slow growth and the apparent high abundance suggest that growth is density-dependent. Differences in the peak of spawning and spawning seasons among the areas were small.","container-title":"International Commission for the Northwest Atlantic Fisheries (ICNAF) Research Bulletin","language":"en","page":"49-61","source":"Zotero","title":"Age, Length, and Gonadal Stages of Herring from Georges Bank and the Gulf of Maine","volume":"5","author":[{"family":"Boyar","given":"H. C."}],"issued":{"date-parts":[["1968"]]}}}],"schema":"https://github.com/citation-style-language/schema/raw/master/csl-citation.json"} </w:delInstrText>
        </w:r>
        <w:r w:rsidR="00562A5F" w:rsidRPr="00926F2C" w:rsidDel="00545060">
          <w:rPr>
            <w:bCs/>
          </w:rPr>
          <w:fldChar w:fldCharType="separate"/>
        </w:r>
        <w:r w:rsidR="00562A5F" w:rsidRPr="00926F2C" w:rsidDel="00545060">
          <w:rPr>
            <w:rFonts w:ascii="Aptos" w:hAnsi="Aptos"/>
          </w:rPr>
          <w:delText>(Boyar 1968)</w:delText>
        </w:r>
        <w:r w:rsidR="00562A5F" w:rsidRPr="00926F2C" w:rsidDel="00545060">
          <w:rPr>
            <w:bCs/>
          </w:rPr>
          <w:fldChar w:fldCharType="end"/>
        </w:r>
        <w:r w:rsidRPr="00926F2C" w:rsidDel="00545060">
          <w:rPr>
            <w:bCs/>
          </w:rPr>
          <w:delText xml:space="preserve"> and generally remain close to these overwintering grounds </w:delText>
        </w:r>
        <w:r w:rsidRPr="00926F2C" w:rsidDel="00545060">
          <w:rPr>
            <w:bCs/>
          </w:rPr>
          <w:fldChar w:fldCharType="begin"/>
        </w:r>
        <w:r w:rsidRPr="00926F2C" w:rsidDel="00545060">
          <w:rPr>
            <w:bCs/>
          </w:rPr>
          <w:delInstrText xml:space="preserve"> ADDIN ZOTERO_ITEM CSL_CITATION {"citationID":"rTikWga4","properties":{"formattedCitation":"(Creaser &amp; Libby 1986, 1988)","plainCitation":"(Creaser &amp; Libby 1986, 1988)","noteIndex":0},"citationItems":[{"id":467,"uris":["http://zotero.org/users/11233743/items/XAXJAD69"],"itemData":{"id":467,"type":"article-journal","abstract":"A method was developed for tagging age 1 herring, and tag recovery results were analyzed for movement patterns. Use of new transport and holding techniques to avoid handling the fish prior to tagging and the use of small yellow, fine fabric, T-bar spaghetti tags (Floy) are considered to bethe primary reasons for long-term (&gt;1 year) survival of asignificant proportion of tagged fish. A total of 16,084 age 1 herring were tagged and released in 1982 and 1983. The overall total recovery rate from 5 taggings was 7.57% (range 0.21-19.58%). The overall effective recovery rate (i.e. from the 15th day after release) was 1.01 % (range 0.21-1.76%). The results strongly suggest that age 1 herring, observed (and tagged) in the western and central waters of Maine during the 3rd and 4th calendar quarters, contribute to the commercial catch of age 2 fish east of the area where they were tagged during the 2nd and 3rd quarters of the following year. Age 1 herring, observed (and tagged) in easternmost Maine and western New Brunswick waters during the3rd and 4th quarters, remain in the same area where they contribute to the commercial fishery for age 2 fish during the 2nd and 3rd quarters of the following year.","container-title":"Journal of Northwest Atlantic Fishery Science","DOI":"10.2960/J.v7.a5","ISSN":"0250-6408, 1682-9786, 1811-8224","journalAbbreviation":"J. Northw. Atl. Fish. Sci.","language":"en","page":"43-46","source":"DOI.org (Crossref)","title":"Tagging of Age 1 Herring (&lt;i&gt;Clupea harengus&lt;/i&gt; L.) and Their Movement Along the Maine and New Brunswick Coasts","volume":"7","author":[{"family":"Creaser","given":"Edwin P."},{"family":"Libby","given":"David A."}],"issued":{"date-parts":[["1986",12,1]]}}},{"id":468,"uris":["http://zotero.org/users/11233743/items/EGH5QJTU"],"itemData":{"id":468,"type":"article-journal","abstract":"Between 1976 and 1982, 164,128 juvenile and adult herring were tagged and released at 72 sites along the Maine and New Hampshire coasts. Total recovery rates were 5.9%for juveniles and 4.9% for adults. Effective recovery rates (i.e. from the 15th day after release) were 4.1 and 3.5%. respectively. Migration patterns varied with season and region of tagging. Summer-feeding juveniles from all areas along the coast frequently moved into adjacent areas during the3rd and the 4th calendar quarters. Some of these juveniles then underwent an autumn migration to the southwest where they overwintered off the Massachusetts and New Hampshire coasts. Others overwintered off southwestern and northeastern Maine. There was a tendency for tagged fish to be recaptured east of the tagging site during the 2nd and 3rd quarters of the following year. Tagging studies on summer-feeding adults showed migration patterns similar to juveniles. There was a small but consistent tendency for some adult fish tagged in eastern Maine to be recovered in the Southwest Nova Scotian fishery. There was no evidence of changes in seasonal migration patterns of either juveniles or adults during the study period. Tagging studies on overwintering juveniles tagged in northeastern Maine showed that most recoveries during the following year were from the tagging area. Tagging studies on spawning herring tagged off New Hampshire and northeastern Maine showed that these fish overwinter off Massachusetts. Recoveries during the 3rd and 4th calendar quarters of the following year were in close proximity to the tagging area.","container-title":"Journal of Northwest Atlantic Fishery Science","DOI":"10.2960/J.v8.a4","ISSN":"0250-6408, 1682-9786, 1811-8224","journalAbbreviation":"J. Northw. Atl. Fish. Sci.","language":"en","page":"33-42","source":"DOI.org (Crossref)","title":"Seasonal Movements of Juvenile and Adult Herring (&lt;i&gt;Clupea harengus&lt;/i&gt; L.) Tagged Along the Maine and New Hampshire Coasts in 1976-82","volume":"8","author":[{"family":"Creaser","given":"Edwin P."},{"family":"Libby","given":"David A."}],"issued":{"date-parts":[["1988",12,1]]}}}],"schema":"https://github.com/citation-style-language/schema/raw/master/csl-citation.json"} </w:delInstrText>
        </w:r>
        <w:r w:rsidRPr="00926F2C" w:rsidDel="00545060">
          <w:rPr>
            <w:bCs/>
          </w:rPr>
          <w:fldChar w:fldCharType="separate"/>
        </w:r>
        <w:r w:rsidRPr="00926F2C" w:rsidDel="00545060">
          <w:rPr>
            <w:rFonts w:ascii="Aptos" w:hAnsi="Aptos"/>
          </w:rPr>
          <w:delText>(Creaser &amp; Libby 1986, 1988)</w:delText>
        </w:r>
        <w:r w:rsidRPr="00926F2C" w:rsidDel="00545060">
          <w:rPr>
            <w:bCs/>
          </w:rPr>
          <w:fldChar w:fldCharType="end"/>
        </w:r>
        <w:r w:rsidR="00562A5F" w:rsidRPr="00926F2C" w:rsidDel="00545060">
          <w:rPr>
            <w:bCs/>
          </w:rPr>
          <w:delText>.</w:delText>
        </w:r>
      </w:del>
      <w:r w:rsidR="00562A5F" w:rsidRPr="00926F2C">
        <w:rPr>
          <w:bCs/>
        </w:rPr>
        <w:t xml:space="preserve"> Adults are oceanodromous and will make seasonal migrations from </w:t>
      </w:r>
      <w:del w:id="96" w:author="Katie Lankowicz" w:date="2025-10-16T16:58:00Z" w16du:dateUtc="2025-10-16T19:58:00Z">
        <w:r w:rsidR="00562A5F" w:rsidRPr="00926F2C" w:rsidDel="001F6AAD">
          <w:rPr>
            <w:bCs/>
          </w:rPr>
          <w:delText xml:space="preserve">more </w:delText>
        </w:r>
      </w:del>
      <w:del w:id="97" w:author="Katie Lankowicz" w:date="2025-10-15T14:47:00Z" w16du:dateUtc="2025-10-15T17:47:00Z">
        <w:r w:rsidR="00562A5F" w:rsidRPr="00926F2C" w:rsidDel="00625EFB">
          <w:rPr>
            <w:bCs/>
          </w:rPr>
          <w:delText xml:space="preserve">northerly </w:delText>
        </w:r>
      </w:del>
      <w:ins w:id="98" w:author="Katie Lankowicz" w:date="2025-10-15T14:47:00Z" w16du:dateUtc="2025-10-15T17:47:00Z">
        <w:r w:rsidR="00625EFB">
          <w:rPr>
            <w:bCs/>
          </w:rPr>
          <w:t>higher-latitude</w:t>
        </w:r>
        <w:r w:rsidR="00625EFB" w:rsidRPr="00926F2C">
          <w:rPr>
            <w:bCs/>
          </w:rPr>
          <w:t xml:space="preserve"> </w:t>
        </w:r>
      </w:ins>
      <w:r w:rsidR="00562A5F" w:rsidRPr="00926F2C">
        <w:rPr>
          <w:bCs/>
        </w:rPr>
        <w:t>spawning grounds to</w:t>
      </w:r>
      <w:ins w:id="99" w:author="Katie Lankowicz" w:date="2025-10-15T14:47:00Z" w16du:dateUtc="2025-10-15T17:47:00Z">
        <w:r w:rsidR="00625EFB">
          <w:rPr>
            <w:bCs/>
          </w:rPr>
          <w:t xml:space="preserve"> lower-latitude </w:t>
        </w:r>
      </w:ins>
      <w:del w:id="100" w:author="Katie Lankowicz" w:date="2025-10-15T14:47:00Z" w16du:dateUtc="2025-10-15T17:47:00Z">
        <w:r w:rsidR="00562A5F" w:rsidRPr="00926F2C" w:rsidDel="00625EFB">
          <w:rPr>
            <w:bCs/>
          </w:rPr>
          <w:delText xml:space="preserve"> more southerly </w:delText>
        </w:r>
      </w:del>
      <w:r w:rsidR="00562A5F" w:rsidRPr="00926F2C">
        <w:rPr>
          <w:bCs/>
        </w:rPr>
        <w:t>overwintering grounds. In the North</w:t>
      </w:r>
      <w:r w:rsidRPr="00926F2C">
        <w:rPr>
          <w:bCs/>
        </w:rPr>
        <w:t>west</w:t>
      </w:r>
      <w:r w:rsidR="00562A5F" w:rsidRPr="00926F2C">
        <w:rPr>
          <w:bCs/>
        </w:rPr>
        <w:t xml:space="preserve"> Atlantic, this overall distribution ranges from South Carolina</w:t>
      </w:r>
      <w:r w:rsidRPr="00926F2C">
        <w:rPr>
          <w:bCs/>
        </w:rPr>
        <w:t>, USA</w:t>
      </w:r>
      <w:ins w:id="101" w:author="Katie Lankowicz" w:date="2025-10-21T12:22:00Z" w16du:dateUtc="2025-10-21T16:22:00Z">
        <w:r w:rsidR="00CB2CCF">
          <w:rPr>
            <w:bCs/>
          </w:rPr>
          <w:t>,</w:t>
        </w:r>
      </w:ins>
      <w:r w:rsidR="00562A5F" w:rsidRPr="00926F2C">
        <w:rPr>
          <w:bCs/>
        </w:rPr>
        <w:t xml:space="preserve"> </w:t>
      </w:r>
      <w:del w:id="102" w:author="Katie Lankowicz" w:date="2025-10-15T14:48:00Z" w16du:dateUtc="2025-10-15T17:48:00Z">
        <w:r w:rsidR="00562A5F" w:rsidRPr="00926F2C" w:rsidDel="00625EFB">
          <w:rPr>
            <w:bCs/>
          </w:rPr>
          <w:delText xml:space="preserve">(southern extent, winter distribution) </w:delText>
        </w:r>
      </w:del>
      <w:r w:rsidR="00562A5F" w:rsidRPr="00926F2C">
        <w:rPr>
          <w:bCs/>
        </w:rPr>
        <w:t>to Labrador</w:t>
      </w:r>
      <w:r w:rsidRPr="00926F2C">
        <w:rPr>
          <w:bCs/>
        </w:rPr>
        <w:t>, Canada</w:t>
      </w:r>
      <w:ins w:id="103" w:author="Katie Lankowicz" w:date="2025-10-15T14:48:00Z" w16du:dateUtc="2025-10-15T17:48:00Z">
        <w:r w:rsidR="00625EFB">
          <w:rPr>
            <w:bCs/>
          </w:rPr>
          <w:t>.</w:t>
        </w:r>
      </w:ins>
      <w:r w:rsidR="00562A5F" w:rsidRPr="00926F2C">
        <w:rPr>
          <w:bCs/>
        </w:rPr>
        <w:t xml:space="preserve"> </w:t>
      </w:r>
      <w:del w:id="104" w:author="Katie Lankowicz" w:date="2025-10-15T14:48:00Z" w16du:dateUtc="2025-10-15T17:48:00Z">
        <w:r w:rsidR="00562A5F" w:rsidRPr="00926F2C" w:rsidDel="00625EFB">
          <w:rPr>
            <w:bCs/>
          </w:rPr>
          <w:delText xml:space="preserve">(northern extent, summer distribution). </w:delText>
        </w:r>
      </w:del>
      <w:r w:rsidRPr="00926F2C">
        <w:rPr>
          <w:bCs/>
        </w:rPr>
        <w:t xml:space="preserve">Increased temperatures </w:t>
      </w:r>
      <w:del w:id="105" w:author="Katie Lankowicz" w:date="2025-10-16T17:04:00Z" w16du:dateUtc="2025-10-16T20:04:00Z">
        <w:r w:rsidRPr="00926F2C" w:rsidDel="001F6AAD">
          <w:rPr>
            <w:bCs/>
          </w:rPr>
          <w:delText xml:space="preserve">have been found to </w:delText>
        </w:r>
        <w:r w:rsidR="00E375A3" w:rsidDel="001F6AAD">
          <w:rPr>
            <w:bCs/>
          </w:rPr>
          <w:delText>be</w:delText>
        </w:r>
      </w:del>
      <w:ins w:id="106" w:author="Katie Lankowicz" w:date="2025-10-16T17:04:00Z" w16du:dateUtc="2025-10-16T20:04:00Z">
        <w:r w:rsidR="001F6AAD">
          <w:rPr>
            <w:bCs/>
          </w:rPr>
          <w:t>are</w:t>
        </w:r>
      </w:ins>
      <w:r w:rsidR="00E375A3">
        <w:rPr>
          <w:bCs/>
        </w:rPr>
        <w:t xml:space="preserve"> associated with </w:t>
      </w:r>
      <w:r w:rsidRPr="00926F2C">
        <w:rPr>
          <w:bCs/>
        </w:rPr>
        <w:t>decrease</w:t>
      </w:r>
      <w:r w:rsidR="005F1E6C">
        <w:rPr>
          <w:bCs/>
        </w:rPr>
        <w:t>d</w:t>
      </w:r>
      <w:r w:rsidRPr="00926F2C">
        <w:rPr>
          <w:bCs/>
        </w:rPr>
        <w:t xml:space="preserve"> growth rate </w:t>
      </w:r>
      <w:r w:rsidRPr="00926F2C">
        <w:rPr>
          <w:bCs/>
        </w:rPr>
        <w:fldChar w:fldCharType="begin"/>
      </w:r>
      <w:r w:rsidRPr="00926F2C">
        <w:rPr>
          <w:bCs/>
        </w:rPr>
        <w:instrText xml:space="preserve"> ADDIN ZOTERO_ITEM CSL_CITATION {"citationID":"sBuFVzaP","properties":{"formattedCitation":"(Sswat et al. 2018)","plainCitation":"(Sswat et al. 2018)","noteIndex":0},"citationItems":[{"id":523,"uris":["http://zotero.org/users/11233743/items/TR6MLA68"],"itemData":{"id":523,"type":"article-journal","container-title":"PLOS ONE","DOI":"10.1371/journal.pone.0191947","ISSN":"1932-6203","issue":"1","journalAbbreviation":"PLoS ONE","language":"en","page":"e0191947","source":"DOI.org (Crossref)","title":"Growth performance and survival of larval Atlantic herring, under the combined effects of elevated temperatures and CO2","volume":"13","author":[{"family":"Sswat","given":"Michael"},{"family":"Stiasny","given":"Martina H."},{"family":"Jutfelt","given":"Fredrik"},{"family":"Riebesell","given":"Ulf"},{"family":"Clemmesen","given":"Catriona"}],"editor":[{"family":"Patterson","given":"Heather M."}],"issued":{"date-parts":[["2018",1,25]]}}}],"schema":"https://github.com/citation-style-language/schema/raw/master/csl-citation.json"} </w:instrText>
      </w:r>
      <w:r w:rsidRPr="00926F2C">
        <w:rPr>
          <w:bCs/>
        </w:rPr>
        <w:fldChar w:fldCharType="separate"/>
      </w:r>
      <w:r w:rsidRPr="00926F2C">
        <w:rPr>
          <w:rFonts w:ascii="Aptos" w:hAnsi="Aptos"/>
        </w:rPr>
        <w:t>(Sswat et al. 2018)</w:t>
      </w:r>
      <w:r w:rsidRPr="00926F2C">
        <w:rPr>
          <w:bCs/>
        </w:rPr>
        <w:fldChar w:fldCharType="end"/>
      </w:r>
      <w:r w:rsidRPr="00926F2C">
        <w:rPr>
          <w:bCs/>
        </w:rPr>
        <w:t xml:space="preserve">. </w:t>
      </w:r>
      <w:del w:id="107" w:author="Katie Lankowicz" w:date="2025-10-16T17:04:00Z" w16du:dateUtc="2025-10-16T20:04:00Z">
        <w:r w:rsidR="00562A5F" w:rsidRPr="00926F2C" w:rsidDel="001F6AAD">
          <w:rPr>
            <w:bCs/>
          </w:rPr>
          <w:delText xml:space="preserve">A </w:delText>
        </w:r>
      </w:del>
      <w:del w:id="108" w:author="Katie Lankowicz" w:date="2025-10-16T17:01:00Z" w16du:dateUtc="2025-10-16T20:01:00Z">
        <w:r w:rsidR="00562A5F" w:rsidRPr="00926F2C" w:rsidDel="001F6AAD">
          <w:rPr>
            <w:bCs/>
          </w:rPr>
          <w:delText xml:space="preserve">recent </w:delText>
        </w:r>
      </w:del>
      <w:del w:id="109" w:author="Katie Lankowicz" w:date="2025-10-16T17:04:00Z" w16du:dateUtc="2025-10-16T20:04:00Z">
        <w:r w:rsidR="00562A5F" w:rsidRPr="00926F2C" w:rsidDel="001F6AAD">
          <w:rPr>
            <w:bCs/>
          </w:rPr>
          <w:delText>synoptic study of all Northwest Atlantic herring populations indicates that there</w:delText>
        </w:r>
      </w:del>
      <w:ins w:id="110" w:author="Katie Lankowicz" w:date="2025-10-16T17:04:00Z" w16du:dateUtc="2025-10-16T20:04:00Z">
        <w:r w:rsidR="001F6AAD">
          <w:rPr>
            <w:bCs/>
          </w:rPr>
          <w:t>There</w:t>
        </w:r>
      </w:ins>
      <w:r w:rsidR="00562A5F" w:rsidRPr="00926F2C">
        <w:rPr>
          <w:bCs/>
        </w:rPr>
        <w:t xml:space="preserve"> is a </w:t>
      </w:r>
      <w:r w:rsidRPr="00926F2C">
        <w:rPr>
          <w:bCs/>
        </w:rPr>
        <w:t>consistent</w:t>
      </w:r>
      <w:r w:rsidR="00562A5F" w:rsidRPr="00926F2C">
        <w:rPr>
          <w:bCs/>
        </w:rPr>
        <w:t xml:space="preserve"> cross-population response of smaller body size with increased sea surface temperatures, </w:t>
      </w:r>
      <w:r w:rsidRPr="00926F2C">
        <w:rPr>
          <w:bCs/>
        </w:rPr>
        <w:t>and</w:t>
      </w:r>
      <w:r w:rsidR="00562A5F" w:rsidRPr="00926F2C">
        <w:rPr>
          <w:bCs/>
        </w:rPr>
        <w:t xml:space="preserve"> herring that spawn and overwinter in the warmer</w:t>
      </w:r>
      <w:ins w:id="111" w:author="Katie Lankowicz" w:date="2025-10-15T14:50:00Z" w16du:dateUtc="2025-10-15T17:50:00Z">
        <w:r w:rsidR="00625EFB">
          <w:rPr>
            <w:bCs/>
          </w:rPr>
          <w:t>, lower-latitude</w:t>
        </w:r>
      </w:ins>
      <w:r w:rsidR="00562A5F" w:rsidRPr="00926F2C">
        <w:rPr>
          <w:bCs/>
        </w:rPr>
        <w:t xml:space="preserve"> </w:t>
      </w:r>
      <w:del w:id="112" w:author="Katie Lankowicz" w:date="2025-10-15T14:50:00Z" w16du:dateUtc="2025-10-15T17:50:00Z">
        <w:r w:rsidR="00562A5F" w:rsidRPr="00926F2C" w:rsidDel="00625EFB">
          <w:rPr>
            <w:bCs/>
          </w:rPr>
          <w:delText xml:space="preserve">(southern) </w:delText>
        </w:r>
      </w:del>
      <w:r w:rsidR="00562A5F" w:rsidRPr="00926F2C">
        <w:rPr>
          <w:bCs/>
        </w:rPr>
        <w:t xml:space="preserve">edge of the population range </w:t>
      </w:r>
      <w:r w:rsidRPr="00926F2C">
        <w:rPr>
          <w:bCs/>
        </w:rPr>
        <w:t xml:space="preserve">have the strongest response </w:t>
      </w:r>
      <w:r w:rsidR="00562A5F" w:rsidRPr="00926F2C">
        <w:rPr>
          <w:bCs/>
        </w:rPr>
        <w:fldChar w:fldCharType="begin"/>
      </w:r>
      <w:r w:rsidR="00562A5F" w:rsidRPr="00926F2C">
        <w:rPr>
          <w:bCs/>
        </w:rPr>
        <w:instrText xml:space="preserve"> ADDIN ZOTERO_ITEM CSL_CITATION {"citationID":"FkrgOmPG","properties":{"formattedCitation":"(Beaudry\\uc0\\u8208{}Sylvestre et al. 2024)","plainCitation":"(Beaudry</w:instrText>
      </w:r>
      <w:r w:rsidR="00562A5F" w:rsidRPr="00926F2C">
        <w:rPr>
          <w:rFonts w:ascii="Cambria Math" w:hAnsi="Cambria Math" w:cs="Cambria Math"/>
          <w:bCs/>
        </w:rPr>
        <w:instrText>‐</w:instrText>
      </w:r>
      <w:r w:rsidR="00562A5F" w:rsidRPr="00926F2C">
        <w:rPr>
          <w:bCs/>
        </w:rPr>
        <w:instrText>Sylvestre et al. 2024)","noteIndex":0},"citationItems":[{"id":474,"uris":["http://zotero.org/users/11233743/items/XW6SJZ6Y"],"itemData":{"id":474,"type":"article-journal","abstract":"Body size is a key component of individual fitness and an important factor in the structure and functioning of populations and ecosystems. Disentangling the effects of environmental change, harvest and intra-­ and inter-­specific trophic effects on body size remains challenging for populations in the wild. Herring in the Northwest Atlantic provide a strong basis for evaluating hypotheses related to these drivers given that they have experienced significant warming and harvest over the past century, while also having been exposed to a wide range of other selective constraints across their range. Using data on mean length-­at-­age 4 for the sixteen principal populations over a period of 53 cohorts (1962–2014), we fitted a series of empirical models for temporal and between-p­ opulation variation in the response to changes in sea surface temperature. We find evidence for a unified cross-p­ opulation response in the form of a parabolic function according to which populations in naturally warmer environments have responded more negatively to increasing temperature compared with those in colder locations. Temporal variation in residuals from this function was highly coherent among populations, further suggesting a common response to a large-­scale environmental driver. The synchrony observed in this study system, despite strong differences in harvest and ecological histories among populations and over time, clearly indicates a dominant role of environmental change on size-­at-­age in wild populations, in contrast to commonly reported effects of fishing. This finding has important implications for the management of fisheries as it indicates that a key trait associated with population productivity may be under considerably less short-­term management control than currently assumed. Our study, overall, illustrates the need for a comparative approach within species for inferences concerning the many possible effects on body size of natural and anthropogenic drivers in the wild.","container-title":"Global Change Biology","DOI":"10.1111/gcb.17187","ISSN":"1354-1013, 1365-2486","issue":"3","journalAbbreviation":"Global Change Biology","language":"en","page":"e17187","source":"DOI.org (Crossref)","title":"Coherent long</w:instrText>
      </w:r>
      <w:r w:rsidR="00562A5F" w:rsidRPr="00926F2C">
        <w:rPr>
          <w:rFonts w:ascii="Cambria Math" w:hAnsi="Cambria Math" w:cs="Cambria Math"/>
          <w:bCs/>
        </w:rPr>
        <w:instrText>‐</w:instrText>
      </w:r>
      <w:r w:rsidR="00562A5F" w:rsidRPr="00926F2C">
        <w:rPr>
          <w:bCs/>
        </w:rPr>
        <w:instrText>term body</w:instrText>
      </w:r>
      <w:r w:rsidR="00562A5F" w:rsidRPr="00926F2C">
        <w:rPr>
          <w:rFonts w:ascii="Cambria Math" w:hAnsi="Cambria Math" w:cs="Cambria Math"/>
          <w:bCs/>
        </w:rPr>
        <w:instrText>‐</w:instrText>
      </w:r>
      <w:r w:rsidR="00562A5F" w:rsidRPr="00926F2C">
        <w:rPr>
          <w:bCs/>
        </w:rPr>
        <w:instrText>size responses across all Northwest Atlantic herring populations to warming and environmental change despite contrasting harvest and ecological factors","volume":"30","author":[{"family":"Beaudry</w:instrText>
      </w:r>
      <w:r w:rsidR="00562A5F" w:rsidRPr="00926F2C">
        <w:rPr>
          <w:rFonts w:ascii="Cambria Math" w:hAnsi="Cambria Math" w:cs="Cambria Math"/>
          <w:bCs/>
        </w:rPr>
        <w:instrText>‐</w:instrText>
      </w:r>
      <w:r w:rsidR="00562A5F" w:rsidRPr="00926F2C">
        <w:rPr>
          <w:bCs/>
        </w:rPr>
        <w:instrText>Sylvestre","given":"Manuelle"},{"family":"Beno</w:instrText>
      </w:r>
      <w:r w:rsidR="00562A5F" w:rsidRPr="00926F2C">
        <w:rPr>
          <w:rFonts w:ascii="Aptos" w:hAnsi="Aptos" w:cs="Aptos"/>
          <w:bCs/>
        </w:rPr>
        <w:instrText>î</w:instrText>
      </w:r>
      <w:r w:rsidR="00562A5F" w:rsidRPr="00926F2C">
        <w:rPr>
          <w:bCs/>
        </w:rPr>
        <w:instrText xml:space="preserve">t","given":"Hugues P."},{"family":"Hutchings","given":"Jeffrey A."}],"issued":{"date-parts":[["2024",3]]}}}],"schema":"https://github.com/citation-style-language/schema/raw/master/csl-citation.json"} </w:instrText>
      </w:r>
      <w:r w:rsidR="00562A5F" w:rsidRPr="00926F2C">
        <w:rPr>
          <w:bCs/>
        </w:rPr>
        <w:fldChar w:fldCharType="separate"/>
      </w:r>
      <w:r w:rsidR="00562A5F" w:rsidRPr="00926F2C">
        <w:rPr>
          <w:rFonts w:ascii="Aptos" w:hAnsi="Aptos" w:cs="Times New Roman"/>
          <w:kern w:val="0"/>
        </w:rPr>
        <w:t>(Beaudry‐Sylvestre et al. 2024)</w:t>
      </w:r>
      <w:r w:rsidR="00562A5F" w:rsidRPr="00926F2C">
        <w:rPr>
          <w:bCs/>
        </w:rPr>
        <w:fldChar w:fldCharType="end"/>
      </w:r>
      <w:r w:rsidR="00562A5F" w:rsidRPr="00926F2C">
        <w:rPr>
          <w:bCs/>
        </w:rPr>
        <w:t xml:space="preserve">. </w:t>
      </w:r>
      <w:r w:rsidR="00436016" w:rsidRPr="00926F2C">
        <w:rPr>
          <w:bCs/>
        </w:rPr>
        <w:t>It</w:t>
      </w:r>
      <w:r w:rsidR="00562A5F" w:rsidRPr="00926F2C">
        <w:rPr>
          <w:bCs/>
        </w:rPr>
        <w:t xml:space="preserve"> has been difficult to definitively link </w:t>
      </w:r>
      <w:r w:rsidRPr="00926F2C">
        <w:rPr>
          <w:bCs/>
        </w:rPr>
        <w:t>warming ocean temperatures</w:t>
      </w:r>
      <w:r w:rsidR="00562A5F" w:rsidRPr="00926F2C">
        <w:rPr>
          <w:bCs/>
        </w:rPr>
        <w:t xml:space="preserve"> to recent declines in spawning stock biomass of US herring stocks</w:t>
      </w:r>
      <w:r w:rsidRPr="00926F2C">
        <w:rPr>
          <w:bCs/>
        </w:rPr>
        <w:t>, likely</w:t>
      </w:r>
      <w:r w:rsidR="00562A5F" w:rsidRPr="00926F2C">
        <w:rPr>
          <w:bCs/>
        </w:rPr>
        <w:t xml:space="preserve"> </w:t>
      </w:r>
      <w:r w:rsidRPr="00926F2C">
        <w:rPr>
          <w:bCs/>
        </w:rPr>
        <w:t>due to confounding effects</w:t>
      </w:r>
      <w:r w:rsidR="00562A5F" w:rsidRPr="00926F2C">
        <w:rPr>
          <w:bCs/>
        </w:rPr>
        <w:t xml:space="preserve"> of historical exploitation </w:t>
      </w:r>
      <w:r w:rsidR="00562A5F" w:rsidRPr="00926F2C">
        <w:rPr>
          <w:bCs/>
        </w:rPr>
        <w:fldChar w:fldCharType="begin"/>
      </w:r>
      <w:r w:rsidR="00562A5F" w:rsidRPr="00926F2C">
        <w:rPr>
          <w:bCs/>
        </w:rPr>
        <w:instrText xml:space="preserve"> ADDIN ZOTERO_ITEM CSL_CITATION {"citationID":"HkKy2ccR","properties":{"formattedCitation":"(Pershing et al. 2021)","plainCitation":"(Pershing et al. 2021)","noteIndex":0},"citationItems":[{"id":345,"uris":["http://zotero.org/users/11233743/items/CTVZXEI8"],"itemData":{"id":345,"type":"article-journal","abstract":"The Gulf of Maine has recently experienced its warmest 5-year period (2015–2020) in the instrumental record. This warming was associated with a decline in the signature subarctic zooplankton species, Calanus finmarchicus. The temperature changes have also led to impacts on commercial species such as Atlantic cod (Gadus morhua) and American lobster (Homarus americanus) and protected species including Atlantic puffins (Fratercula arctica) and northern right whales (Eubalaena glacialis). The recent period also saw a decline in Atlantic herring (Clupea harengus) recruitment and an increase in novel harmful algal species, although these have not been attributed to the recent warming. Here, we use an ensemble of numerical ocean models to characterize expected ocean conditions in the middle of this century. Under the high CO2 emissions scenario (RCP8.5), the average temperature in the Gulf of Maine is expected to increase 1.1 C to 2.4 C relative to the 1976–2005 average. Surface salinity is expected to decrease, leading to enhanced water column stratification. These physical changes are likely to lead to additional declines in subarctic species including C. finmarchicus, American lobster, and Atlantic cod and an increase in temperate species. The ecosystem changes have already impacted human communities through altered delivery of ecosystem services derived from the marine environment. Continued warming is expected to lead to a loss of heritage, changes in culture, and the necessity for adaptation.","container-title":"Elementa: Science of the Anthropocene","DOI":"10.1525/elementa.2020.00076","ISSN":"2325-1026","issue":"1","language":"en","license":"http://creativecommons.org/licenses/by/4.0/","page":"00076","source":"DOI.org (Crossref)","title":"Climate impacts on the Gulf of Maine ecosystem","volume":"9","author":[{"family":"Pershing","given":"Andrew J."},{"family":"Alexander","given":"Michael A."},{"family":"Brady","given":"Damian C."},{"family":"Brickman","given":"David"},{"family":"Curchitser","given":"Enrique N."},{"family":"Diamond","given":"Antony W."},{"family":"McClenachan","given":"Loren"},{"family":"Mills","given":"Katherine E."},{"family":"Nichols","given":"Owen C."},{"family":"Pendleton","given":"Daniel E."},{"family":"Record","given":"Nicholas R."},{"family":"Scott","given":"James D."},{"family":"Staudinger","given":"Michelle D."},{"family":"Wang","given":"Yanjun"}],"issued":{"date-parts":[["2021",8,4]]}}}],"schema":"https://github.com/citation-style-language/schema/raw/master/csl-citation.json"} </w:instrText>
      </w:r>
      <w:r w:rsidR="00562A5F" w:rsidRPr="00926F2C">
        <w:rPr>
          <w:bCs/>
        </w:rPr>
        <w:fldChar w:fldCharType="separate"/>
      </w:r>
      <w:r w:rsidR="00562A5F" w:rsidRPr="00926F2C">
        <w:rPr>
          <w:rFonts w:ascii="Aptos" w:hAnsi="Aptos"/>
        </w:rPr>
        <w:t>(Pershing et al. 2021)</w:t>
      </w:r>
      <w:r w:rsidR="00562A5F" w:rsidRPr="00926F2C">
        <w:rPr>
          <w:bCs/>
        </w:rPr>
        <w:fldChar w:fldCharType="end"/>
      </w:r>
      <w:r w:rsidR="00562A5F" w:rsidRPr="00926F2C">
        <w:rPr>
          <w:bCs/>
        </w:rPr>
        <w:t xml:space="preserve"> and the effects of density-dependence </w:t>
      </w:r>
      <w:r w:rsidR="00562A5F" w:rsidRPr="00926F2C">
        <w:rPr>
          <w:bCs/>
        </w:rPr>
        <w:fldChar w:fldCharType="begin"/>
      </w:r>
      <w:r w:rsidR="00562A5F" w:rsidRPr="00926F2C">
        <w:rPr>
          <w:bCs/>
        </w:rPr>
        <w:instrText xml:space="preserve"> ADDIN ZOTERO_ITEM CSL_CITATION {"citationID":"yrBjcyRn","properties":{"formattedCitation":"(Becker et al. 2020)","plainCitation":"(Becker et al. 2020)","noteIndex":0},"citationItems":[{"id":471,"uris":["http://zotero.org/users/11233743/items/JF4SZHGF"],"itemData":{"id":471,"type":"article-journal","abstract":"Variability in life history traits and structural diversity of commercially exploited fishes in response to stress can impact their population dynamics and sustainability. Using data from a fishery dependent sampling program from 1978 to 2011, we evaluated temporal variability of size and growth of adult Atlantic herring (Clupea harengus) in the Gulf of Maine. We then developed and tested the hypotheses on the links of such temporal changes to population density and environmental factors and found decreases in size and growth potential. Generalized additive models found that density dependence was the main driver of such changes over sea surface temperature and salinity. Our results highlight the importance of density dependent processes in regulating growth and population size structure for Atlantic herring in the Gulf of Maine.","container-title":"Journal of Fish Biology","DOI":"10.1111/jfb.14430","ISSN":"0022-1112, 1095-8649","issue":"4","journalAbbreviation":"Journal of Fish Biology","language":"en","page":"953-963","source":"DOI.org (Crossref)","title":"Temporal variability in size and growth of Atlantic herring in the Gulf of Maine","title-short":"Temporal variability in size and growth of &lt;span style=\"font-variant","volume":"97","author":[{"family":"Becker","given":"James R."},{"family":"Cieri","given":"Matthew D."},{"family":"Libby","given":"David A."},{"family":"St. Gelais","given":"Adam"},{"family":"Sherwood","given":"Graham D."},{"family":"Chen","given":"Yong"}],"issued":{"date-parts":[["2020",10]]}}}],"schema":"https://github.com/citation-style-language/schema/raw/master/csl-citation.json"} </w:instrText>
      </w:r>
      <w:r w:rsidR="00562A5F" w:rsidRPr="00926F2C">
        <w:rPr>
          <w:bCs/>
        </w:rPr>
        <w:fldChar w:fldCharType="separate"/>
      </w:r>
      <w:r w:rsidR="00562A5F" w:rsidRPr="00926F2C">
        <w:rPr>
          <w:rFonts w:ascii="Aptos" w:hAnsi="Aptos"/>
        </w:rPr>
        <w:t>(Becker et al. 2020)</w:t>
      </w:r>
      <w:r w:rsidR="00562A5F" w:rsidRPr="00926F2C">
        <w:rPr>
          <w:bCs/>
        </w:rPr>
        <w:fldChar w:fldCharType="end"/>
      </w:r>
      <w:r w:rsidR="00436016" w:rsidRPr="00926F2C">
        <w:rPr>
          <w:bCs/>
        </w:rPr>
        <w:t>. Despite this,</w:t>
      </w:r>
      <w:r w:rsidR="00710539" w:rsidRPr="00926F2C">
        <w:rPr>
          <w:bCs/>
        </w:rPr>
        <w:t xml:space="preserve"> </w:t>
      </w:r>
      <w:ins w:id="113" w:author="Katie Lankowicz" w:date="2025-10-21T10:52:00Z" w16du:dateUtc="2025-10-21T14:52:00Z">
        <w:r w:rsidR="00CB2CCF">
          <w:rPr>
            <w:bCs/>
          </w:rPr>
          <w:t xml:space="preserve">increasing surface </w:t>
        </w:r>
      </w:ins>
      <w:r w:rsidR="00562A5F" w:rsidRPr="00926F2C">
        <w:rPr>
          <w:bCs/>
        </w:rPr>
        <w:t>temperature</w:t>
      </w:r>
      <w:ins w:id="114" w:author="Katie Lankowicz" w:date="2025-10-21T10:52:00Z" w16du:dateUtc="2025-10-21T14:52:00Z">
        <w:r w:rsidR="00CB2CCF">
          <w:rPr>
            <w:bCs/>
          </w:rPr>
          <w:t>s</w:t>
        </w:r>
      </w:ins>
      <w:r w:rsidR="00562A5F" w:rsidRPr="00926F2C">
        <w:rPr>
          <w:bCs/>
        </w:rPr>
        <w:t xml:space="preserve"> </w:t>
      </w:r>
      <w:r w:rsidR="00D171AE" w:rsidRPr="00926F2C">
        <w:rPr>
          <w:bCs/>
        </w:rPr>
        <w:t>ha</w:t>
      </w:r>
      <w:ins w:id="115" w:author="Katie Lankowicz" w:date="2025-10-21T10:52:00Z" w16du:dateUtc="2025-10-21T14:52:00Z">
        <w:r w:rsidR="00CB2CCF">
          <w:rPr>
            <w:bCs/>
          </w:rPr>
          <w:t>ve</w:t>
        </w:r>
      </w:ins>
      <w:del w:id="116" w:author="Katie Lankowicz" w:date="2025-10-21T10:52:00Z" w16du:dateUtc="2025-10-21T14:52:00Z">
        <w:r w:rsidR="00D171AE" w:rsidRPr="00926F2C" w:rsidDel="00CB2CCF">
          <w:rPr>
            <w:bCs/>
          </w:rPr>
          <w:delText>s</w:delText>
        </w:r>
      </w:del>
      <w:r w:rsidR="00562A5F" w:rsidRPr="00926F2C">
        <w:rPr>
          <w:bCs/>
        </w:rPr>
        <w:t xml:space="preserve"> been shown to </w:t>
      </w:r>
      <w:del w:id="117" w:author="Katie Lankowicz" w:date="2025-10-16T17:28:00Z" w16du:dateUtc="2025-10-16T20:28:00Z">
        <w:r w:rsidR="00562A5F" w:rsidRPr="00926F2C" w:rsidDel="001F6AAD">
          <w:rPr>
            <w:bCs/>
          </w:rPr>
          <w:delText xml:space="preserve">affect </w:delText>
        </w:r>
      </w:del>
      <w:ins w:id="118" w:author="Katie Lankowicz" w:date="2025-10-16T17:28:00Z" w16du:dateUtc="2025-10-16T20:28:00Z">
        <w:r w:rsidR="001F6AAD">
          <w:rPr>
            <w:bCs/>
          </w:rPr>
          <w:t>decrease</w:t>
        </w:r>
        <w:r w:rsidR="001F6AAD" w:rsidRPr="00926F2C">
          <w:rPr>
            <w:bCs/>
          </w:rPr>
          <w:t xml:space="preserve"> </w:t>
        </w:r>
      </w:ins>
      <w:r w:rsidR="00562A5F" w:rsidRPr="00926F2C">
        <w:rPr>
          <w:bCs/>
        </w:rPr>
        <w:t>recruitment</w:t>
      </w:r>
      <w:ins w:id="119" w:author="Katie Lankowicz" w:date="2025-10-16T17:29:00Z" w16du:dateUtc="2025-10-16T20:29:00Z">
        <w:r w:rsidR="001F6AAD">
          <w:rPr>
            <w:bCs/>
          </w:rPr>
          <w:t xml:space="preserve"> </w:t>
        </w:r>
      </w:ins>
      <w:r w:rsidR="001F6AAD">
        <w:rPr>
          <w:bCs/>
        </w:rPr>
        <w:fldChar w:fldCharType="begin"/>
      </w:r>
      <w:r w:rsidR="001F6AAD">
        <w:rPr>
          <w:bCs/>
        </w:rPr>
        <w:instrText xml:space="preserve"> ADDIN ZOTERO_ITEM CSL_CITATION {"citationID":"RYFpUJOi","properties":{"formattedCitation":"(Mills et al. 2024)","plainCitation":"(Mills et al. 2024)","noteIndex":0},"citationItems":[{"id":760,"uris":["http://zotero.org/users/11233743/items/W9ZQT5KK"],"itemData":{"id":760,"type":"article-journal","abstract":"Ocean waters of the Northeast US continental shelf have warmed rapidly in recent years, with sea surface temperatures rising 2.5 times faster than those of the global oceans. With this strong warming trend, the frequency and duration of marine heatwaves have increased. These temperature changes stood out as a distinct warm temperature regime during the 2010s. During this decade, fish population characteristics also differed from the past. Species distribution shifts were detected for many species, demonstrating one way species could adapt to warming conditions. However, for most species, distribution shifts were insufficient to avoid warmer surface or bottom temperatures. As species occupied warmer habitats, growth patterns aligned with expectations for warming temperatures. Consistent with the temperature-size rule, some species exhibited faster growth at early life stages but plateaued at smaller body sizes; other species, however, experienced reduced growth across all ages, indicating thermal stress. Finally, population productivity indexed by the recruit-to-spawner ratio declined significantly during the 2010s for some populations. Changes in these three processes—distribution, growth, and productivity—indicate the emergence of climate change signals across multiple Northeast US fish populations. These effects create new challenges for fishery managers and industry participants operating in the context of non-stationarity and uncertainty.","container-title":"ICES Journal of Marine Science","DOI":"10.1093/icesjms/fsad208","ISSN":"1054-3139, 1095-9289","issue":"2","language":"en","license":"https://creativecommons.org/licenses/by/4.0/","page":"375-389","source":"DOI.org (Crossref)","title":"Multispecies population-scale emergence of climate change signals in an ocean warming hotspot","volume":"81","author":[{"family":"Mills","given":"Katherine E"},{"family":"Kemberling","given":"Adam"},{"family":"Kerr","given":"Lisa A"},{"family":"Lucey","given":"Sean M"},{"family":"McBride","given":"Richard S"},{"family":"Nye","given":"Janet A"},{"family":"Pershing","given":"Andrew J"},{"family":"Barajas","given":"Miguel"},{"family":"Lovas","given":"Carly S"}],"editor":[{"family":"Bartolino","given":"Valerio"}],"issued":{"date-parts":[["2024",3,11]]}}}],"schema":"https://github.com/citation-style-language/schema/raw/master/csl-citation.json"} </w:instrText>
      </w:r>
      <w:r w:rsidR="001F6AAD">
        <w:rPr>
          <w:bCs/>
        </w:rPr>
        <w:fldChar w:fldCharType="separate"/>
      </w:r>
      <w:r w:rsidR="001F6AAD" w:rsidRPr="001F6AAD">
        <w:rPr>
          <w:rFonts w:ascii="Aptos" w:hAnsi="Aptos"/>
        </w:rPr>
        <w:t>(Mills et al. 2024)</w:t>
      </w:r>
      <w:r w:rsidR="001F6AAD">
        <w:rPr>
          <w:bCs/>
        </w:rPr>
        <w:fldChar w:fldCharType="end"/>
      </w:r>
      <w:r w:rsidR="00562A5F" w:rsidRPr="00926F2C">
        <w:rPr>
          <w:bCs/>
        </w:rPr>
        <w:t xml:space="preserve"> </w:t>
      </w:r>
      <w:r w:rsidR="00D171AE" w:rsidRPr="00926F2C">
        <w:rPr>
          <w:bCs/>
        </w:rPr>
        <w:t xml:space="preserve">and </w:t>
      </w:r>
      <w:ins w:id="120" w:author="Katie Lankowicz" w:date="2025-10-16T17:28:00Z" w16du:dateUtc="2025-10-16T20:28:00Z">
        <w:r w:rsidR="001F6AAD">
          <w:rPr>
            <w:bCs/>
          </w:rPr>
          <w:t xml:space="preserve">affect </w:t>
        </w:r>
      </w:ins>
      <w:r w:rsidR="00D171AE" w:rsidRPr="00926F2C">
        <w:rPr>
          <w:bCs/>
        </w:rPr>
        <w:t xml:space="preserve">phenology </w:t>
      </w:r>
      <w:del w:id="121" w:author="Katie Lankowicz" w:date="2025-10-16T17:28:00Z" w16du:dateUtc="2025-10-16T20:28:00Z">
        <w:r w:rsidR="00562A5F" w:rsidRPr="00926F2C" w:rsidDel="001F6AAD">
          <w:rPr>
            <w:bCs/>
          </w:rPr>
          <w:delText xml:space="preserve">in Canadian stocks in the Bay of Fundy and Scotian Shelf </w:delText>
        </w:r>
      </w:del>
      <w:r w:rsidR="00562A5F" w:rsidRPr="00926F2C">
        <w:rPr>
          <w:bCs/>
        </w:rPr>
        <w:fldChar w:fldCharType="begin"/>
      </w:r>
      <w:r w:rsidR="00562A5F" w:rsidRPr="00926F2C">
        <w:rPr>
          <w:bCs/>
        </w:rPr>
        <w:instrText xml:space="preserve"> ADDIN ZOTERO_ITEM CSL_CITATION {"citationID":"WywOs0bK","properties":{"formattedCitation":"(Boyce et al. 2021)","plainCitation":"(Boyce et al. 2021)","noteIndex":0},"citationItems":[{"id":443,"uris":["http://zotero.org/users/11233743/items/F524GTJ5"],"itemData":{"id":443,"type":"article-journal","abstract":"Since 1960, landings of Atlantic herring have been the greatest of any marine species in Canada, surpassing Atlantic cod and accounting for 24% of the total seafood harvested in Atlantic Canada. The Scotian Shelf-­Bay of Fundy herring fisheries (NAFO Division 4VWX) is among Canada's oldest and drives this productivity, accounting for up to 75% of the total herring catch in some years. The stocks’ productivity and overall health have declined since 1965. Despite management measures to promote recovery implemented since 2003, biomass remains low and is declining. The factors that drive the productivity of 4VWX herring are primarily unresolved, likely impeding the effectiveness of management actions on this stock. We evaluated potential drivers of herring variability by analyzing 52 time-­series that describe the temporal and spatial evolution of the 4VWX herring population and the physical, ecological, and anthropogenic factors that could affect them using structural equation models. Variation in herring biomass was best accounted for by the exploitation rate's negative effect and the geographic distribution of fishing and recruitment. Thermal phenology and temperature adversely and egg predation positively impacted the early life stage mortality rate and, ultimately, adult biomass. These findings are broadly relevant to fisheries management, but particularly for 4VWX herring, where the current management approach does not consider their early life stage dynamics or assess them within the ecosystem or climate change contexts.","container-title":"Ecology and Evolution","DOI":"10.1002/ece3.8411","ISSN":"2045-7758, 2045-7758","issue":"24","journalAbbreviation":"Ecology and Evolution","language":"en","page":"18136-18150","source":"DOI.org (Crossref)","title":"Fishing, predation, and temperature drive herring decline in a large marine ecosystem","volume":"11","author":[{"family":"Boyce","given":"Daniel G."},{"family":"Petrie","given":"Brian"},{"family":"Frank","given":"Kenneth T."}],"issued":{"date-parts":[["2021",12]]}}}],"schema":"https://github.com/citation-style-language/schema/raw/master/csl-citation.json"} </w:instrText>
      </w:r>
      <w:r w:rsidR="00562A5F" w:rsidRPr="00926F2C">
        <w:rPr>
          <w:bCs/>
        </w:rPr>
        <w:fldChar w:fldCharType="separate"/>
      </w:r>
      <w:r w:rsidR="00562A5F" w:rsidRPr="00926F2C">
        <w:rPr>
          <w:rFonts w:ascii="Aptos" w:hAnsi="Aptos"/>
        </w:rPr>
        <w:t>(Boyce et al. 2021)</w:t>
      </w:r>
      <w:r w:rsidR="00562A5F" w:rsidRPr="00926F2C">
        <w:rPr>
          <w:bCs/>
        </w:rPr>
        <w:fldChar w:fldCharType="end"/>
      </w:r>
      <w:r w:rsidRPr="00926F2C">
        <w:rPr>
          <w:bCs/>
        </w:rPr>
        <w:t>. Additionally,</w:t>
      </w:r>
      <w:r w:rsidR="00562A5F" w:rsidRPr="00926F2C">
        <w:rPr>
          <w:bCs/>
        </w:rPr>
        <w:t xml:space="preserve"> several studies predict a decrease in thermally</w:t>
      </w:r>
      <w:r w:rsidRPr="00926F2C">
        <w:rPr>
          <w:bCs/>
        </w:rPr>
        <w:t xml:space="preserve"> </w:t>
      </w:r>
      <w:r w:rsidR="00562A5F" w:rsidRPr="00926F2C">
        <w:rPr>
          <w:bCs/>
        </w:rPr>
        <w:t xml:space="preserve">suitable habitat and </w:t>
      </w:r>
      <w:r w:rsidRPr="00926F2C">
        <w:rPr>
          <w:bCs/>
        </w:rPr>
        <w:t xml:space="preserve">an </w:t>
      </w:r>
      <w:r w:rsidR="00562A5F" w:rsidRPr="00926F2C">
        <w:rPr>
          <w:bCs/>
        </w:rPr>
        <w:t xml:space="preserve">associated decrease in abundance for herring in the GoM by 2050 </w:t>
      </w:r>
      <w:r w:rsidR="00562A5F" w:rsidRPr="00926F2C">
        <w:rPr>
          <w:bCs/>
        </w:rPr>
        <w:fldChar w:fldCharType="begin"/>
      </w:r>
      <w:r w:rsidR="00562A5F" w:rsidRPr="00926F2C">
        <w:rPr>
          <w:bCs/>
        </w:rPr>
        <w:instrText xml:space="preserve"> ADDIN ZOTERO_ITEM CSL_CITATION {"citationID":"Wb9c9o2y","properties":{"formattedCitation":"(Kleisner et al. 2017, Allyn et al. 2020)","plainCitation":"(Kleisner et al. 2017, Allyn et al. 2020)","noteIndex":0},"citationItems":[{"id":344,"uris":["http://zotero.org/users/11233743/items/UQ2D2KLG"],"itemData":{"id":344,"type":"article-journal","abstract":"The U.S. Northeast Continental Shelf marine ecosystem has warmed much faster than the global ocean and it is expected that this enhanced warming will continue through this century. Complex bathymetry and ocean circulation in this region have contributed to biases in global climate model simulations of the Shelf waters. Increasing the resolution of these models results in reductions in the bias of future climate change projections and indicates greater warming than suggested by coarse resolution climate projections. Here, we used a high-resolution global climate model and historical observations of species distributions from a trawl survey to examine changes in the future distribution of suitable thermal habitat for various demersal and pelagic species on the Shelf. Along the southern portion of the shelf (Mid-Atlantic Bight and Georges Bank), a projected 4.1 °C (surface) to 5.0 °C (bottom) warming of ocean temperature from current conditions results in a northward shift of the thermal habitat for the majority of species. While some southern species like butterﬁsh and black sea bass are projected to have moderate losses in suitable thermal habitat, there are potentially signiﬁcant increases for many species including summer ﬂounder, striped bass, and Atlantic croaker. In the north, in the Gulf of Maine, a projected 3.7 °C (surface) to 3.9 °C (bottom) warming from current conditions results in substantial reductions in suitable thermal habitat such that species currently inhabiting this region may not remain in these waters under continued warming. We project a loss in suitable thermal habitat for key northern species including Acadian redﬁsh, American plaice, Atlantic cod, haddock, and thorney skate, but potential gains for some species including spiny dogﬁsh and American lobster. We illustrate how changes in suitable thermal habitat of important commercially ﬁshed species may impact local ﬁshing communities and potentially impact major ﬁshing ports along the U.S. Northeast Shelf. Given the complications of multiple drivers including species interactions and ﬁshing pressure, it is difﬁcult to predict exactly how species will shift. However, observations of species distribution shifts in the historical record under ocean warming suggest that temperature will play a primary role in inﬂuencing how species fare. Our results provide critical information on the potential for suitable thermal habitat on the U.S. Northeast Shelf for demersal species in the region, and may contribute to the development of ecosystem-based ﬁsheries management strategies in response to climate change.","container-title":"Progress in Oceanography","DOI":"10.1016/j.pocean.2017.04.001","ISSN":"00796611","journalAbbreviation":"Progress in Oceanography","language":"en","page":"24-36","source":"DOI.org (Crossref)","title":"Marine species distribution shifts on the U.S. Northeast Continental Shelf under continued ocean warming","volume":"153","author":[{"family":"Kleisner","given":"Kristin M."},{"family":"Fogarty","given":"Michael J."},{"family":"McGee","given":"Sally"},{"family":"Hare","given":"Jonathan A."},{"family":"Moret","given":"Skye"},{"family":"Perretti","given":"Charles T."},{"family":"Saba","given":"Vincent S."}],"issued":{"date-parts":[["2017",4]]}}},{"id":445,"uris":["http://zotero.org/users/11233743/items/ICB75LE5"],"itemData":{"id":445,"type":"article-journal","container-title":"PLOS ONE","DOI":"10.1371/journal.pone.0231595","ISSN":"1932-6203","issue":"4","journalAbbreviation":"PLoS ONE","language":"en","page":"e0231595","source":"DOI.org (Crossref)","title":"Comparing and synthesizing quantitative distribution models and qualitative vulnerability assessments to project marine species distributions under climate change","volume":"15","author":[{"family":"Allyn","given":"Andrew J."},{"family":"Alexander","given":"Michael A."},{"family":"Franklin","given":"Bradley S."},{"family":"Massiot-Granier","given":"Felix"},{"family":"Pershing","given":"Andrew J."},{"family":"Scott","given":"James D."},{"family":"Mills","given":"Katherine E."}],"editor":[{"family":"Peck","given":"Myron"}],"issued":{"date-parts":[["2020",4,16]]}}}],"schema":"https://github.com/citation-style-language/schema/raw/master/csl-citation.json"} </w:instrText>
      </w:r>
      <w:r w:rsidR="00562A5F" w:rsidRPr="00926F2C">
        <w:rPr>
          <w:bCs/>
        </w:rPr>
        <w:fldChar w:fldCharType="separate"/>
      </w:r>
      <w:r w:rsidR="00562A5F" w:rsidRPr="00926F2C">
        <w:rPr>
          <w:rFonts w:ascii="Aptos" w:hAnsi="Aptos"/>
        </w:rPr>
        <w:t>(Kleisner et al. 2017, Allyn et al. 2020)</w:t>
      </w:r>
      <w:r w:rsidR="00562A5F" w:rsidRPr="00926F2C">
        <w:rPr>
          <w:bCs/>
        </w:rPr>
        <w:fldChar w:fldCharType="end"/>
      </w:r>
      <w:r w:rsidR="00562A5F" w:rsidRPr="00926F2C">
        <w:rPr>
          <w:bCs/>
        </w:rPr>
        <w:t>.</w:t>
      </w:r>
      <w:ins w:id="122" w:author="Katie Lankowicz" w:date="2025-10-21T10:53:00Z" w16du:dateUtc="2025-10-21T14:53:00Z">
        <w:r w:rsidR="00CB2CCF">
          <w:rPr>
            <w:bCs/>
          </w:rPr>
          <w:t xml:space="preserve"> These effects are </w:t>
        </w:r>
      </w:ins>
      <w:ins w:id="123" w:author="Katie Lankowicz" w:date="2025-10-23T15:42:00Z" w16du:dateUtc="2025-10-23T19:42:00Z">
        <w:r w:rsidR="00545060">
          <w:rPr>
            <w:bCs/>
          </w:rPr>
          <w:t>consistent with expectations</w:t>
        </w:r>
      </w:ins>
      <w:ins w:id="124" w:author="Katie Lankowicz" w:date="2025-10-21T10:53:00Z" w16du:dateUtc="2025-10-21T14:53:00Z">
        <w:r w:rsidR="00CB2CCF">
          <w:rPr>
            <w:bCs/>
          </w:rPr>
          <w:t xml:space="preserve"> for a species that is near its thermal maximum.</w:t>
        </w:r>
      </w:ins>
      <w:del w:id="125" w:author="Katie Lankowicz" w:date="2025-10-16T17:40:00Z" w16du:dateUtc="2025-10-16T20:40:00Z">
        <w:r w:rsidR="00562A5F" w:rsidRPr="00926F2C" w:rsidDel="001F6AAD">
          <w:rPr>
            <w:bCs/>
          </w:rPr>
          <w:delText xml:space="preserve"> </w:delText>
        </w:r>
      </w:del>
    </w:p>
    <w:p w14:paraId="145FE125" w14:textId="7F8F2A6B" w:rsidR="00CB2CCF" w:rsidRDefault="00CB2CCF" w:rsidP="0005676A">
      <w:pPr>
        <w:spacing w:after="0" w:line="240" w:lineRule="auto"/>
        <w:rPr>
          <w:ins w:id="126" w:author="Katie Lankowicz" w:date="2025-10-21T13:54:00Z" w16du:dateUtc="2025-10-21T17:54:00Z"/>
          <w:bCs/>
        </w:rPr>
      </w:pPr>
    </w:p>
    <w:p w14:paraId="596F5D10" w14:textId="000CB1E2" w:rsidR="001F6AAD" w:rsidRPr="00545060" w:rsidRDefault="00CB2CCF" w:rsidP="0005676A">
      <w:pPr>
        <w:spacing w:after="0" w:line="240" w:lineRule="auto"/>
        <w:rPr>
          <w:bCs/>
        </w:rPr>
      </w:pPr>
      <w:ins w:id="127" w:author="Katie Lankowicz" w:date="2025-10-21T15:35:00Z" w16du:dateUtc="2025-10-21T19:35:00Z">
        <w:r>
          <w:rPr>
            <w:bCs/>
          </w:rPr>
          <w:t>Nearshore fish and in</w:t>
        </w:r>
      </w:ins>
      <w:ins w:id="128" w:author="Katie Lankowicz" w:date="2025-10-21T15:36:00Z" w16du:dateUtc="2025-10-21T19:36:00Z">
        <w:r>
          <w:rPr>
            <w:bCs/>
          </w:rPr>
          <w:t xml:space="preserve">vertebrate assemblages are often characterized by numerical dominance of a few schooling species </w:t>
        </w:r>
        <w:r>
          <w:rPr>
            <w:bCs/>
          </w:rPr>
          <w:fldChar w:fldCharType="begin"/>
        </w:r>
        <w:r>
          <w:rPr>
            <w:bCs/>
          </w:rPr>
          <w:instrText xml:space="preserve"> ADDIN ZOTERO_ITEM CSL_CITATION {"citationID":"fqiNBrbU","properties":{"formattedCitation":"(Olds et al. 2018)","plainCitation":"(Olds et al. 2018)","noteIndex":0},"citationItems":[{"id":770,"uris":["http://zotero.org/users/11233743/items/2TU4LGEN"],"itemData":{"id":770,"type":"article-journal","abstract":"The surf zones of ocean beaches provide habitat for a diversity of fishes and are prime sites for recreational angling and commercial net fisheries. Here, we review the global literature (152 studies) on surf fish ecology to better inform fisheries management and coastal conservation planning. These studies suggest that surf zones support diverse fish assemblages, which are characterized by high numerical dominance (10 species typically comprise 95% of catches), but also show that few families are especially common. The composition of assemblages is highly variable, changing with fluctuations in water temperature, wave climate and the biomass of drifting algae or seagrass. Fish use surf zones as feeding habitats and transit routes, but these areas might not be widely used as spawning sites or juvenile nurseries. These systems are under escalating human pressures, most notably from coastal urbanization and recreational angling. Despite the recognized ecological and economic importance of surf-zone fishes, few studies have tested for impacts of urbanization or fishing. The benefits of marine reserves for fish in surf zones are also rarely measured. We suggest that progress will be made by moving from largely descriptive studies to hypothesis-driven research, which is guided by contemporary ecological theory and adapts modern techniques from research in other ecosystems. A key challenge is to obtain empirical data that are needed to improve the effectiveness of fisheries management and underpin conservation planning for coastal waters.","container-title":"Fish and Fisheries","DOI":"10.1111/faf.12237","ISSN":"1467-2960, 1467-2979","issue":"1","journalAbbreviation":"Fish and Fisheries","language":"en","license":"http://onlinelibrary.wiley.com/termsAndConditions#vor","page":"78-89","source":"DOI.org (Crossref)","title":"The ecology of fish in the surf zones of ocean beaches: A global review","title-short":"The ecology of fish in the surf zones of ocean beaches","volume":"19","author":[{"family":"Olds","given":"Andrew D."},{"family":"Vargas</w:instrText>
        </w:r>
        <w:r>
          <w:rPr>
            <w:rFonts w:ascii="Cambria Math" w:hAnsi="Cambria Math" w:cs="Cambria Math"/>
            <w:bCs/>
          </w:rPr>
          <w:instrText>‐</w:instrText>
        </w:r>
        <w:r>
          <w:rPr>
            <w:bCs/>
          </w:rPr>
          <w:instrText xml:space="preserve">Fonseca","given":"Elena"},{"family":"Connolly","given":"Rod M."},{"family":"Gilby","given":"Ben L."},{"family":"Huijbers","given":"Chantal M."},{"family":"Hyndes","given":"Glenn A."},{"family":"Layman","given":"Craig A."},{"family":"Whitfield","given":"Alan K."},{"family":"Schlacher","given":"Thomas A."}],"issued":{"date-parts":[["2018",1]]}}}],"schema":"https://github.com/citation-style-language/schema/raw/master/csl-citation.json"} </w:instrText>
        </w:r>
        <w:r>
          <w:rPr>
            <w:bCs/>
          </w:rPr>
          <w:fldChar w:fldCharType="separate"/>
        </w:r>
        <w:r w:rsidRPr="00CB2CCF">
          <w:rPr>
            <w:rFonts w:ascii="Aptos" w:hAnsi="Aptos"/>
          </w:rPr>
          <w:t>(Olds et al. 2018)</w:t>
        </w:r>
        <w:r>
          <w:rPr>
            <w:bCs/>
          </w:rPr>
          <w:fldChar w:fldCharType="end"/>
        </w:r>
        <w:r>
          <w:rPr>
            <w:bCs/>
          </w:rPr>
          <w:t xml:space="preserve">. Clupeids (herrings) and </w:t>
        </w:r>
        <w:r>
          <w:t xml:space="preserve">Atherinids (silversides) commonly fill this role in Northwest Atlantic nearshore environments </w:t>
        </w:r>
        <w:r>
          <w:fldChar w:fldCharType="begin"/>
        </w:r>
        <w:r>
          <w:instrText xml:space="preserve"> ADDIN ZOTERO_ITEM CSL_CITATION {"citationID":"6RVwRKk9","properties":{"formattedCitation":"(Targett &amp; McCleave 1974, Teather et al. 2012)","plainCitation":"(Targett &amp; McCleave 1974, Teather et al. 2012)","noteIndex":0},"citationItems":[{"id":225,"uris":["http://zotero.org/users/11233743/items/PEYMQQI3"],"itemData":{"id":225,"type":"article-journal","abstract":"The daytime abundanceand localized distribution of fishes in relation to temperaturewere studied in a small tidal coveby beach seining on sevendates in the Back River estuary, Maine, duringthe summersof 1971and 1972. Temperatureson the sevendatesrangedfrom 15.1-26.2C, and sallnlties ranged from 17.3-24.7•. Eighteen speciesof fishes were captured, with mummichogs,smoothflounders,Ariantic silversidesand Atlantic herring togethercomprisingover 98% of the catch. Mummichogsand Atlantic silversideswere captured primarily near the inner end of the cove,while other abundant specieswere caughtmainly at the outer end of the cove. Several speciesseem well adapted to naturally warm cove temperatures. Others seem now virtually excludedbecauseof warm temperatures.Winter flounder,Atlantic herring, and Atlantic tomcodmight be excludedfrom the coveduring daytime in summerif artificial warming of the covewere permitted.","container-title":"Transactions of the American Fisheries Society","DOI":"10.1577/1548-8659(1974)103&lt;325:SAOFIA&gt;2.0.CO;2","ISSN":"0002-8487, 1548-8659","issue":"2","journalAbbreviation":"Transactions of the American Fisheries Society","language":"en","page":"325-330","source":"DOI.org (Crossref)","title":"Summer Abundance of Fishes in a Maine Tidal Cove with Special Reference to Temperature","volume":"103","author":[{"family":"Targett","given":"Timothy E."},{"family":"McCleave","given":"James D."}],"issued":{"date-parts":[["1974",4]]}}},{"id":775,"uris":["http://zotero.org/users/11233743/items/78LE74NI"],"itemData":{"id":775,"type":"article-journal","abstract":"Fish communities at nine sites in three estuaries, all emptying into Charlottetown Harbour, PE, Canada, were sampled with beach seines to assess variability at small spatial (at the same sites, between sites within estuaries, between adjacent estuaries) and temporal (minutes, hours, days, months, ebb and Àood tides) scales. A total of 11 species were identi¿ed, of which two (Fundulus heteroclitus [Mummichog] and Menidia menidia [Atlantic Silverside]) made up more than 90% of the individuals captured. Samples from the same sites taken 20–30 min apart did not differ with respect to number of individuals, number of species caught, or species diversity. However, the cumulative number of species continued to increase over the ¿rst ¿ve of six samples with repeated sampling at the same location. On larger spatial scales, communities (as measured by the Global R coef¿cients) differed more between sites within estuaries than between adjacent estuaries. Temporal variability in ¿sh community composition was minimal and increased with increasing time between seine hauls. Time of day was weakly but positively correlated with the number of species captured, ¿sh communities captured during Àood and ebb tides did not differ signi¿cantly, and slightly more species were captured in June than in either July or August. An understanding of variability in beach seine samples taken at small spatial and temporal scales is important before implementing sampling programs to look at broad-scale patterns in ¿sh communities.","container-title":"Northeastern Naturalist","DOI":"10.1656/045.019.0307","ISSN":"1092-6194, 1938-5307","issue":"3","journalAbbreviation":"Northeastern Naturalist","language":"en","page":"445-460","source":"DOI.org (Crossref)","title":"Variability in Beach Seine Samples at Small Spatial and Temporal Scales in a Near-Shore Estuarine Environment","volume":"19","author":[{"family":"Teather","given":"Kevin"},{"family":"MacDonald","given":"Pamela"},{"family":"Pater","given":"Christina"}],"issued":{"date-parts":[["2012",9]]}}}],"schema":"https://github.com/citation-style-language/schema/raw/master/csl-citation.json"} </w:instrText>
        </w:r>
        <w:r>
          <w:fldChar w:fldCharType="separate"/>
        </w:r>
        <w:r w:rsidRPr="00CB2CCF">
          <w:rPr>
            <w:rFonts w:ascii="Aptos" w:hAnsi="Aptos"/>
          </w:rPr>
          <w:t>(Targett &amp; McCleave 1974, Teather et al. 2012)</w:t>
        </w:r>
        <w:r>
          <w:fldChar w:fldCharType="end"/>
        </w:r>
        <w:r>
          <w:t xml:space="preserve">. The relative abundances of these </w:t>
        </w:r>
      </w:ins>
      <w:ins w:id="129" w:author="Katie Lankowicz" w:date="2025-10-21T15:41:00Z" w16du:dateUtc="2025-10-21T19:41:00Z">
        <w:r>
          <w:t>taxa</w:t>
        </w:r>
      </w:ins>
      <w:ins w:id="130" w:author="Katie Lankowicz" w:date="2025-10-21T15:36:00Z" w16du:dateUtc="2025-10-21T19:36:00Z">
        <w:r>
          <w:t xml:space="preserve">, and therefore the </w:t>
        </w:r>
      </w:ins>
      <w:ins w:id="131" w:author="Katie Lankowicz" w:date="2025-10-21T15:41:00Z" w16du:dateUtc="2025-10-21T19:41:00Z">
        <w:r>
          <w:t xml:space="preserve">overall </w:t>
        </w:r>
      </w:ins>
      <w:ins w:id="132" w:author="Katie Lankowicz" w:date="2025-10-21T16:04:00Z" w16du:dateUtc="2025-10-21T20:04:00Z">
        <w:r>
          <w:t>community structure</w:t>
        </w:r>
      </w:ins>
      <w:ins w:id="133" w:author="Katie Lankowicz" w:date="2025-10-21T15:37:00Z" w16du:dateUtc="2025-10-21T19:37:00Z">
        <w:r>
          <w:t xml:space="preserve">, are </w:t>
        </w:r>
      </w:ins>
      <w:ins w:id="134" w:author="Katie Lankowicz" w:date="2025-10-21T14:13:00Z" w16du:dateUtc="2025-10-21T18:13:00Z">
        <w:r>
          <w:rPr>
            <w:bCs/>
          </w:rPr>
          <w:t>influenced by a suite of</w:t>
        </w:r>
      </w:ins>
      <w:ins w:id="135" w:author="Katie Lankowicz" w:date="2025-10-21T14:14:00Z" w16du:dateUtc="2025-10-21T18:14:00Z">
        <w:r>
          <w:rPr>
            <w:bCs/>
          </w:rPr>
          <w:t xml:space="preserve"> dynamic environmental characteristics</w:t>
        </w:r>
      </w:ins>
      <w:ins w:id="136" w:author="Katie Lankowicz" w:date="2025-10-21T15:34:00Z" w16du:dateUtc="2025-10-21T19:34:00Z">
        <w:r>
          <w:rPr>
            <w:bCs/>
          </w:rPr>
          <w:t xml:space="preserve"> </w:t>
        </w:r>
      </w:ins>
      <w:r>
        <w:rPr>
          <w:bCs/>
        </w:rPr>
        <w:fldChar w:fldCharType="begin"/>
      </w:r>
      <w:r>
        <w:rPr>
          <w:bCs/>
        </w:rPr>
        <w:instrText xml:space="preserve"> ADDIN ZOTERO_ITEM CSL_CITATION {"citationID":"Y140IJ36","properties":{"formattedCitation":"(Teather et al. 2012, Olds et al. 2018, Guo et al. 2022, Veneranta &amp; Westerbom 2024)","plainCitation":"(Teather et al. 2012, Olds et al. 2018, Guo et al. 2022, Veneranta &amp; Westerbom 2024)","noteIndex":0},"citationItems":[{"id":775,"uris":["http://zotero.org/users/11233743/items/78LE74NI"],"itemData":{"id":775,"type":"article-journal","abstract":"Fish communities at nine sites in three estuaries, all emptying into Charlottetown Harbour, PE, Canada, were sampled with beach seines to assess variability at small spatial (at the same sites, between sites within estuaries, between adjacent estuaries) and temporal (minutes, hours, days, months, ebb and Àood tides) scales. A total of 11 species were identi¿ed, of which two (Fundulus heteroclitus [Mummichog] and Menidia menidia [Atlantic Silverside]) made up more than 90% of the individuals captured. Samples from the same sites taken 20–30 min apart did not differ with respect to number of individuals, number of species caught, or species diversity. However, the cumulative number of species continued to increase over the ¿rst ¿ve of six samples with repeated sampling at the same location. On larger spatial scales, communities (as measured by the Global R coef¿cients) differed more between sites within estuaries than between adjacent estuaries. Temporal variability in ¿sh community composition was minimal and increased with increasing time between seine hauls. Time of day was weakly but positively correlated with the number of species captured, ¿sh communities captured during Àood and ebb tides did not differ signi¿cantly, and slightly more species were captured in June than in either July or August. An understanding of variability in beach seine samples taken at small spatial and temporal scales is important before implementing sampling programs to look at broad-scale patterns in ¿sh communities.","container-title":"Northeastern Naturalist","DOI":"10.1656/045.019.0307","ISSN":"1092-6194, 1938-5307","issue":"3","journalAbbreviation":"Northeastern Naturalist","language":"en","page":"445-460","source":"DOI.org (Crossref)","title":"Variability in Beach Seine Samples at Small Spatial and Temporal Scales in a Near-Shore Estuarine Environment","volume":"19","author":[{"family":"Teather","given":"Kevin"},{"family":"MacDonald","given":"Pamela"},{"family":"Pater","given":"Christina"}],"issued":{"date-parts":[["2012",9]]}}},{"id":770,"uris":["http://zotero.org/users/11233743/items/2TU4LGEN"],"itemData":{"id":770,"type":"article-journal","abstract":"The surf zones of ocean beaches provide habitat for a diversity of fishes and are prime sites for recreational angling and commercial net fisheries. Here, we review the global literature (152 studies) on surf fish ecology to better inform fisheries management and coastal conservation planning. These studies suggest that surf zones support diverse fish assemblages, which are characterized by high numerical dominance (10 species typically comprise 95% of catches), but also show that few families are especially common. The composition of assemblages is highly variable, changing with fluctuations in water temperature, wave climate and the biomass of drifting algae or seagrass. Fish use surf zones as feeding habitats and transit routes, but these areas might not be widely used as spawning sites or juvenile nurseries. These systems are under escalating human pressures, most notably from coastal urbanization and recreational angling. Despite the recognized ecological and economic importance of surf-zone fishes, few studies have tested for impacts of urbanization or fishing. The benefits of marine reserves for fish in surf zones are also rarely measured. We suggest that progress will be made by moving from largely descriptive studies to hypothesis-driven research, which is guided by contemporary ecological theory and adapts modern techniques from research in other ecosystems. A key challenge is to obtain empirical data that are needed to improve the effectiveness of fisheries management and underpin conservation planning for coastal waters.","container-title":"Fish and Fisheries","DOI":"10.1111/faf.12237","ISSN":"1467-2960, 1467-2979","issue":"1","journalAbbreviation":"Fish and Fisheries","language":"en","license":"http://onlinelibrary.wiley.com/termsAndConditions#vor","page":"78-89","source":"DOI.org (Crossref)","title":"The ecology of fish in the surf zones of ocean beaches: A global review","title-short":"The ecology of fish in the surf zones of ocean beaches","volume":"19","author":[{"family":"Olds","given":"Andrew D."},{"family":"Vargas</w:instrText>
      </w:r>
      <w:r>
        <w:rPr>
          <w:rFonts w:ascii="Cambria Math" w:hAnsi="Cambria Math" w:cs="Cambria Math"/>
          <w:bCs/>
        </w:rPr>
        <w:instrText>‐</w:instrText>
      </w:r>
      <w:r>
        <w:rPr>
          <w:bCs/>
        </w:rPr>
        <w:instrText xml:space="preserve">Fonseca","given":"Elena"},{"family":"Connolly","given":"Rod M."},{"family":"Gilby","given":"Ben L."},{"family":"Huijbers","given":"Chantal M."},{"family":"Hyndes","given":"Glenn A."},{"family":"Layman","given":"Craig A."},{"family":"Whitfield","given":"Alan K."},{"family":"Schlacher","given":"Thomas A."}],"issued":{"date-parts":[["2018",1]]}}},{"id":777,"uris":["http://zotero.org/users/11233743/items/M2FVRBX2"],"itemData":{"id":777,"type":"article-journal","abstract":"Estuarine habitats exhibit spatial and temporal variability due to fluctuating hydrological inputs and heterogenous coastal formations. In high-latitude regions, such as the Gulf of Alaska, shifts in coastal hydrology may be further exacerbated by climate warming leading to structural responses in nearshore estuarine fish communities. To better understand relationships between physicochemical factors and fish community structure within highlatitude estuarine systems, we conducted systematic beach seine collections at multiple river mouth sites in a macro-tidal estuary located in the northern Gulf of Alaska (Kachemak Bay) during summer and fall of 2018. The effect of local physicochemical conditions (temperature, salinity, dissolved oxygen, turbidity), spatial factors (site, bay location, current type), and temporal factors (sampling date, month) were assessed in relation to community structure (taxonomic abundances). Juvenile fishes made up a vast majority of the community (99% of total catch) confirming the importance of estuaries as nursery habitats. Variability in fish community was best explained by the combined effects of site and month. Bay location (inner versus outer bay) and current type (low versus high water speeds) represented intermediate spatial factors (broader than site-level) that also had significant effects on community structure. Month and bay location were characterized by spatiotemporal gradients in dissolved oxygen and turbidity, respectively. Juvenile Pacific herring (Clupea pallasii) were associated with more turbid, less saline conditions found in the inner bay, while saffron cod (Eleginus gracilis) were associated with less turbid, more saline conditions of the outer bay. Juvenile Pacific salmon (Oncorhynchus spp.), starry flounder (Platichthys stellatus), and crescent gunnel (Pholis laeta) were associated with low current sites that were not well-defined by any measured physicochemical factor. Adult and juvenile Pacific sand lance (Ammodytes personatus) were good indicators of both the inner bay and high current sites. Temporal patterns in fish abundances confirmed the findings of prior studies in the area - juvenile salmonids appeared early, followed by juvenile gadids, and then sand lance later in the fall. Overall, variability in fish community structure was better explained by overarching spatial and temporal factors rather than by the local physicochemical conditions. These results point to broader scale coastal shifts as potential mechanisms driving changes in community structure within similar systems in this region.","container-title":"Deep Sea Research Part II: Topical Studies in Oceanography","DOI":"10.1016/j.dsr2.2022.105109","ISSN":"09670645","journalAbbreviation":"Deep Sea Research Part II: Topical Studies in Oceanography","language":"en","page":"105109","source":"DOI.org (Crossref)","title":"Environmental factors important to high-latitude nearshore estuarine fish community structure","volume":"201","author":[{"family":"Guo","given":"Chris"},{"family":"Konar","given":"Brenda H."},{"family":"Gorman","given":"Kristen B."},{"family":"Walker","given":"Coowe M."}],"issued":{"date-parts":[["2022",7]]}}},{"id":776,"uris":["http://zotero.org/users/11233743/items/VNSPZ8KJ"],"itemData":{"id":776,"type":"article-journal","abstract":"Sandy beaches and their surf zones characterise many of the world's open coastlines. They are important breeding, nursery and feeding areas for many species of fish. Despite the commonness and importance of sandy beach surf zones, the dynamics, space occupancy and diversity patterns of residing fish is in many places poorly understood. The aim of this study was to (1) characterise the fish community structure in 11 simple structured sandy surf zones of the northern Baltic Sea and (2) relate variation in fish abundance and community structure to a set of chosen abiotic variables. Using beach seine, weekly or biweekly sampling was conducted at fixed sites at 10 occasions throughout a summer season. A total of 60,006 fish individuals belonging to 20 species were recorded. Changes in abundance and community structure were mainly driven by the variation of only five species reflecting species-specific recruitment patterns and different spatial responses to abiotic variables. Dominating groups were Gasterosteidae, Ammodytidae and Gobiidae that together formed 86% of the total adult fish catches. Larval numbers were completely dominated by Gobiidae. Multivariate analyses indicated species-specific responses to measured environmental variables, most important being a combination of wave exposure, beach slope, bottom roughness, and temperature. The present study shows that changes in fish abundance on simple structured sandy sublittoral beaches in the northern Baltic Sea are large over the course of a breeding season. It also reveals that variation in adult and juvenile fish are driven by a set of abiotic factors that influence on the fish assemblage structure through mainly species-specific, rather than through generic responses. Unravelling the degree to which the sandy shore fish community vary in the northern Baltic Sea will help in managing coastal environments that are increasingly being threatened by many anthropogenic stressors.","container-title":"Ecology and Evolution","DOI":"10.1002/ece3.70381","ISSN":"2045-7758, 2045-7758","issue":"10","journalAbbreviation":"Ecology and Evolution","language":"en","page":"e70381","source":"DOI.org (Crossref)","title":"Variation in Community Structure and Abundance of Fish in Simple Structured Shallow Sandy Habitats","volume":"14","author":[{"family":"Veneranta","given":"Lari"},{"family":"Westerbom","given":"Mats"}],"issued":{"date-parts":[["2024",10]]}}}],"schema":"https://github.com/citation-style-language/schema/raw/master/csl-citation.json"} </w:instrText>
      </w:r>
      <w:r>
        <w:rPr>
          <w:bCs/>
        </w:rPr>
        <w:fldChar w:fldCharType="separate"/>
      </w:r>
      <w:r w:rsidRPr="00CB2CCF">
        <w:rPr>
          <w:rFonts w:ascii="Aptos" w:hAnsi="Aptos"/>
        </w:rPr>
        <w:t>(Teather et al. 2012, Olds et al. 2018, Guo et al. 2022, Veneranta &amp; Westerbom 2024)</w:t>
      </w:r>
      <w:r>
        <w:rPr>
          <w:bCs/>
        </w:rPr>
        <w:fldChar w:fldCharType="end"/>
      </w:r>
      <w:ins w:id="137" w:author="Katie Lankowicz" w:date="2025-10-21T14:16:00Z" w16du:dateUtc="2025-10-21T18:16:00Z">
        <w:r>
          <w:rPr>
            <w:bCs/>
          </w:rPr>
          <w:t xml:space="preserve">. </w:t>
        </w:r>
      </w:ins>
      <w:ins w:id="138" w:author="Katie Lankowicz" w:date="2025-10-21T15:27:00Z" w16du:dateUtc="2025-10-21T19:27:00Z">
        <w:r>
          <w:rPr>
            <w:bCs/>
          </w:rPr>
          <w:t xml:space="preserve">Water temperature is </w:t>
        </w:r>
      </w:ins>
      <w:ins w:id="139" w:author="Katie Lankowicz" w:date="2025-10-21T15:28:00Z" w16du:dateUtc="2025-10-21T19:28:00Z">
        <w:r>
          <w:rPr>
            <w:bCs/>
          </w:rPr>
          <w:t>frequentl</w:t>
        </w:r>
      </w:ins>
      <w:ins w:id="140" w:author="Katie Lankowicz" w:date="2025-10-21T15:29:00Z" w16du:dateUtc="2025-10-21T19:29:00Z">
        <w:r>
          <w:rPr>
            <w:bCs/>
          </w:rPr>
          <w:t xml:space="preserve">y identified as a driver of </w:t>
        </w:r>
      </w:ins>
      <w:ins w:id="141" w:author="Katie Lankowicz" w:date="2025-10-21T16:04:00Z" w16du:dateUtc="2025-10-21T20:04:00Z">
        <w:r>
          <w:rPr>
            <w:bCs/>
          </w:rPr>
          <w:t>community structure</w:t>
        </w:r>
      </w:ins>
      <w:ins w:id="142" w:author="Katie Lankowicz" w:date="2025-10-22T12:28:00Z" w16du:dateUtc="2025-10-22T16:28:00Z">
        <w:r w:rsidR="007500E3">
          <w:rPr>
            <w:bCs/>
          </w:rPr>
          <w:t xml:space="preserve"> in shallow areas</w:t>
        </w:r>
      </w:ins>
      <w:ins w:id="143" w:author="Katie Lankowicz" w:date="2025-10-21T16:02:00Z" w16du:dateUtc="2025-10-21T20:02:00Z">
        <w:r>
          <w:t xml:space="preserve"> </w:t>
        </w:r>
      </w:ins>
      <w:r>
        <w:rPr>
          <w:bCs/>
        </w:rPr>
        <w:fldChar w:fldCharType="begin"/>
      </w:r>
      <w:r>
        <w:rPr>
          <w:bCs/>
        </w:rPr>
        <w:instrText xml:space="preserve"> ADDIN ZOTERO_ITEM CSL_CITATION {"citationID":"2z1bFtJc","properties":{"formattedCitation":"(Olds et al. 2018)","plainCitation":"(Olds et al. 2018)","noteIndex":0},"citationItems":[{"id":770,"uris":["http://zotero.org/users/11233743/items/2TU4LGEN"],"itemData":{"id":770,"type":"article-journal","abstract":"The surf zones of ocean beaches provide habitat for a diversity of fishes and are prime sites for recreational angling and commercial net fisheries. Here, we review the global literature (152 studies) on surf fish ecology to better inform fisheries management and coastal conservation planning. These studies suggest that surf zones support diverse fish assemblages, which are characterized by high numerical dominance (10 species typically comprise 95% of catches), but also show that few families are especially common. The composition of assemblages is highly variable, changing with fluctuations in water temperature, wave climate and the biomass of drifting algae or seagrass. Fish use surf zones as feeding habitats and transit routes, but these areas might not be widely used as spawning sites or juvenile nurseries. These systems are under escalating human pressures, most notably from coastal urbanization and recreational angling. Despite the recognized ecological and economic importance of surf-zone fishes, few studies have tested for impacts of urbanization or fishing. The benefits of marine reserves for fish in surf zones are also rarely measured. We suggest that progress will be made by moving from largely descriptive studies to hypothesis-driven research, which is guided by contemporary ecological theory and adapts modern techniques from research in other ecosystems. A key challenge is to obtain empirical data that are needed to improve the effectiveness of fisheries management and underpin conservation planning for coastal waters.","container-title":"Fish and Fisheries","DOI":"10.1111/faf.12237","ISSN":"1467-2960, 1467-2979","issue":"1","journalAbbreviation":"Fish and Fisheries","language":"en","license":"http://onlinelibrary.wiley.com/termsAndConditions#vor","page":"78-89","source":"DOI.org (Crossref)","title":"The ecology of fish in the surf zones of ocean beaches: A global review","title-short":"The ecology of fish in the surf zones of ocean beaches","volume":"19","author":[{"family":"Olds","given":"Andrew D."},{"family":"Vargas</w:instrText>
      </w:r>
      <w:r>
        <w:rPr>
          <w:rFonts w:ascii="Cambria Math" w:hAnsi="Cambria Math" w:cs="Cambria Math"/>
          <w:bCs/>
        </w:rPr>
        <w:instrText>‐</w:instrText>
      </w:r>
      <w:r>
        <w:rPr>
          <w:bCs/>
        </w:rPr>
        <w:instrText xml:space="preserve">Fonseca","given":"Elena"},{"family":"Connolly","given":"Rod M."},{"family":"Gilby","given":"Ben L."},{"family":"Huijbers","given":"Chantal M."},{"family":"Hyndes","given":"Glenn A."},{"family":"Layman","given":"Craig A."},{"family":"Whitfield","given":"Alan K."},{"family":"Schlacher","given":"Thomas A."}],"issued":{"date-parts":[["2018",1]]}}}],"schema":"https://github.com/citation-style-language/schema/raw/master/csl-citation.json"} </w:instrText>
      </w:r>
      <w:r>
        <w:rPr>
          <w:bCs/>
        </w:rPr>
        <w:fldChar w:fldCharType="separate"/>
      </w:r>
      <w:r w:rsidRPr="00CB2CCF">
        <w:rPr>
          <w:rFonts w:ascii="Aptos" w:hAnsi="Aptos"/>
        </w:rPr>
        <w:t>(Olds et al. 2018)</w:t>
      </w:r>
      <w:r>
        <w:rPr>
          <w:bCs/>
        </w:rPr>
        <w:fldChar w:fldCharType="end"/>
      </w:r>
      <w:ins w:id="144" w:author="Katie Lankowicz" w:date="2025-10-21T15:33:00Z" w16du:dateUtc="2025-10-21T19:33:00Z">
        <w:r>
          <w:rPr>
            <w:bCs/>
          </w:rPr>
          <w:t xml:space="preserve"> and has been highlighted</w:t>
        </w:r>
      </w:ins>
      <w:ins w:id="145" w:author="Katie Lankowicz" w:date="2025-10-21T15:43:00Z" w16du:dateUtc="2025-10-21T19:43:00Z">
        <w:r>
          <w:rPr>
            <w:bCs/>
          </w:rPr>
          <w:t xml:space="preserve"> as</w:t>
        </w:r>
      </w:ins>
      <w:ins w:id="146" w:author="Katie Lankowicz" w:date="2025-10-21T15:33:00Z" w16du:dateUtc="2025-10-21T19:33:00Z">
        <w:r>
          <w:rPr>
            <w:bCs/>
          </w:rPr>
          <w:t xml:space="preserve"> </w:t>
        </w:r>
      </w:ins>
      <w:ins w:id="147" w:author="Katie Lankowicz" w:date="2025-10-21T15:43:00Z" w16du:dateUtc="2025-10-21T19:43:00Z">
        <w:r>
          <w:rPr>
            <w:bCs/>
          </w:rPr>
          <w:t>important</w:t>
        </w:r>
      </w:ins>
      <w:ins w:id="148" w:author="Katie Lankowicz" w:date="2025-10-21T15:34:00Z" w16du:dateUtc="2025-10-21T19:34:00Z">
        <w:r>
          <w:rPr>
            <w:bCs/>
          </w:rPr>
          <w:t xml:space="preserve"> to </w:t>
        </w:r>
      </w:ins>
      <w:ins w:id="149" w:author="Katie Lankowicz" w:date="2025-10-21T15:35:00Z" w16du:dateUtc="2025-10-21T19:35:00Z">
        <w:r>
          <w:rPr>
            <w:bCs/>
          </w:rPr>
          <w:t xml:space="preserve">GoM nearshore regions </w:t>
        </w:r>
      </w:ins>
      <w:r>
        <w:rPr>
          <w:bCs/>
        </w:rPr>
        <w:fldChar w:fldCharType="begin"/>
      </w:r>
      <w:r>
        <w:rPr>
          <w:bCs/>
        </w:rPr>
        <w:instrText xml:space="preserve"> ADDIN ZOTERO_ITEM CSL_CITATION {"citationID":"FeqRHiIK","properties":{"formattedCitation":"(Targett &amp; McCleave 1974)","plainCitation":"(Targett &amp; McCleave 1974)","noteIndex":0},"citationItems":[{"id":225,"uris":["http://zotero.org/users/11233743/items/PEYMQQI3"],"itemData":{"id":225,"type":"article-journal","abstract":"The daytime abundanceand localized distribution of fishes in relation to temperaturewere studied in a small tidal coveby beach seining on sevendates in the Back River estuary, Maine, duringthe summersof 1971and 1972. Temperatureson the sevendatesrangedfrom 15.1-26.2C, and sallnlties ranged from 17.3-24.7•. Eighteen speciesof fishes were captured, with mummichogs,smoothflounders,Ariantic silversidesand Atlantic herring togethercomprisingover 98% of the catch. Mummichogsand Atlantic silversideswere captured primarily near the inner end of the cove,while other abundant specieswere caughtmainly at the outer end of the cove. Several speciesseem well adapted to naturally warm cove temperatures. Others seem now virtually excludedbecauseof warm temperatures.Winter flounder,Atlantic herring, and Atlantic tomcodmight be excludedfrom the coveduring daytime in summerif artificial warming of the covewere permitted.","container-title":"Transactions of the American Fisheries Society","DOI":"10.1577/1548-8659(1974)103&lt;325:SAOFIA&gt;2.0.CO;2","ISSN":"0002-8487, 1548-8659","issue":"2","journalAbbreviation":"Transactions of the American Fisheries Society","language":"en","page":"325-330","source":"DOI.org (Crossref)","title":"Summer Abundance of Fishes in a Maine Tidal Cove with Special Reference to Temperature","volume":"103","author":[{"family":"Targett","given":"Timothy E."},{"family":"McCleave","given":"James D."}],"issued":{"date-parts":[["1974",4]]}}}],"schema":"https://github.com/citation-style-language/schema/raw/master/csl-citation.json"} </w:instrText>
      </w:r>
      <w:r>
        <w:rPr>
          <w:bCs/>
        </w:rPr>
        <w:fldChar w:fldCharType="separate"/>
      </w:r>
      <w:r w:rsidRPr="00CB2CCF">
        <w:rPr>
          <w:rFonts w:ascii="Aptos" w:hAnsi="Aptos"/>
        </w:rPr>
        <w:t>(Targett &amp; McCleave 1974)</w:t>
      </w:r>
      <w:r>
        <w:rPr>
          <w:bCs/>
        </w:rPr>
        <w:fldChar w:fldCharType="end"/>
      </w:r>
      <w:ins w:id="150" w:author="Katie Lankowicz" w:date="2025-10-21T15:35:00Z" w16du:dateUtc="2025-10-21T19:35:00Z">
        <w:r>
          <w:rPr>
            <w:bCs/>
          </w:rPr>
          <w:t>.</w:t>
        </w:r>
      </w:ins>
      <w:del w:id="151" w:author="Katie Lankowicz" w:date="2025-10-21T15:37:00Z" w16du:dateUtc="2025-10-21T19:37:00Z">
        <w:r w:rsidDel="00CB2CCF">
          <w:rPr>
            <w:bCs/>
          </w:rPr>
          <w:fldChar w:fldCharType="begin"/>
        </w:r>
        <w:r w:rsidDel="00CB2CCF">
          <w:rPr>
            <w:bCs/>
          </w:rPr>
          <w:delInstrText xml:space="preserve"> ADDIN ZOTERO_ITEM CSL_CITATION {"citationID":"fqiNBrbU","properties":{"formattedCitation":"(Olds et al. 2018)","plainCitation":"(Olds et al. 2018)","noteIndex":0},"citationItems":[{"id":770,"uris":["http://zotero.org/users/11233743/items/2TU4LGEN"],"itemData":{"id":770,"type":"article-journal","abstract":"The surf zones of ocean beaches provide habitat for a diversity of fishes and are prime sites for recreational angling and commercial net fisheries. Here, we review the global literature (152 studies) on surf fish ecology to better inform fisheries management and coastal conservation planning. These studies suggest that surf zones support diverse fish assemblages, which are characterized by high numerical dominance (10 species typically comprise 95% of catches), but also show that few families are especially common. The composition of assemblages is highly variable, changing with fluctuations in water temperature, wave climate and the biomass of drifting algae or seagrass. Fish use surf zones as feeding habitats and transit routes, but these areas might not be widely used as spawning sites or juvenile nurseries. These systems are under escalating human pressures, most notably from coastal urbanization and recreational angling. Despite the recognized ecological and economic importance of surf-zone fishes, few studies have tested for impacts of urbanization or fishing. The benefits of marine reserves for fish in surf zones are also rarely measured. We suggest that progress will be made by moving from largely descriptive studies to hypothesis-driven research, which is guided by contemporary ecological theory and adapts modern techniques from research in other ecosystems. A key challenge is to obtain empirical data that are needed to improve the effectiveness of fisheries management and underpin conservation planning for coastal waters.","container-title":"Fish and Fisheries","DOI":"10.1111/faf.12237","ISSN":"1467-2960, 1467-2979","issue":"1","journalAbbreviation":"Fish and Fisheries","language":"en","license":"http://onlinelibrary.wiley.com/termsAndConditions#vor","page":"78-89","source":"DOI.org (Crossref)","title":"The ecology of fish in the surf zones of ocean beaches: A global review","title-short":"The ecology of fish in the surf zones of ocean beaches","volume":"19","author":[{"family":"Olds","given":"Andrew D."},{"family":"Vargas</w:delInstrText>
        </w:r>
        <w:r w:rsidDel="00CB2CCF">
          <w:rPr>
            <w:rFonts w:ascii="Cambria Math" w:hAnsi="Cambria Math" w:cs="Cambria Math"/>
            <w:bCs/>
          </w:rPr>
          <w:delInstrText>‐</w:delInstrText>
        </w:r>
        <w:r w:rsidDel="00CB2CCF">
          <w:rPr>
            <w:bCs/>
          </w:rPr>
          <w:delInstrText xml:space="preserve">Fonseca","given":"Elena"},{"family":"Connolly","given":"Rod M."},{"family":"Gilby","given":"Ben L."},{"family":"Huijbers","given":"Chantal M."},{"family":"Hyndes","given":"Glenn A."},{"family":"Layman","given":"Craig A."},{"family":"Whitfield","given":"Alan K."},{"family":"Schlacher","given":"Thomas A."}],"issued":{"date-parts":[["2018",1]]}}}],"schema":"https://github.com/citation-style-language/schema/raw/master/csl-citation.json"} </w:delInstrText>
        </w:r>
        <w:r w:rsidDel="00CB2CCF">
          <w:rPr>
            <w:bCs/>
          </w:rPr>
          <w:fldChar w:fldCharType="separate"/>
        </w:r>
        <w:r w:rsidRPr="00CB2CCF" w:rsidDel="00CB2CCF">
          <w:rPr>
            <w:rFonts w:ascii="Aptos" w:hAnsi="Aptos"/>
          </w:rPr>
          <w:delText>(Olds et al. 2018)</w:delText>
        </w:r>
        <w:r w:rsidDel="00CB2CCF">
          <w:rPr>
            <w:bCs/>
          </w:rPr>
          <w:fldChar w:fldCharType="end"/>
        </w:r>
        <w:r w:rsidDel="00CB2CCF">
          <w:fldChar w:fldCharType="begin"/>
        </w:r>
        <w:r w:rsidDel="00CB2CCF">
          <w:delInstrText xml:space="preserve"> ADDIN ZOTERO_ITEM CSL_CITATION {"citationID":"6RVwRKk9","properties":{"formattedCitation":"(Targett &amp; McCleave 1974, Teather et al. 2012)","plainCitation":"(Targett &amp; McCleave 1974, Teather et al. 2012)","noteIndex":0},"citationItems":[{"id":225,"uris":["http://zotero.org/users/11233743/items/PEYMQQI3"],"itemData":{"id":225,"type":"article-journal","abstract":"The daytime abundanceand localized distribution of fishes in relation to temperaturewere studied in a small tidal coveby beach seining on sevendates in the Back River estuary, Maine, duringthe summersof 1971and 1972. Temperatureson the sevendatesrangedfrom 15.1-26.2C, and sallnlties ranged from 17.3-24.7•. Eighteen speciesof fishes were captured, with mummichogs,smoothflounders,Ariantic silversidesand Atlantic herring togethercomprisingover 98% of the catch. Mummichogsand Atlantic silversideswere captured primarily near the inner end of the cove,while other abundant specieswere caughtmainly at the outer end of the cove. Several speciesseem well adapted to naturally warm cove temperatures. Others seem now virtually excludedbecauseof warm temperatures.Winter flounder,Atlantic herring, and Atlantic tomcodmight be excludedfrom the coveduring daytime in summerif artificial warming of the covewere permitted.","container-title":"Transactions of the American Fisheries Society","DOI":"10.1577/1548-8659(1974)103&lt;325:SAOFIA&gt;2.0.CO;2","ISSN":"0002-8487, 1548-8659","issue":"2","journalAbbreviation":"Transactions of the American Fisheries Society","language":"en","page":"325-330","source":"DOI.org (Crossref)","title":"Summer Abundance of Fishes in a Maine Tidal Cove with Special Reference to Temperature","volume":"103","author":[{"family":"Targett","given":"Timothy E."},{"family":"McCleave","given":"James D."}],"issued":{"date-parts":[["1974",4]]}}},{"id":775,"uris":["http://zotero.org/users/11233743/items/78LE74NI"],"itemData":{"id":775,"type":"article-journal","abstract":"Fish communities at nine sites in three estuaries, all emptying into Charlottetown Harbour, PE, Canada, were sampled with beach seines to assess variability at small spatial (at the same sites, between sites within estuaries, between adjacent estuaries) and temporal (minutes, hours, days, months, ebb and Àood tides) scales. A total of 11 species were identi¿ed, of which two (Fundulus heteroclitus [Mummichog] and Menidia menidia [Atlantic Silverside]) made up more than 90% of the individuals captured. Samples from the same sites taken 20–30 min apart did not differ with respect to number of individuals, number of species caught, or species diversity. However, the cumulative number of species continued to increase over the ¿rst ¿ve of six samples with repeated sampling at the same location. On larger spatial scales, communities (as measured by the Global R coef¿cients) differed more between sites within estuaries than between adjacent estuaries. Temporal variability in ¿sh community composition was minimal and increased with increasing time between seine hauls. Time of day was weakly but positively correlated with the number of species captured, ¿sh communities captured during Àood and ebb tides did not differ signi¿cantly, and slightly more species were captured in June than in either July or August. An understanding of variability in beach seine samples taken at small spatial and temporal scales is important before implementing sampling programs to look at broad-scale patterns in ¿sh communities.","container-title":"Northeastern Naturalist","DOI":"10.1656/045.019.0307","ISSN":"1092-6194, 1938-5307","issue":"3","journalAbbreviation":"Northeastern Naturalist","language":"en","page":"445-460","source":"DOI.org (Crossref)","title":"Variability in Beach Seine Samples at Small Spatial and Temporal Scales in a Near-Shore Estuarine Environment","volume":"19","author":[{"family":"Teather","given":"Kevin"},{"family":"MacDonald","given":"Pamela"},{"family":"Pater","given":"Christina"}],"issued":{"date-parts":[["2012",9]]}}}],"schema":"https://github.com/citation-style-language/schema/raw/master/csl-citation.json"} </w:delInstrText>
        </w:r>
        <w:r w:rsidDel="00CB2CCF">
          <w:fldChar w:fldCharType="separate"/>
        </w:r>
        <w:r w:rsidRPr="00CB2CCF" w:rsidDel="00CB2CCF">
          <w:rPr>
            <w:rFonts w:ascii="Aptos" w:hAnsi="Aptos"/>
          </w:rPr>
          <w:delText>(Targett &amp; McCleave 1974, Teather et al. 2012)</w:delText>
        </w:r>
        <w:r w:rsidDel="00CB2CCF">
          <w:fldChar w:fldCharType="end"/>
        </w:r>
      </w:del>
      <w:ins w:id="152" w:author="Katie Lankowicz" w:date="2025-10-21T15:37:00Z" w16du:dateUtc="2025-10-21T19:37:00Z">
        <w:r>
          <w:t xml:space="preserve"> </w:t>
        </w:r>
      </w:ins>
      <w:moveToRangeStart w:id="153" w:author="Katie Lankowicz" w:date="2025-10-21T11:52:00Z" w:name="move211939946"/>
      <w:moveTo w:id="154" w:author="Katie Lankowicz" w:date="2025-10-21T11:52:00Z" w16du:dateUtc="2025-10-21T15:52:00Z">
        <w:del w:id="155" w:author="Katie Lankowicz" w:date="2025-10-21T15:39:00Z" w16du:dateUtc="2025-10-21T19:39:00Z">
          <w:r w:rsidRPr="00926F2C" w:rsidDel="00CB2CCF">
            <w:rPr>
              <w:bCs/>
            </w:rPr>
            <w:delText xml:space="preserve">The GoM has relatively low biodiversity, which could limit the resilience of its </w:delText>
          </w:r>
        </w:del>
        <w:del w:id="156" w:author="Katie Lankowicz" w:date="2025-10-21T15:18:00Z" w16du:dateUtc="2025-10-21T19:18:00Z">
          <w:r w:rsidRPr="00926F2C" w:rsidDel="00CB2CCF">
            <w:rPr>
              <w:bCs/>
            </w:rPr>
            <w:delText>ecosystems</w:delText>
          </w:r>
        </w:del>
        <w:del w:id="157" w:author="Katie Lankowicz" w:date="2025-10-21T15:39:00Z" w16du:dateUtc="2025-10-21T19:39:00Z">
          <w:r w:rsidRPr="00926F2C" w:rsidDel="00CB2CCF">
            <w:rPr>
              <w:bCs/>
            </w:rPr>
            <w:delText xml:space="preserve"> to biotic and abiotic changes </w:delText>
          </w:r>
          <w:r w:rsidRPr="00926F2C" w:rsidDel="00CB2CCF">
            <w:rPr>
              <w:bCs/>
            </w:rPr>
            <w:fldChar w:fldCharType="begin"/>
          </w:r>
          <w:r w:rsidRPr="00926F2C" w:rsidDel="00CB2CCF">
            <w:rPr>
              <w:bCs/>
            </w:rPr>
            <w:delInstrText xml:space="preserve"> ADDIN ZOTERO_ITEM CSL_CITATION {"citationID":"9kk3q22h","properties":{"formattedCitation":"(Steneck &amp; Wahle 2013, McMahan &amp; Grabowski 2019)","plainCitation":"(Steneck &amp; Wahle 2013, McMahan &amp; Grabowski 2019)","noteIndex":0},"citationItems":[{"id":437,"uris":["http://zotero.org/users/11233743/items/TE9D3W3Q"],"itemData":{"id":437,"type":"article-journal","abstract":"Dynamic food webs and climate are changing lobster ecology and management. American lobsters (Homarus americanus) evolved in the North Atlantic under conditions of intense predation from large ﬁnﬁsh such as Atlantic cod (Gadus morhua). Lobster’s relatively extended brood period and large larval size result in high per capita pelagic phase survival, which, coupled with settlement habitat selection for predator refugia, contributes to the species’ high lifetime reproductive success. However, the western North Atlantic is an extremely low diversity ecosystem prone to booms and busts. Extirpation of coastal predators released past constraints on lobster population growth such that lobster landings increased three- to ﬁve-fold since 1980 in Canada and the US. Climate change may stress lobsters in some regions and enhance stocks elsewhere, but it also facilitates warm-water species distribution shift northward. As lobster population densities and water temperatures increase, so do risks and consequences of disease. In the future we must expect the unexpected. “Equilibrium” conditions on which traditional ﬁsheries management depends simply do not exist. This creates new challenges for managing this species regionally and into the future.","container-title":"Canadian Journal of Fisheries and Aquatic Sciences","DOI":"10.1139/cjfas-2013-0094","ISSN":"0706-652X, 1205-7533","issue":"11","journalAbbreviation":"Can. J. Fish. Aquat. Sci.","language":"en","license":"http://www.nrcresearchpress.com/page/about/CorporateTextAndDataMining","page":"1612-1624","source":"DOI.org (Crossref)","title":"American lobster dynamics in a brave new ocean","volume":"70","author":[{"family":"Steneck","given":"Robert S."},{"family":"Wahle","given":"Richard A."}],"editor":[{"family":"Sainte-Marie","given":"B."}],"issued":{"date-parts":[["2013",11]]}}},{"id":432,"uris":["http://zotero.org/users/11233743/items/YF4CCMDH"],"itemData":{"id":432,"type":"article-journal","abstract":"Distribution shifts poleward are a widespread response to climate change and can result in altered community composition and interactions among species that previously were geographically isolated. The novel communities and species interactions that may arise during range shifts provide an opportunity to study fundamental ecological processes, while also addressing potential conservation issues. Black sea bass (Centropristis striata) historically ranged from the Gulf of Mexico to Cape Cod, but recently have expanded north into the Gulf of Maine. Very little is known about the impact of this range expansion on benthic community structure throughout the coastal waters of the Gulf of Maine. To investigate the effects of sea bass on the behavior of juvenile American lobsters (Homarus americanus), we manipulated the presence of sea bass olfactory cues and quantiﬁed shelter use and foraging behavior of lobsters from three regions in the Gulf of Maine with different potential contact histories with sea bass. Sea bass presence increased shelter usage and reduced foraging in lobsters, but contact history inﬂuenced the strength of these behavioral responses. Lobsters with no previous contact with sea bass did not signiﬁcantly increase shelter usage or decrease movement in their presence but did reduce their foraging rate on mussels. This observed reduction in consumption indicates that na€ıve lobsters recognize novel predators, but the ineffective anti-predator responses exhibited support the naive prey hypothesis. Meanwhile, lobsters with the longest potential contact history with sea bass signiﬁcantly increased shelter usage when sea bass were present; however, they exhibited limited movement and foraging behavior in both the absence and presence of sea bass. Finally, lobsters with a short potential contact history with sea bass exhibited increased shelter usage, reduced movement, and reduced mussel consumption in the presence of sea bass, revealing that juvenile lobsters quickly adapt anti-predator defenses to avoid this novel threat. Overall, these results suggest that prey contact history with novel predators mediates the strength of their nonconsumptive effects, and consequently can inﬂuence geographic patterns in predator–prey dynamics.","container-title":"Ecosphere","DOI":"10.1002/ecs2.2867","ISSN":"2150-8925, 2150-8925","issue":"10","journalAbbreviation":"Ecosphere","language":"en","page":"e02867","source":"DOI.org (Crossref)","title":"Nonconsumptive effects of a range</w:delInstrText>
          </w:r>
          <w:r w:rsidRPr="00926F2C" w:rsidDel="00CB2CCF">
            <w:rPr>
              <w:rFonts w:ascii="Cambria Math" w:hAnsi="Cambria Math" w:cs="Cambria Math"/>
              <w:bCs/>
            </w:rPr>
            <w:delInstrText>‐</w:delInstrText>
          </w:r>
          <w:r w:rsidRPr="00926F2C" w:rsidDel="00CB2CCF">
            <w:rPr>
              <w:bCs/>
            </w:rPr>
            <w:delInstrText xml:space="preserve">expanding predator on juvenile lobster (&lt;i&gt;Homarus americanus&lt;/i&gt;) population dynamics","volume":"10","author":[{"family":"McMahan","given":"Marissa D."},{"family":"Grabowski","given":"Jonathan H."}],"issued":{"date-parts":[["2019",10]]}}}],"schema":"https://github.com/citation-style-language/schema/raw/master/csl-citation.json"} </w:delInstrText>
          </w:r>
          <w:r w:rsidRPr="00926F2C" w:rsidDel="00CB2CCF">
            <w:rPr>
              <w:bCs/>
            </w:rPr>
            <w:fldChar w:fldCharType="separate"/>
          </w:r>
          <w:r w:rsidRPr="00926F2C" w:rsidDel="00CB2CCF">
            <w:rPr>
              <w:rFonts w:ascii="Aptos" w:hAnsi="Aptos"/>
            </w:rPr>
            <w:delText>(Steneck &amp; Wahle 2013, McMahan &amp; Grabowski 2019)</w:delText>
          </w:r>
          <w:r w:rsidRPr="00926F2C" w:rsidDel="00CB2CCF">
            <w:rPr>
              <w:bCs/>
            </w:rPr>
            <w:fldChar w:fldCharType="end"/>
          </w:r>
          <w:r w:rsidRPr="00926F2C" w:rsidDel="00CB2CCF">
            <w:rPr>
              <w:bCs/>
            </w:rPr>
            <w:delText>.</w:delText>
          </w:r>
        </w:del>
      </w:moveTo>
      <w:ins w:id="158" w:author="Katie Lankowicz" w:date="2025-10-21T15:38:00Z" w16du:dateUtc="2025-10-21T19:38:00Z">
        <w:r>
          <w:rPr>
            <w:bCs/>
          </w:rPr>
          <w:t>If warming surface temperatures significantly affect the vital rates (growth, reproduction, mortality)</w:t>
        </w:r>
      </w:ins>
      <w:ins w:id="159" w:author="Katie Lankowicz" w:date="2025-10-21T15:39:00Z" w16du:dateUtc="2025-10-21T19:39:00Z">
        <w:r>
          <w:rPr>
            <w:bCs/>
          </w:rPr>
          <w:t xml:space="preserve">, distribution, or phenology of a numerically-dominant species, </w:t>
        </w:r>
      </w:ins>
      <w:ins w:id="160" w:author="Katie Lankowicz" w:date="2025-10-21T16:04:00Z" w16du:dateUtc="2025-10-21T20:04:00Z">
        <w:r>
          <w:rPr>
            <w:bCs/>
          </w:rPr>
          <w:t>community structure</w:t>
        </w:r>
      </w:ins>
      <w:ins w:id="161" w:author="Katie Lankowicz" w:date="2025-10-21T16:03:00Z" w16du:dateUtc="2025-10-21T20:03:00Z">
        <w:r>
          <w:t xml:space="preserve"> </w:t>
        </w:r>
      </w:ins>
      <w:ins w:id="162" w:author="Katie Lankowicz" w:date="2025-10-21T15:40:00Z" w16du:dateUtc="2025-10-21T19:40:00Z">
        <w:r>
          <w:rPr>
            <w:bCs/>
          </w:rPr>
          <w:t xml:space="preserve">could change </w:t>
        </w:r>
      </w:ins>
      <w:ins w:id="163" w:author="Katie Lankowicz" w:date="2025-10-21T15:42:00Z" w16du:dateUtc="2025-10-21T19:42:00Z">
        <w:r>
          <w:rPr>
            <w:bCs/>
          </w:rPr>
          <w:t xml:space="preserve">rapidly and dramatically. </w:t>
        </w:r>
      </w:ins>
      <w:ins w:id="164" w:author="Katie Lankowicz" w:date="2025-10-21T15:45:00Z" w16du:dateUtc="2025-10-21T19:45:00Z">
        <w:r>
          <w:rPr>
            <w:bCs/>
          </w:rPr>
          <w:t>The GoM’s r</w:t>
        </w:r>
      </w:ins>
      <w:ins w:id="165" w:author="Katie Lankowicz" w:date="2025-10-21T15:40:00Z" w16du:dateUtc="2025-10-21T19:40:00Z">
        <w:r w:rsidRPr="00926F2C">
          <w:rPr>
            <w:bCs/>
          </w:rPr>
          <w:t>elatively low biodiversity</w:t>
        </w:r>
      </w:ins>
      <w:ins w:id="166" w:author="Katie Lankowicz" w:date="2025-10-21T15:42:00Z" w16du:dateUtc="2025-10-21T19:42:00Z">
        <w:r>
          <w:rPr>
            <w:bCs/>
          </w:rPr>
          <w:t xml:space="preserve"> </w:t>
        </w:r>
      </w:ins>
      <w:ins w:id="167" w:author="Katie Lankowicz" w:date="2025-10-21T15:40:00Z" w16du:dateUtc="2025-10-21T19:40:00Z">
        <w:r w:rsidRPr="00926F2C">
          <w:rPr>
            <w:bCs/>
          </w:rPr>
          <w:t xml:space="preserve">could limit the resilience of its </w:t>
        </w:r>
        <w:r>
          <w:rPr>
            <w:bCs/>
          </w:rPr>
          <w:t>nearshore communities</w:t>
        </w:r>
        <w:r w:rsidRPr="00926F2C">
          <w:rPr>
            <w:bCs/>
          </w:rPr>
          <w:t xml:space="preserve"> to biotic and abiotic changes </w:t>
        </w:r>
        <w:r w:rsidRPr="00926F2C">
          <w:rPr>
            <w:bCs/>
          </w:rPr>
          <w:fldChar w:fldCharType="begin"/>
        </w:r>
        <w:r w:rsidRPr="00926F2C">
          <w:rPr>
            <w:bCs/>
          </w:rPr>
          <w:instrText xml:space="preserve"> ADDIN ZOTERO_ITEM CSL_CITATION {"citationID":"9kk3q22h","properties":{"formattedCitation":"(Steneck &amp; Wahle 2013, McMahan &amp; Grabowski 2019)","plainCitation":"(Steneck &amp; Wahle 2013, McMahan &amp; Grabowski 2019)","noteIndex":0},"citationItems":[{"id":437,"uris":["http://zotero.org/users/11233743/items/TE9D3W3Q"],"itemData":{"id":437,"type":"article-journal","abstract":"Dynamic food webs and climate are changing lobster ecology and management. American lobsters (Homarus americanus) evolved in the North Atlantic under conditions of intense predation from large ﬁnﬁsh such as Atlantic cod (Gadus morhua). Lobster’s relatively extended brood period and large larval size result in high per capita pelagic phase survival, which, coupled with settlement habitat selection for predator refugia, contributes to the species’ high lifetime reproductive success. However, the western North Atlantic is an extremely low diversity ecosystem prone to booms and busts. Extirpation of coastal predators released past constraints on lobster population growth such that lobster landings increased three- to ﬁve-fold since 1980 in Canada and the US. Climate change may stress lobsters in some regions and enhance stocks elsewhere, but it also facilitates warm-water species distribution shift northward. As lobster population densities and water temperatures increase, so do risks and consequences of disease. In the future we must expect the unexpected. “Equilibrium” conditions on which traditional ﬁsheries management depends simply do not exist. This creates new challenges for managing this species regionally and into the future.","container-title":"Canadian Journal of Fisheries and Aquatic Sciences","DOI":"10.1139/cjfas-2013-0094","ISSN":"0706-652X, 1205-7533","issue":"11","journalAbbreviation":"Can. J. Fish. Aquat. Sci.","language":"en","license":"http://www.nrcresearchpress.com/page/about/CorporateTextAndDataMining","page":"1612-1624","source":"DOI.org (Crossref)","title":"American lobster dynamics in a brave new ocean","volume":"70","author":[{"family":"Steneck","given":"Robert S."},{"family":"Wahle","given":"Richard A."}],"editor":[{"family":"Sainte-Marie","given":"B."}],"issued":{"date-parts":[["2013",11]]}}},{"id":432,"uris":["http://zotero.org/users/11233743/items/YF4CCMDH"],"itemData":{"id":432,"type":"article-journal","abstract":"Distribution shifts poleward are a widespread response to climate change and can result in altered community composition and interactions among species that previously were geographically isolated. The novel communities and species interactions that may arise during range shifts provide an opportunity to study fundamental ecological processes, while also addressing potential conservation issues. Black sea bass (Centropristis striata) historically ranged from the Gulf of Mexico to Cape Cod, but recently have expanded north into the Gulf of Maine. Very little is known about the impact of this range expansion on benthic community structure throughout the coastal waters of the Gulf of Maine. To investigate the effects of sea bass on the behavior of juvenile American lobsters (Homarus americanus), we manipulated the presence of sea bass olfactory cues and quantiﬁed shelter use and foraging behavior of lobsters from three regions in the Gulf of Maine with different potential contact histories with sea bass. Sea bass presence increased shelter usage and reduced foraging in lobsters, but contact history inﬂuenced the strength of these behavioral responses. Lobsters with no previous contact with sea bass did not signiﬁcantly increase shelter usage or decrease movement in their presence but did reduce their foraging rate on mussels. This observed reduction in consumption indicates that na€ıve lobsters recognize novel predators, but the ineffective anti-predator responses exhibited support the naive prey hypothesis. Meanwhile, lobsters with the longest potential contact history with sea bass signiﬁcantly increased shelter usage when sea bass were present; however, they exhibited limited movement and foraging behavior in both the absence and presence of sea bass. Finally, lobsters with a short potential contact history with sea bass exhibited increased shelter usage, reduced movement, and reduced mussel consumption in the presence of sea bass, revealing that juvenile lobsters quickly adapt anti-predator defenses to avoid this novel threat. Overall, these results suggest that prey contact history with novel predators mediates the strength of their nonconsumptive effects, and consequently can inﬂuence geographic patterns in predator–prey dynamics.","container-title":"Ecosphere","DOI":"10.1002/ecs2.2867","ISSN":"2150-8925, 2150-8925","issue":"10","journalAbbreviation":"Ecosphere","language":"en","page":"e02867","source":"DOI.org (Crossref)","title":"Nonconsumptive effects of a range</w:instrText>
        </w:r>
        <w:r w:rsidRPr="00926F2C">
          <w:rPr>
            <w:rFonts w:ascii="Cambria Math" w:hAnsi="Cambria Math" w:cs="Cambria Math"/>
            <w:bCs/>
          </w:rPr>
          <w:instrText>‐</w:instrText>
        </w:r>
        <w:r w:rsidRPr="00926F2C">
          <w:rPr>
            <w:bCs/>
          </w:rPr>
          <w:instrText xml:space="preserve">expanding predator on juvenile lobster (&lt;i&gt;Homarus americanus&lt;/i&gt;) population dynamics","volume":"10","author":[{"family":"McMahan","given":"Marissa D."},{"family":"Grabowski","given":"Jonathan H."}],"issued":{"date-parts":[["2019",10]]}}}],"schema":"https://github.com/citation-style-language/schema/raw/master/csl-citation.json"} </w:instrText>
        </w:r>
        <w:r w:rsidRPr="00926F2C">
          <w:rPr>
            <w:bCs/>
          </w:rPr>
          <w:fldChar w:fldCharType="separate"/>
        </w:r>
        <w:r w:rsidRPr="00926F2C">
          <w:rPr>
            <w:rFonts w:ascii="Aptos" w:hAnsi="Aptos"/>
          </w:rPr>
          <w:t>(Steneck &amp; Wahle 2013, McMahan &amp; Grabowski 2019)</w:t>
        </w:r>
        <w:r w:rsidRPr="00926F2C">
          <w:rPr>
            <w:bCs/>
          </w:rPr>
          <w:fldChar w:fldCharType="end"/>
        </w:r>
      </w:ins>
      <w:ins w:id="168" w:author="Katie Lankowicz" w:date="2025-10-21T15:45:00Z" w16du:dateUtc="2025-10-21T19:45:00Z">
        <w:r>
          <w:rPr>
            <w:bCs/>
          </w:rPr>
          <w:t>, which woul</w:t>
        </w:r>
      </w:ins>
      <w:ins w:id="169" w:author="Katie Lankowicz" w:date="2025-10-21T15:46:00Z" w16du:dateUtc="2025-10-21T19:46:00Z">
        <w:r>
          <w:rPr>
            <w:bCs/>
          </w:rPr>
          <w:t>d make them particularly vulnerable</w:t>
        </w:r>
      </w:ins>
      <w:moveTo w:id="170" w:author="Katie Lankowicz" w:date="2025-10-21T11:52:00Z" w16du:dateUtc="2025-10-21T15:52:00Z">
        <w:del w:id="171" w:author="Katie Lankowicz" w:date="2025-10-21T15:42:00Z" w16du:dateUtc="2025-10-21T19:42:00Z">
          <w:r w:rsidRPr="00926F2C" w:rsidDel="00CB2CCF">
            <w:rPr>
              <w:bCs/>
            </w:rPr>
            <w:delText xml:space="preserve"> </w:delText>
          </w:r>
        </w:del>
      </w:moveTo>
      <w:moveToRangeEnd w:id="153"/>
      <w:ins w:id="172" w:author="Katie Lankowicz" w:date="2025-10-21T15:45:00Z" w16du:dateUtc="2025-10-21T19:45:00Z">
        <w:r>
          <w:rPr>
            <w:bCs/>
          </w:rPr>
          <w:t xml:space="preserve"> to these shifts in </w:t>
        </w:r>
      </w:ins>
      <w:ins w:id="173" w:author="Katie Lankowicz" w:date="2025-10-21T16:04:00Z" w16du:dateUtc="2025-10-21T20:04:00Z">
        <w:r>
          <w:rPr>
            <w:bCs/>
          </w:rPr>
          <w:t>community structure</w:t>
        </w:r>
      </w:ins>
      <w:ins w:id="174" w:author="Katie Lankowicz" w:date="2025-10-21T15:45:00Z" w16du:dateUtc="2025-10-21T19:45:00Z">
        <w:r>
          <w:rPr>
            <w:bCs/>
          </w:rPr>
          <w:t xml:space="preserve">. </w:t>
        </w:r>
      </w:ins>
      <w:moveToRangeStart w:id="175" w:author="Katie Lankowicz" w:date="2025-10-16T17:43:00Z" w:name="move211528579"/>
      <w:moveTo w:id="176" w:author="Katie Lankowicz" w:date="2025-10-16T17:43:00Z" w16du:dateUtc="2025-10-16T20:43:00Z">
        <w:r w:rsidR="001F6AAD" w:rsidRPr="00545060">
          <w:rPr>
            <w:bCs/>
          </w:rPr>
          <w:t xml:space="preserve">Monitoring nearshore regions will </w:t>
        </w:r>
      </w:moveTo>
      <w:ins w:id="177" w:author="Katie Lankowicz" w:date="2025-10-21T15:47:00Z" w16du:dateUtc="2025-10-21T19:47:00Z">
        <w:r w:rsidRPr="00545060">
          <w:rPr>
            <w:bCs/>
          </w:rPr>
          <w:t>there</w:t>
        </w:r>
      </w:ins>
      <w:ins w:id="178" w:author="Katie Lankowicz" w:date="2025-10-21T15:48:00Z" w16du:dateUtc="2025-10-21T19:48:00Z">
        <w:r w:rsidRPr="00545060">
          <w:rPr>
            <w:bCs/>
          </w:rPr>
          <w:t xml:space="preserve">fore </w:t>
        </w:r>
      </w:ins>
      <w:moveTo w:id="179" w:author="Katie Lankowicz" w:date="2025-10-16T17:43:00Z" w16du:dateUtc="2025-10-16T20:43:00Z">
        <w:r w:rsidR="001F6AAD" w:rsidRPr="00545060">
          <w:rPr>
            <w:bCs/>
          </w:rPr>
          <w:t xml:space="preserve">be critical to predicting and understanding how increased temperatures may affect biological organization levels from individual species to the overall GoM ecosystem. </w:t>
        </w:r>
      </w:moveTo>
      <w:moveToRangeEnd w:id="175"/>
    </w:p>
    <w:p w14:paraId="6AB4E4BC" w14:textId="77777777" w:rsidR="00CF4A80" w:rsidRPr="00926F2C" w:rsidRDefault="00CF4A80" w:rsidP="0005676A">
      <w:pPr>
        <w:spacing w:after="0" w:line="240" w:lineRule="auto"/>
        <w:rPr>
          <w:bCs/>
        </w:rPr>
      </w:pPr>
    </w:p>
    <w:p w14:paraId="3F5D79AF" w14:textId="4AF631F5" w:rsidR="004B3608" w:rsidRDefault="00CB2CCF" w:rsidP="007500E3">
      <w:pPr>
        <w:spacing w:after="0" w:line="240" w:lineRule="auto"/>
        <w:rPr>
          <w:ins w:id="180" w:author="Katie Lankowicz" w:date="2025-10-14T14:16:00Z" w16du:dateUtc="2025-10-14T17:16:00Z"/>
          <w:bCs/>
        </w:rPr>
      </w:pPr>
      <w:ins w:id="181" w:author="Katie Lankowicz" w:date="2025-10-21T11:52:00Z" w16du:dateUtc="2025-10-21T15:52:00Z">
        <w:r w:rsidRPr="00545060">
          <w:rPr>
            <w:bCs/>
          </w:rPr>
          <w:t xml:space="preserve">In this study, we </w:t>
        </w:r>
      </w:ins>
      <w:ins w:id="182" w:author="Katie Lankowicz" w:date="2025-10-21T15:48:00Z" w16du:dateUtc="2025-10-21T19:48:00Z">
        <w:r w:rsidRPr="00545060">
          <w:rPr>
            <w:bCs/>
          </w:rPr>
          <w:t xml:space="preserve">used </w:t>
        </w:r>
      </w:ins>
      <w:ins w:id="183" w:author="Katie Lankowicz" w:date="2025-10-21T11:55:00Z" w16du:dateUtc="2025-10-21T15:55:00Z">
        <w:r w:rsidRPr="00545060">
          <w:rPr>
            <w:bCs/>
          </w:rPr>
          <w:t>11 years of</w:t>
        </w:r>
      </w:ins>
      <w:ins w:id="184" w:author="Katie Lankowicz" w:date="2025-10-21T12:11:00Z" w16du:dateUtc="2025-10-21T16:11:00Z">
        <w:r w:rsidRPr="00545060">
          <w:rPr>
            <w:bCs/>
          </w:rPr>
          <w:t xml:space="preserve"> </w:t>
        </w:r>
      </w:ins>
      <w:ins w:id="185" w:author="Katie Lankowicz" w:date="2025-10-21T11:55:00Z" w16du:dateUtc="2025-10-21T15:55:00Z">
        <w:r w:rsidRPr="00545060">
          <w:rPr>
            <w:bCs/>
          </w:rPr>
          <w:t xml:space="preserve">beach seine data </w:t>
        </w:r>
      </w:ins>
      <w:ins w:id="186" w:author="Katie Lankowicz" w:date="2025-10-21T12:11:00Z" w16du:dateUtc="2025-10-21T16:11:00Z">
        <w:r w:rsidRPr="00545060">
          <w:rPr>
            <w:bCs/>
          </w:rPr>
          <w:t xml:space="preserve">from Casco Bay, Maine, </w:t>
        </w:r>
      </w:ins>
      <w:ins w:id="187" w:author="Katie Lankowicz" w:date="2025-10-21T11:55:00Z" w16du:dateUtc="2025-10-21T15:55:00Z">
        <w:r w:rsidRPr="00545060">
          <w:rPr>
            <w:bCs/>
          </w:rPr>
          <w:t>to examine the relationship between</w:t>
        </w:r>
      </w:ins>
      <w:ins w:id="188" w:author="Katie Lankowicz" w:date="2025-10-21T11:56:00Z" w16du:dateUtc="2025-10-21T15:56:00Z">
        <w:r w:rsidRPr="00545060">
          <w:rPr>
            <w:bCs/>
          </w:rPr>
          <w:t xml:space="preserve"> </w:t>
        </w:r>
      </w:ins>
      <w:ins w:id="189" w:author="Katie Lankowicz" w:date="2025-10-21T11:52:00Z" w16du:dateUtc="2025-10-21T15:52:00Z">
        <w:r w:rsidRPr="00545060">
          <w:rPr>
            <w:bCs/>
          </w:rPr>
          <w:t xml:space="preserve">nearshore surface temperature </w:t>
        </w:r>
      </w:ins>
      <w:ins w:id="190" w:author="Katie Lankowicz" w:date="2025-10-21T11:56:00Z" w16du:dateUtc="2025-10-21T15:56:00Z">
        <w:r w:rsidRPr="00545060">
          <w:rPr>
            <w:bCs/>
          </w:rPr>
          <w:t xml:space="preserve">and </w:t>
        </w:r>
      </w:ins>
      <w:ins w:id="191" w:author="Katie Lankowicz" w:date="2025-10-21T11:52:00Z" w16du:dateUtc="2025-10-21T15:52:00Z">
        <w:r w:rsidRPr="00545060">
          <w:rPr>
            <w:bCs/>
          </w:rPr>
          <w:t>the relative abundance</w:t>
        </w:r>
      </w:ins>
      <w:ins w:id="192" w:author="Katie Lankowicz" w:date="2025-10-21T11:53:00Z" w16du:dateUtc="2025-10-21T15:53:00Z">
        <w:r w:rsidRPr="00545060">
          <w:rPr>
            <w:bCs/>
          </w:rPr>
          <w:t>s</w:t>
        </w:r>
      </w:ins>
      <w:ins w:id="193" w:author="Katie Lankowicz" w:date="2025-10-21T11:52:00Z" w16du:dateUtc="2025-10-21T15:52:00Z">
        <w:r w:rsidRPr="00545060">
          <w:rPr>
            <w:bCs/>
          </w:rPr>
          <w:t xml:space="preserve"> and summer growth rates of </w:t>
        </w:r>
      </w:ins>
      <w:ins w:id="194" w:author="Katie Lankowicz" w:date="2025-10-21T11:56:00Z" w16du:dateUtc="2025-10-21T15:56:00Z">
        <w:r w:rsidRPr="00545060">
          <w:rPr>
            <w:bCs/>
          </w:rPr>
          <w:t>comm</w:t>
        </w:r>
      </w:ins>
      <w:ins w:id="195" w:author="Katie Lankowicz" w:date="2025-10-21T12:04:00Z" w16du:dateUtc="2025-10-21T16:04:00Z">
        <w:r w:rsidRPr="00545060">
          <w:rPr>
            <w:bCs/>
          </w:rPr>
          <w:t>on</w:t>
        </w:r>
      </w:ins>
      <w:ins w:id="196" w:author="Katie Lankowicz" w:date="2025-10-21T11:56:00Z" w16du:dateUtc="2025-10-21T15:56:00Z">
        <w:r w:rsidRPr="00545060">
          <w:rPr>
            <w:bCs/>
          </w:rPr>
          <w:t>ly</w:t>
        </w:r>
      </w:ins>
      <w:ins w:id="197" w:author="Katie Lankowicz" w:date="2025-10-21T12:04:00Z" w16du:dateUtc="2025-10-21T16:04:00Z">
        <w:r w:rsidRPr="00545060">
          <w:rPr>
            <w:bCs/>
          </w:rPr>
          <w:t xml:space="preserve"> </w:t>
        </w:r>
      </w:ins>
      <w:ins w:id="198" w:author="Katie Lankowicz" w:date="2025-10-21T11:56:00Z" w16du:dateUtc="2025-10-21T15:56:00Z">
        <w:r w:rsidRPr="00545060">
          <w:rPr>
            <w:bCs/>
          </w:rPr>
          <w:t xml:space="preserve">encountered </w:t>
        </w:r>
      </w:ins>
      <w:ins w:id="199" w:author="Katie Lankowicz" w:date="2025-10-21T11:53:00Z" w16du:dateUtc="2025-10-21T15:53:00Z">
        <w:r w:rsidRPr="00545060">
          <w:rPr>
            <w:bCs/>
          </w:rPr>
          <w:t xml:space="preserve">GoM </w:t>
        </w:r>
      </w:ins>
      <w:ins w:id="200" w:author="Katie Lankowicz" w:date="2025-10-21T11:52:00Z" w16du:dateUtc="2025-10-21T15:52:00Z">
        <w:r w:rsidRPr="00545060">
          <w:rPr>
            <w:bCs/>
          </w:rPr>
          <w:t>nearshore fishes</w:t>
        </w:r>
      </w:ins>
      <w:ins w:id="201" w:author="Katie Lankowicz" w:date="2025-10-21T11:54:00Z" w16du:dateUtc="2025-10-21T15:54:00Z">
        <w:r w:rsidRPr="00545060">
          <w:rPr>
            <w:bCs/>
          </w:rPr>
          <w:t>.</w:t>
        </w:r>
      </w:ins>
      <w:ins w:id="202" w:author="Katie Lankowicz" w:date="2025-10-21T11:52:00Z" w16du:dateUtc="2025-10-21T15:52:00Z">
        <w:r w:rsidRPr="00545060">
          <w:rPr>
            <w:bCs/>
          </w:rPr>
          <w:t xml:space="preserve"> Atlantic silverside and Atlantic herring </w:t>
        </w:r>
      </w:ins>
      <w:ins w:id="203" w:author="Katie Lankowicz" w:date="2025-10-21T15:54:00Z" w16du:dateUtc="2025-10-21T19:54:00Z">
        <w:r w:rsidRPr="00545060">
          <w:rPr>
            <w:bCs/>
          </w:rPr>
          <w:t>served as focal species and representatives of</w:t>
        </w:r>
      </w:ins>
      <w:ins w:id="204" w:author="Katie Lankowicz" w:date="2025-10-21T15:49:00Z" w16du:dateUtc="2025-10-21T19:49:00Z">
        <w:r w:rsidRPr="00545060">
          <w:rPr>
            <w:bCs/>
          </w:rPr>
          <w:t xml:space="preserve"> </w:t>
        </w:r>
      </w:ins>
      <w:ins w:id="205" w:author="Katie Lankowicz" w:date="2025-10-21T11:55:00Z" w16du:dateUtc="2025-10-21T15:55:00Z">
        <w:r w:rsidRPr="00545060">
          <w:rPr>
            <w:bCs/>
          </w:rPr>
          <w:t>warming-tolerant and warming-intolerant species</w:t>
        </w:r>
      </w:ins>
      <w:ins w:id="206" w:author="Katie Lankowicz" w:date="2025-10-21T11:56:00Z" w16du:dateUtc="2025-10-21T15:56:00Z">
        <w:r w:rsidRPr="00545060">
          <w:rPr>
            <w:bCs/>
          </w:rPr>
          <w:t>, respectively</w:t>
        </w:r>
      </w:ins>
      <w:ins w:id="207" w:author="Katie Lankowicz" w:date="2025-10-21T11:52:00Z" w16du:dateUtc="2025-10-21T15:52:00Z">
        <w:r w:rsidRPr="00545060">
          <w:rPr>
            <w:bCs/>
          </w:rPr>
          <w:t>.</w:t>
        </w:r>
      </w:ins>
      <w:ins w:id="208" w:author="Katie Lankowicz" w:date="2025-10-21T11:53:00Z" w16du:dateUtc="2025-10-21T15:53:00Z">
        <w:r>
          <w:rPr>
            <w:bCs/>
          </w:rPr>
          <w:t xml:space="preserve"> </w:t>
        </w:r>
      </w:ins>
      <w:ins w:id="209" w:author="Katie Lankowicz" w:date="2025-10-21T12:05:00Z" w16du:dateUtc="2025-10-21T16:05:00Z">
        <w:r>
          <w:rPr>
            <w:bCs/>
          </w:rPr>
          <w:t>We hypothesize</w:t>
        </w:r>
      </w:ins>
      <w:ins w:id="210" w:author="Katie Lankowicz" w:date="2025-10-21T15:50:00Z" w16du:dateUtc="2025-10-21T19:50:00Z">
        <w:r>
          <w:rPr>
            <w:bCs/>
          </w:rPr>
          <w:t>d</w:t>
        </w:r>
      </w:ins>
      <w:ins w:id="211" w:author="Katie Lankowicz" w:date="2025-10-21T12:05:00Z" w16du:dateUtc="2025-10-21T16:05:00Z">
        <w:r>
          <w:rPr>
            <w:bCs/>
          </w:rPr>
          <w:t xml:space="preserve"> that warmer surface temperatures </w:t>
        </w:r>
      </w:ins>
      <w:ins w:id="212" w:author="Katie Lankowicz" w:date="2025-10-21T15:50:00Z" w16du:dateUtc="2025-10-21T19:50:00Z">
        <w:r>
          <w:rPr>
            <w:bCs/>
          </w:rPr>
          <w:t>would</w:t>
        </w:r>
      </w:ins>
      <w:ins w:id="213" w:author="Katie Lankowicz" w:date="2025-10-21T12:05:00Z" w16du:dateUtc="2025-10-21T16:05:00Z">
        <w:r>
          <w:rPr>
            <w:bCs/>
          </w:rPr>
          <w:t xml:space="preserve"> be associated with higher silverside growth rates and relative abundance, but lower herring growth rates and re</w:t>
        </w:r>
      </w:ins>
      <w:ins w:id="214" w:author="Katie Lankowicz" w:date="2025-10-21T12:06:00Z" w16du:dateUtc="2025-10-21T16:06:00Z">
        <w:r>
          <w:rPr>
            <w:bCs/>
          </w:rPr>
          <w:t xml:space="preserve">lative abundance. </w:t>
        </w:r>
        <w:r w:rsidRPr="00926F2C">
          <w:rPr>
            <w:bCs/>
          </w:rPr>
          <w:t xml:space="preserve">We </w:t>
        </w:r>
        <w:r>
          <w:rPr>
            <w:bCs/>
          </w:rPr>
          <w:t xml:space="preserve">also </w:t>
        </w:r>
      </w:ins>
      <w:ins w:id="215" w:author="Katie Lankowicz" w:date="2025-10-21T12:07:00Z" w16du:dateUtc="2025-10-21T16:07:00Z">
        <w:r>
          <w:rPr>
            <w:bCs/>
          </w:rPr>
          <w:t>examine</w:t>
        </w:r>
      </w:ins>
      <w:ins w:id="216" w:author="Katie Lankowicz" w:date="2025-10-21T15:50:00Z" w16du:dateUtc="2025-10-21T19:50:00Z">
        <w:r>
          <w:rPr>
            <w:bCs/>
          </w:rPr>
          <w:t>d</w:t>
        </w:r>
      </w:ins>
      <w:ins w:id="217" w:author="Katie Lankowicz" w:date="2025-10-21T12:07:00Z" w16du:dateUtc="2025-10-21T16:07:00Z">
        <w:r>
          <w:rPr>
            <w:bCs/>
          </w:rPr>
          <w:t xml:space="preserve"> broader spatiotemporal changes </w:t>
        </w:r>
      </w:ins>
      <w:ins w:id="218" w:author="Katie Lankowicz" w:date="2025-10-21T12:08:00Z" w16du:dateUtc="2025-10-21T16:08:00Z">
        <w:r>
          <w:rPr>
            <w:bCs/>
          </w:rPr>
          <w:t>to</w:t>
        </w:r>
      </w:ins>
      <w:ins w:id="219" w:author="Katie Lankowicz" w:date="2025-10-21T12:07:00Z" w16du:dateUtc="2025-10-21T16:07:00Z">
        <w:r>
          <w:rPr>
            <w:bCs/>
          </w:rPr>
          <w:t xml:space="preserve"> </w:t>
        </w:r>
      </w:ins>
      <w:ins w:id="220" w:author="Katie Lankowicz" w:date="2025-10-21T16:04:00Z" w16du:dateUtc="2025-10-21T20:04:00Z">
        <w:r>
          <w:rPr>
            <w:bCs/>
          </w:rPr>
          <w:t>community structure</w:t>
        </w:r>
      </w:ins>
      <w:ins w:id="221" w:author="Katie Lankowicz" w:date="2025-10-21T12:07:00Z" w16du:dateUtc="2025-10-21T16:07:00Z">
        <w:r>
          <w:rPr>
            <w:bCs/>
          </w:rPr>
          <w:t>, which contextualize</w:t>
        </w:r>
      </w:ins>
      <w:ins w:id="222" w:author="Katie Lankowicz" w:date="2025-10-21T15:50:00Z" w16du:dateUtc="2025-10-21T19:50:00Z">
        <w:r>
          <w:rPr>
            <w:bCs/>
          </w:rPr>
          <w:t>d</w:t>
        </w:r>
      </w:ins>
      <w:ins w:id="223" w:author="Katie Lankowicz" w:date="2025-10-21T12:07:00Z" w16du:dateUtc="2025-10-21T16:07:00Z">
        <w:r>
          <w:rPr>
            <w:bCs/>
          </w:rPr>
          <w:t xml:space="preserve"> </w:t>
        </w:r>
      </w:ins>
      <w:ins w:id="224" w:author="Katie Lankowicz" w:date="2025-10-21T16:04:00Z" w16du:dateUtc="2025-10-21T20:04:00Z">
        <w:r>
          <w:rPr>
            <w:bCs/>
          </w:rPr>
          <w:t>community structure</w:t>
        </w:r>
      </w:ins>
      <w:ins w:id="225" w:author="Katie Lankowicz" w:date="2025-10-21T16:11:00Z" w16du:dateUtc="2025-10-21T20:11:00Z">
        <w:r>
          <w:rPr>
            <w:bCs/>
          </w:rPr>
          <w:t xml:space="preserve"> </w:t>
        </w:r>
      </w:ins>
      <w:ins w:id="226" w:author="Katie Lankowicz" w:date="2025-10-21T12:08:00Z" w16du:dateUtc="2025-10-21T16:08:00Z">
        <w:r>
          <w:rPr>
            <w:bCs/>
          </w:rPr>
          <w:t>as an emergent property of species-specific responses to warming. We hypothesize</w:t>
        </w:r>
      </w:ins>
      <w:ins w:id="227" w:author="Katie Lankowicz" w:date="2025-10-21T15:50:00Z" w16du:dateUtc="2025-10-21T19:50:00Z">
        <w:r>
          <w:rPr>
            <w:bCs/>
          </w:rPr>
          <w:t>d</w:t>
        </w:r>
      </w:ins>
      <w:ins w:id="228" w:author="Katie Lankowicz" w:date="2025-10-21T12:08:00Z" w16du:dateUtc="2025-10-21T16:08:00Z">
        <w:r>
          <w:rPr>
            <w:bCs/>
          </w:rPr>
          <w:t xml:space="preserve"> that seasonal </w:t>
        </w:r>
      </w:ins>
      <w:del w:id="229" w:author="Katie Lankowicz" w:date="2025-10-16T17:37:00Z" w16du:dateUtc="2025-10-16T20:37:00Z">
        <w:r w:rsidR="00562A5F" w:rsidRPr="00545060" w:rsidDel="001F6AAD">
          <w:rPr>
            <w:bCs/>
          </w:rPr>
          <w:delText xml:space="preserve">Both silverside and herring are highly abundant in the nearshore regions of the GoM in the summer. However, their </w:delText>
        </w:r>
        <w:r w:rsidR="00CF4A80" w:rsidRPr="00545060" w:rsidDel="001F6AAD">
          <w:rPr>
            <w:bCs/>
          </w:rPr>
          <w:delText>differing</w:delText>
        </w:r>
        <w:r w:rsidR="00AA3345" w:rsidRPr="00545060" w:rsidDel="001F6AAD">
          <w:rPr>
            <w:bCs/>
          </w:rPr>
          <w:delText xml:space="preserve"> </w:delText>
        </w:r>
        <w:r w:rsidR="00562A5F" w:rsidRPr="00545060" w:rsidDel="001F6AAD">
          <w:rPr>
            <w:bCs/>
          </w:rPr>
          <w:delText xml:space="preserve">life history strategies and </w:delText>
        </w:r>
        <w:r w:rsidR="00CF4A80" w:rsidRPr="00545060" w:rsidDel="001F6AAD">
          <w:rPr>
            <w:bCs/>
          </w:rPr>
          <w:delText xml:space="preserve">the </w:delText>
        </w:r>
        <w:r w:rsidR="00562A5F" w:rsidRPr="00545060" w:rsidDel="001F6AAD">
          <w:rPr>
            <w:bCs/>
          </w:rPr>
          <w:delText>relative position of the GoM to their overall distributions</w:delText>
        </w:r>
      </w:del>
      <w:del w:id="230" w:author="Katie Lankowicz" w:date="2025-10-15T14:48:00Z" w16du:dateUtc="2025-10-15T17:48:00Z">
        <w:r w:rsidR="00562A5F" w:rsidRPr="00545060" w:rsidDel="00625EFB">
          <w:rPr>
            <w:bCs/>
          </w:rPr>
          <w:delText xml:space="preserve"> (northern half of range for silverside, southern half of range for herring), </w:delText>
        </w:r>
      </w:del>
      <w:del w:id="231" w:author="Katie Lankowicz" w:date="2025-10-16T17:37:00Z" w16du:dateUtc="2025-10-16T20:37:00Z">
        <w:r w:rsidR="00562A5F" w:rsidRPr="00545060" w:rsidDel="001F6AAD">
          <w:rPr>
            <w:bCs/>
          </w:rPr>
          <w:delText xml:space="preserve">could lead to opposing responses to </w:delText>
        </w:r>
        <w:r w:rsidR="00CF4A80" w:rsidRPr="00545060" w:rsidDel="001F6AAD">
          <w:rPr>
            <w:bCs/>
          </w:rPr>
          <w:delText>increasing temperatures</w:delText>
        </w:r>
        <w:r w:rsidR="00562A5F" w:rsidRPr="00545060" w:rsidDel="001F6AAD">
          <w:rPr>
            <w:bCs/>
          </w:rPr>
          <w:delText xml:space="preserve">. Increases in nearshore GoM surface temperatures may be advantageous to silverside growth and reproduction, while conversely </w:delText>
        </w:r>
        <w:r w:rsidR="00D171AE" w:rsidRPr="00545060" w:rsidDel="001F6AAD">
          <w:rPr>
            <w:bCs/>
          </w:rPr>
          <w:delText>altering patterns of</w:delText>
        </w:r>
        <w:r w:rsidR="00562A5F" w:rsidRPr="00545060" w:rsidDel="001F6AAD">
          <w:rPr>
            <w:bCs/>
          </w:rPr>
          <w:delText xml:space="preserve"> nearshore habitat use and </w:delText>
        </w:r>
        <w:r w:rsidR="00D171AE" w:rsidRPr="00545060" w:rsidDel="001F6AAD">
          <w:rPr>
            <w:bCs/>
          </w:rPr>
          <w:delText xml:space="preserve">reducing the </w:delText>
        </w:r>
        <w:r w:rsidR="00562A5F" w:rsidRPr="00545060" w:rsidDel="001F6AAD">
          <w:rPr>
            <w:bCs/>
          </w:rPr>
          <w:delText xml:space="preserve">growth of herring. </w:delText>
        </w:r>
      </w:del>
      <w:del w:id="232" w:author="Katie Lankowicz" w:date="2025-10-21T11:53:00Z" w16du:dateUtc="2025-10-21T15:53:00Z">
        <w:r w:rsidR="00562A5F" w:rsidRPr="00545060" w:rsidDel="00CB2CCF">
          <w:rPr>
            <w:bCs/>
          </w:rPr>
          <w:delText xml:space="preserve">In this study, we use 11 years of summer beach seine data collected in Casco Bay, Maine to explore </w:delText>
        </w:r>
        <w:r w:rsidR="00CF4A80" w:rsidRPr="00545060" w:rsidDel="00CB2CCF">
          <w:rPr>
            <w:bCs/>
          </w:rPr>
          <w:delText>the effect of nearshore temperature on the summer growth rates and relative abundances of herring and silverside.</w:delText>
        </w:r>
        <w:r w:rsidR="00562A5F" w:rsidRPr="00545060" w:rsidDel="00CB2CCF">
          <w:rPr>
            <w:bCs/>
          </w:rPr>
          <w:delText xml:space="preserve"> We also use these data to examine </w:delText>
        </w:r>
      </w:del>
      <w:del w:id="233" w:author="Katie Lankowicz" w:date="2025-10-14T14:20:00Z" w16du:dateUtc="2025-10-14T17:20:00Z">
        <w:r w:rsidR="00562A5F" w:rsidRPr="00545060" w:rsidDel="008749F6">
          <w:rPr>
            <w:bCs/>
          </w:rPr>
          <w:delText xml:space="preserve">changes in </w:delText>
        </w:r>
      </w:del>
      <w:del w:id="234" w:author="Katie Lankowicz" w:date="2025-10-21T11:53:00Z" w16du:dateUtc="2025-10-21T15:53:00Z">
        <w:r w:rsidR="00562A5F" w:rsidRPr="00545060" w:rsidDel="00CB2CCF">
          <w:rPr>
            <w:bCs/>
            <w:rPrChange w:id="235" w:author="Katie Lankowicz" w:date="2025-10-23T15:43:00Z" w16du:dateUtc="2025-10-23T19:43:00Z">
              <w:rPr>
                <w:bCs/>
                <w:highlight w:val="yellow"/>
              </w:rPr>
            </w:rPrChange>
          </w:rPr>
          <w:delText>spatiotemporal community structure</w:delText>
        </w:r>
        <w:r w:rsidR="00562A5F" w:rsidRPr="00545060" w:rsidDel="00CB2CCF">
          <w:rPr>
            <w:bCs/>
          </w:rPr>
          <w:delText xml:space="preserve">. </w:delText>
        </w:r>
      </w:del>
      <w:del w:id="236" w:author="Katie Lankowicz" w:date="2025-10-21T12:09:00Z" w16du:dateUtc="2025-10-21T16:09:00Z">
        <w:r w:rsidR="004B3608" w:rsidRPr="00545060" w:rsidDel="00CB2CCF">
          <w:rPr>
            <w:bCs/>
            <w:rPrChange w:id="237" w:author="Katie Lankowicz" w:date="2025-10-23T15:43:00Z" w16du:dateUtc="2025-10-23T19:43:00Z">
              <w:rPr>
                <w:bCs/>
                <w:highlight w:val="yellow"/>
              </w:rPr>
            </w:rPrChange>
          </w:rPr>
          <w:delText xml:space="preserve">Seasonal </w:delText>
        </w:r>
      </w:del>
      <w:r w:rsidR="004B3608" w:rsidRPr="00545060">
        <w:rPr>
          <w:bCs/>
          <w:rPrChange w:id="238" w:author="Katie Lankowicz" w:date="2025-10-23T15:43:00Z" w16du:dateUtc="2025-10-23T19:43:00Z">
            <w:rPr>
              <w:bCs/>
              <w:highlight w:val="yellow"/>
            </w:rPr>
          </w:rPrChange>
        </w:rPr>
        <w:t xml:space="preserve">warming and the linked phenology of nearshore species </w:t>
      </w:r>
      <w:del w:id="239" w:author="Katie Lankowicz" w:date="2025-10-21T12:09:00Z" w16du:dateUtc="2025-10-21T16:09:00Z">
        <w:r w:rsidR="004B3608" w:rsidRPr="00545060" w:rsidDel="00CB2CCF">
          <w:rPr>
            <w:bCs/>
            <w:rPrChange w:id="240" w:author="Katie Lankowicz" w:date="2025-10-23T15:43:00Z" w16du:dateUtc="2025-10-23T19:43:00Z">
              <w:rPr>
                <w:bCs/>
                <w:highlight w:val="yellow"/>
              </w:rPr>
            </w:rPrChange>
          </w:rPr>
          <w:delText xml:space="preserve">should </w:delText>
        </w:r>
      </w:del>
      <w:ins w:id="241" w:author="Katie Lankowicz" w:date="2025-10-21T15:50:00Z" w16du:dateUtc="2025-10-21T19:50:00Z">
        <w:r w:rsidRPr="00545060">
          <w:rPr>
            <w:bCs/>
            <w:rPrChange w:id="242" w:author="Katie Lankowicz" w:date="2025-10-23T15:43:00Z" w16du:dateUtc="2025-10-23T19:43:00Z">
              <w:rPr>
                <w:bCs/>
                <w:highlight w:val="yellow"/>
              </w:rPr>
            </w:rPrChange>
          </w:rPr>
          <w:t>would</w:t>
        </w:r>
      </w:ins>
      <w:ins w:id="243" w:author="Katie Lankowicz" w:date="2025-10-21T12:09:00Z" w16du:dateUtc="2025-10-21T16:09:00Z">
        <w:r w:rsidRPr="00545060">
          <w:rPr>
            <w:bCs/>
            <w:rPrChange w:id="244" w:author="Katie Lankowicz" w:date="2025-10-23T15:43:00Z" w16du:dateUtc="2025-10-23T19:43:00Z">
              <w:rPr>
                <w:bCs/>
                <w:highlight w:val="yellow"/>
              </w:rPr>
            </w:rPrChange>
          </w:rPr>
          <w:t xml:space="preserve"> </w:t>
        </w:r>
      </w:ins>
      <w:r w:rsidR="004B3608" w:rsidRPr="00545060">
        <w:rPr>
          <w:bCs/>
          <w:rPrChange w:id="245" w:author="Katie Lankowicz" w:date="2025-10-23T15:43:00Z" w16du:dateUtc="2025-10-23T19:43:00Z">
            <w:rPr>
              <w:bCs/>
              <w:highlight w:val="yellow"/>
            </w:rPr>
          </w:rPrChange>
        </w:rPr>
        <w:t>result in</w:t>
      </w:r>
      <w:ins w:id="246" w:author="Katie Lankowicz" w:date="2025-10-22T12:32:00Z" w16du:dateUtc="2025-10-22T16:32:00Z">
        <w:r w:rsidR="007500E3" w:rsidRPr="00545060">
          <w:rPr>
            <w:bCs/>
            <w:rPrChange w:id="247" w:author="Katie Lankowicz" w:date="2025-10-23T15:43:00Z" w16du:dateUtc="2025-10-23T19:43:00Z">
              <w:rPr>
                <w:bCs/>
                <w:highlight w:val="yellow"/>
              </w:rPr>
            </w:rPrChange>
          </w:rPr>
          <w:t xml:space="preserve"> di</w:t>
        </w:r>
      </w:ins>
      <w:ins w:id="248" w:author="Katie Lankowicz" w:date="2025-10-22T12:33:00Z" w16du:dateUtc="2025-10-22T16:33:00Z">
        <w:r w:rsidR="007500E3" w:rsidRPr="00545060">
          <w:rPr>
            <w:bCs/>
            <w:rPrChange w:id="249" w:author="Katie Lankowicz" w:date="2025-10-23T15:43:00Z" w16du:dateUtc="2025-10-23T19:43:00Z">
              <w:rPr>
                <w:bCs/>
                <w:highlight w:val="yellow"/>
              </w:rPr>
            </w:rPrChange>
          </w:rPr>
          <w:t xml:space="preserve">fferent community structures in the cooler early summer period as compared o the warmer late summer period. </w:t>
        </w:r>
      </w:ins>
      <w:del w:id="250" w:author="Katie Lankowicz" w:date="2025-10-22T12:33:00Z" w16du:dateUtc="2025-10-22T16:33:00Z">
        <w:r w:rsidR="004B3608" w:rsidRPr="00545060" w:rsidDel="007500E3">
          <w:rPr>
            <w:bCs/>
            <w:rPrChange w:id="251" w:author="Katie Lankowicz" w:date="2025-10-23T15:43:00Z" w16du:dateUtc="2025-10-23T19:43:00Z">
              <w:rPr>
                <w:bCs/>
                <w:highlight w:val="yellow"/>
              </w:rPr>
            </w:rPrChange>
          </w:rPr>
          <w:delText xml:space="preserve"> </w:delText>
        </w:r>
        <w:r w:rsidR="00562A5F" w:rsidRPr="00545060" w:rsidDel="007500E3">
          <w:rPr>
            <w:bCs/>
            <w:rPrChange w:id="252" w:author="Katie Lankowicz" w:date="2025-10-23T15:43:00Z" w16du:dateUtc="2025-10-23T19:43:00Z">
              <w:rPr>
                <w:bCs/>
                <w:highlight w:val="yellow"/>
              </w:rPr>
            </w:rPrChange>
          </w:rPr>
          <w:delText xml:space="preserve">juvenile stages of spring-spawning oceanodromous and diadromous fishes </w:delText>
        </w:r>
        <w:r w:rsidR="004B3608" w:rsidRPr="00545060" w:rsidDel="007500E3">
          <w:rPr>
            <w:bCs/>
            <w:rPrChange w:id="253" w:author="Katie Lankowicz" w:date="2025-10-23T15:43:00Z" w16du:dateUtc="2025-10-23T19:43:00Z">
              <w:rPr>
                <w:bCs/>
                <w:highlight w:val="yellow"/>
              </w:rPr>
            </w:rPrChange>
          </w:rPr>
          <w:delText>dominating species assemblages</w:delText>
        </w:r>
        <w:r w:rsidR="00562A5F" w:rsidRPr="00545060" w:rsidDel="007500E3">
          <w:rPr>
            <w:bCs/>
            <w:rPrChange w:id="254" w:author="Katie Lankowicz" w:date="2025-10-23T15:43:00Z" w16du:dateUtc="2025-10-23T19:43:00Z">
              <w:rPr>
                <w:bCs/>
                <w:highlight w:val="yellow"/>
              </w:rPr>
            </w:rPrChange>
          </w:rPr>
          <w:delText xml:space="preserve"> in the early summer</w:delText>
        </w:r>
        <w:r w:rsidR="00563400" w:rsidRPr="00545060" w:rsidDel="007500E3">
          <w:rPr>
            <w:bCs/>
            <w:rPrChange w:id="255" w:author="Katie Lankowicz" w:date="2025-10-23T15:43:00Z" w16du:dateUtc="2025-10-23T19:43:00Z">
              <w:rPr>
                <w:bCs/>
                <w:highlight w:val="yellow"/>
              </w:rPr>
            </w:rPrChange>
          </w:rPr>
          <w:delText>.</w:delText>
        </w:r>
        <w:r w:rsidR="00B9699F" w:rsidRPr="00545060" w:rsidDel="007500E3">
          <w:rPr>
            <w:bCs/>
            <w:rPrChange w:id="256" w:author="Katie Lankowicz" w:date="2025-10-23T15:43:00Z" w16du:dateUtc="2025-10-23T19:43:00Z">
              <w:rPr>
                <w:bCs/>
                <w:highlight w:val="yellow"/>
              </w:rPr>
            </w:rPrChange>
          </w:rPr>
          <w:delText xml:space="preserve"> </w:delText>
        </w:r>
      </w:del>
      <w:del w:id="257" w:author="Katie Lankowicz" w:date="2025-10-21T12:10:00Z" w16du:dateUtc="2025-10-21T16:10:00Z">
        <w:r w:rsidR="00563400" w:rsidRPr="00545060" w:rsidDel="00CB2CCF">
          <w:rPr>
            <w:bCs/>
            <w:rPrChange w:id="258" w:author="Katie Lankowicz" w:date="2025-10-23T15:43:00Z" w16du:dateUtc="2025-10-23T19:43:00Z">
              <w:rPr>
                <w:bCs/>
                <w:highlight w:val="yellow"/>
              </w:rPr>
            </w:rPrChange>
          </w:rPr>
          <w:delText>Altern</w:delText>
        </w:r>
      </w:del>
      <w:del w:id="259" w:author="Katie Lankowicz" w:date="2025-10-21T12:09:00Z" w16du:dateUtc="2025-10-21T16:09:00Z">
        <w:r w:rsidR="00563400" w:rsidRPr="00545060" w:rsidDel="00CB2CCF">
          <w:rPr>
            <w:bCs/>
            <w:rPrChange w:id="260" w:author="Katie Lankowicz" w:date="2025-10-23T15:43:00Z" w16du:dateUtc="2025-10-23T19:43:00Z">
              <w:rPr>
                <w:bCs/>
                <w:highlight w:val="yellow"/>
              </w:rPr>
            </w:rPrChange>
          </w:rPr>
          <w:delText>atively,</w:delText>
        </w:r>
        <w:r w:rsidR="00562A5F" w:rsidRPr="00545060" w:rsidDel="00CB2CCF">
          <w:rPr>
            <w:bCs/>
            <w:rPrChange w:id="261" w:author="Katie Lankowicz" w:date="2025-10-23T15:43:00Z" w16du:dateUtc="2025-10-23T19:43:00Z">
              <w:rPr>
                <w:bCs/>
                <w:highlight w:val="yellow"/>
              </w:rPr>
            </w:rPrChange>
          </w:rPr>
          <w:delText xml:space="preserve"> s</w:delText>
        </w:r>
      </w:del>
      <w:del w:id="262" w:author="Katie Lankowicz" w:date="2025-10-22T12:33:00Z" w16du:dateUtc="2025-10-22T16:33:00Z">
        <w:r w:rsidR="00562A5F" w:rsidRPr="00545060" w:rsidDel="007500E3">
          <w:rPr>
            <w:bCs/>
            <w:rPrChange w:id="263" w:author="Katie Lankowicz" w:date="2025-10-23T15:43:00Z" w16du:dateUtc="2025-10-23T19:43:00Z">
              <w:rPr>
                <w:bCs/>
                <w:highlight w:val="yellow"/>
              </w:rPr>
            </w:rPrChange>
          </w:rPr>
          <w:delText xml:space="preserve">ummer-spawning oceanodromous fishes and nearshore residents </w:delText>
        </w:r>
      </w:del>
      <w:del w:id="264" w:author="Katie Lankowicz" w:date="2025-10-21T12:10:00Z" w16du:dateUtc="2025-10-21T16:10:00Z">
        <w:r w:rsidR="00563400" w:rsidRPr="00545060" w:rsidDel="00CB2CCF">
          <w:rPr>
            <w:bCs/>
            <w:rPrChange w:id="265" w:author="Katie Lankowicz" w:date="2025-10-23T15:43:00Z" w16du:dateUtc="2025-10-23T19:43:00Z">
              <w:rPr>
                <w:bCs/>
                <w:highlight w:val="yellow"/>
              </w:rPr>
            </w:rPrChange>
          </w:rPr>
          <w:delText xml:space="preserve">should </w:delText>
        </w:r>
      </w:del>
      <w:del w:id="266" w:author="Katie Lankowicz" w:date="2025-10-22T12:33:00Z" w16du:dateUtc="2025-10-22T16:33:00Z">
        <w:r w:rsidR="004B3608" w:rsidRPr="00545060" w:rsidDel="007500E3">
          <w:rPr>
            <w:bCs/>
            <w:rPrChange w:id="267" w:author="Katie Lankowicz" w:date="2025-10-23T15:43:00Z" w16du:dateUtc="2025-10-23T19:43:00Z">
              <w:rPr>
                <w:bCs/>
                <w:highlight w:val="yellow"/>
              </w:rPr>
            </w:rPrChange>
          </w:rPr>
          <w:delText>dominat</w:delText>
        </w:r>
        <w:r w:rsidR="00563400" w:rsidRPr="00545060" w:rsidDel="007500E3">
          <w:rPr>
            <w:bCs/>
            <w:rPrChange w:id="268" w:author="Katie Lankowicz" w:date="2025-10-23T15:43:00Z" w16du:dateUtc="2025-10-23T19:43:00Z">
              <w:rPr>
                <w:bCs/>
                <w:highlight w:val="yellow"/>
              </w:rPr>
            </w:rPrChange>
          </w:rPr>
          <w:delText>e</w:delText>
        </w:r>
        <w:r w:rsidR="00562A5F" w:rsidRPr="00545060" w:rsidDel="007500E3">
          <w:rPr>
            <w:bCs/>
            <w:rPrChange w:id="269" w:author="Katie Lankowicz" w:date="2025-10-23T15:43:00Z" w16du:dateUtc="2025-10-23T19:43:00Z">
              <w:rPr>
                <w:bCs/>
                <w:highlight w:val="yellow"/>
              </w:rPr>
            </w:rPrChange>
          </w:rPr>
          <w:delText xml:space="preserve"> in the late summer. </w:delText>
        </w:r>
      </w:del>
      <w:ins w:id="270" w:author="Katie Lankowicz" w:date="2025-10-21T12:10:00Z" w16du:dateUtc="2025-10-21T16:10:00Z">
        <w:r w:rsidRPr="00545060">
          <w:rPr>
            <w:bCs/>
            <w:rPrChange w:id="271" w:author="Katie Lankowicz" w:date="2025-10-23T15:43:00Z" w16du:dateUtc="2025-10-23T19:43:00Z">
              <w:rPr>
                <w:bCs/>
                <w:highlight w:val="yellow"/>
              </w:rPr>
            </w:rPrChange>
          </w:rPr>
          <w:t>At an annual and whole-Bay scale, we expect</w:t>
        </w:r>
      </w:ins>
      <w:ins w:id="272" w:author="Katie Lankowicz" w:date="2025-10-21T15:51:00Z" w16du:dateUtc="2025-10-21T19:51:00Z">
        <w:r w:rsidRPr="00545060">
          <w:rPr>
            <w:bCs/>
            <w:rPrChange w:id="273" w:author="Katie Lankowicz" w:date="2025-10-23T15:43:00Z" w16du:dateUtc="2025-10-23T19:43:00Z">
              <w:rPr>
                <w:bCs/>
                <w:highlight w:val="yellow"/>
              </w:rPr>
            </w:rPrChange>
          </w:rPr>
          <w:t>ed</w:t>
        </w:r>
      </w:ins>
      <w:ins w:id="274" w:author="Katie Lankowicz" w:date="2025-10-21T12:10:00Z" w16du:dateUtc="2025-10-21T16:10:00Z">
        <w:r w:rsidRPr="00545060">
          <w:rPr>
            <w:bCs/>
            <w:rPrChange w:id="275" w:author="Katie Lankowicz" w:date="2025-10-23T15:43:00Z" w16du:dateUtc="2025-10-23T19:43:00Z">
              <w:rPr>
                <w:bCs/>
                <w:highlight w:val="yellow"/>
              </w:rPr>
            </w:rPrChange>
          </w:rPr>
          <w:t xml:space="preserve"> </w:t>
        </w:r>
      </w:ins>
      <w:ins w:id="276" w:author="Katie Lankowicz" w:date="2025-10-21T15:51:00Z" w16du:dateUtc="2025-10-21T19:51:00Z">
        <w:r w:rsidRPr="00545060">
          <w:rPr>
            <w:bCs/>
            <w:rPrChange w:id="277" w:author="Katie Lankowicz" w:date="2025-10-23T15:43:00Z" w16du:dateUtc="2025-10-23T19:43:00Z">
              <w:rPr>
                <w:bCs/>
                <w:highlight w:val="yellow"/>
              </w:rPr>
            </w:rPrChange>
          </w:rPr>
          <w:t>a</w:t>
        </w:r>
      </w:ins>
      <w:ins w:id="278" w:author="Katie Lankowicz" w:date="2025-10-21T12:10:00Z" w16du:dateUtc="2025-10-21T16:10:00Z">
        <w:r w:rsidRPr="00545060">
          <w:rPr>
            <w:bCs/>
            <w:rPrChange w:id="279" w:author="Katie Lankowicz" w:date="2025-10-23T15:43:00Z" w16du:dateUtc="2025-10-23T19:43:00Z">
              <w:rPr>
                <w:bCs/>
                <w:highlight w:val="yellow"/>
              </w:rPr>
            </w:rPrChange>
          </w:rPr>
          <w:t xml:space="preserve"> </w:t>
        </w:r>
      </w:ins>
      <w:del w:id="280" w:author="Katie Lankowicz" w:date="2025-10-21T12:10:00Z" w16du:dateUtc="2025-10-21T16:10:00Z">
        <w:r w:rsidR="004B3608" w:rsidRPr="00545060" w:rsidDel="00CB2CCF">
          <w:rPr>
            <w:bCs/>
            <w:rPrChange w:id="281" w:author="Katie Lankowicz" w:date="2025-10-23T15:43:00Z" w16du:dateUtc="2025-10-23T19:43:00Z">
              <w:rPr>
                <w:bCs/>
                <w:highlight w:val="yellow"/>
              </w:rPr>
            </w:rPrChange>
          </w:rPr>
          <w:delText xml:space="preserve">Average annual </w:delText>
        </w:r>
      </w:del>
      <w:del w:id="282" w:author="Katie Lankowicz" w:date="2025-10-21T16:04:00Z" w16du:dateUtc="2025-10-21T20:04:00Z">
        <w:r w:rsidR="004B3608" w:rsidRPr="00545060" w:rsidDel="00CB2CCF">
          <w:rPr>
            <w:bCs/>
            <w:rPrChange w:id="283" w:author="Katie Lankowicz" w:date="2025-10-23T15:43:00Z" w16du:dateUtc="2025-10-23T19:43:00Z">
              <w:rPr>
                <w:bCs/>
                <w:highlight w:val="yellow"/>
              </w:rPr>
            </w:rPrChange>
          </w:rPr>
          <w:delText>community composition</w:delText>
        </w:r>
      </w:del>
      <w:ins w:id="284" w:author="Katie Lankowicz" w:date="2025-10-21T16:04:00Z" w16du:dateUtc="2025-10-21T20:04:00Z">
        <w:r w:rsidRPr="00545060">
          <w:rPr>
            <w:bCs/>
            <w:rPrChange w:id="285" w:author="Katie Lankowicz" w:date="2025-10-23T15:43:00Z" w16du:dateUtc="2025-10-23T19:43:00Z">
              <w:rPr>
                <w:bCs/>
                <w:highlight w:val="yellow"/>
              </w:rPr>
            </w:rPrChange>
          </w:rPr>
          <w:t>community structure</w:t>
        </w:r>
      </w:ins>
      <w:r w:rsidR="004B3608" w:rsidRPr="00545060">
        <w:rPr>
          <w:bCs/>
          <w:rPrChange w:id="286" w:author="Katie Lankowicz" w:date="2025-10-23T15:43:00Z" w16du:dateUtc="2025-10-23T19:43:00Z">
            <w:rPr>
              <w:bCs/>
              <w:highlight w:val="yellow"/>
            </w:rPr>
          </w:rPrChange>
        </w:rPr>
        <w:t xml:space="preserve"> </w:t>
      </w:r>
      <w:del w:id="287" w:author="Katie Lankowicz" w:date="2025-10-21T12:11:00Z" w16du:dateUtc="2025-10-21T16:11:00Z">
        <w:r w:rsidR="004B3608" w:rsidRPr="00545060" w:rsidDel="00CB2CCF">
          <w:rPr>
            <w:bCs/>
            <w:rPrChange w:id="288" w:author="Katie Lankowicz" w:date="2025-10-23T15:43:00Z" w16du:dateUtc="2025-10-23T19:43:00Z">
              <w:rPr>
                <w:bCs/>
                <w:highlight w:val="yellow"/>
              </w:rPr>
            </w:rPrChange>
          </w:rPr>
          <w:delText xml:space="preserve">across all of Casco Bay </w:delText>
        </w:r>
      </w:del>
      <w:del w:id="289" w:author="Katie Lankowicz" w:date="2025-10-21T15:51:00Z" w16du:dateUtc="2025-10-21T19:51:00Z">
        <w:r w:rsidR="004B3608" w:rsidRPr="00545060" w:rsidDel="00CB2CCF">
          <w:rPr>
            <w:bCs/>
            <w:rPrChange w:id="290" w:author="Katie Lankowicz" w:date="2025-10-23T15:43:00Z" w16du:dateUtc="2025-10-23T19:43:00Z">
              <w:rPr>
                <w:bCs/>
                <w:highlight w:val="yellow"/>
              </w:rPr>
            </w:rPrChange>
          </w:rPr>
          <w:delText xml:space="preserve">may </w:delText>
        </w:r>
      </w:del>
      <w:r w:rsidR="004B3608" w:rsidRPr="00545060">
        <w:rPr>
          <w:bCs/>
          <w:rPrChange w:id="291" w:author="Katie Lankowicz" w:date="2025-10-23T15:43:00Z" w16du:dateUtc="2025-10-23T19:43:00Z">
            <w:rPr>
              <w:bCs/>
              <w:highlight w:val="yellow"/>
            </w:rPr>
          </w:rPrChange>
        </w:rPr>
        <w:t xml:space="preserve">shift from herring-dominated in </w:t>
      </w:r>
      <w:del w:id="292" w:author="Katie Lankowicz" w:date="2025-10-21T12:14:00Z" w16du:dateUtc="2025-10-21T16:14:00Z">
        <w:r w:rsidR="004B3608" w:rsidRPr="00545060" w:rsidDel="00CB2CCF">
          <w:rPr>
            <w:bCs/>
            <w:rPrChange w:id="293" w:author="Katie Lankowicz" w:date="2025-10-23T15:43:00Z" w16du:dateUtc="2025-10-23T19:43:00Z">
              <w:rPr>
                <w:bCs/>
                <w:highlight w:val="yellow"/>
              </w:rPr>
            </w:rPrChange>
          </w:rPr>
          <w:delText xml:space="preserve">cooler </w:delText>
        </w:r>
      </w:del>
      <w:ins w:id="294" w:author="Katie Lankowicz" w:date="2025-10-21T12:14:00Z" w16du:dateUtc="2025-10-21T16:14:00Z">
        <w:r w:rsidRPr="00545060">
          <w:rPr>
            <w:bCs/>
            <w:rPrChange w:id="295" w:author="Katie Lankowicz" w:date="2025-10-23T15:43:00Z" w16du:dateUtc="2025-10-23T19:43:00Z">
              <w:rPr>
                <w:bCs/>
                <w:highlight w:val="yellow"/>
              </w:rPr>
            </w:rPrChange>
          </w:rPr>
          <w:t>anomalously cool ye</w:t>
        </w:r>
      </w:ins>
      <w:del w:id="296" w:author="Katie Lankowicz" w:date="2025-10-21T12:14:00Z" w16du:dateUtc="2025-10-21T16:14:00Z">
        <w:r w:rsidR="004B3608" w:rsidRPr="00545060" w:rsidDel="00CB2CCF">
          <w:rPr>
            <w:bCs/>
            <w:rPrChange w:id="297" w:author="Katie Lankowicz" w:date="2025-10-23T15:43:00Z" w16du:dateUtc="2025-10-23T19:43:00Z">
              <w:rPr>
                <w:bCs/>
                <w:highlight w:val="yellow"/>
              </w:rPr>
            </w:rPrChange>
          </w:rPr>
          <w:delText>ye</w:delText>
        </w:r>
      </w:del>
      <w:r w:rsidR="004B3608" w:rsidRPr="00545060">
        <w:rPr>
          <w:bCs/>
          <w:rPrChange w:id="298" w:author="Katie Lankowicz" w:date="2025-10-23T15:43:00Z" w16du:dateUtc="2025-10-23T19:43:00Z">
            <w:rPr>
              <w:bCs/>
              <w:highlight w:val="yellow"/>
            </w:rPr>
          </w:rPrChange>
        </w:rPr>
        <w:t xml:space="preserve">ars to silverside-dominated in </w:t>
      </w:r>
      <w:del w:id="299" w:author="Katie Lankowicz" w:date="2025-10-21T12:11:00Z" w16du:dateUtc="2025-10-21T16:11:00Z">
        <w:r w:rsidR="004B3608" w:rsidRPr="00545060" w:rsidDel="00CB2CCF">
          <w:rPr>
            <w:bCs/>
            <w:rPrChange w:id="300" w:author="Katie Lankowicz" w:date="2025-10-23T15:43:00Z" w16du:dateUtc="2025-10-23T19:43:00Z">
              <w:rPr>
                <w:bCs/>
                <w:highlight w:val="yellow"/>
              </w:rPr>
            </w:rPrChange>
          </w:rPr>
          <w:delText xml:space="preserve">recent, </w:delText>
        </w:r>
      </w:del>
      <w:del w:id="301" w:author="Katie Lankowicz" w:date="2025-10-21T15:51:00Z" w16du:dateUtc="2025-10-21T19:51:00Z">
        <w:r w:rsidR="004B3608" w:rsidRPr="00545060" w:rsidDel="00CB2CCF">
          <w:rPr>
            <w:bCs/>
            <w:rPrChange w:id="302" w:author="Katie Lankowicz" w:date="2025-10-23T15:43:00Z" w16du:dateUtc="2025-10-23T19:43:00Z">
              <w:rPr>
                <w:bCs/>
                <w:highlight w:val="yellow"/>
              </w:rPr>
            </w:rPrChange>
          </w:rPr>
          <w:delText>warmer</w:delText>
        </w:r>
      </w:del>
      <w:ins w:id="303" w:author="Katie Lankowicz" w:date="2025-10-21T15:51:00Z" w16du:dateUtc="2025-10-21T19:51:00Z">
        <w:r w:rsidRPr="00545060">
          <w:rPr>
            <w:bCs/>
            <w:rPrChange w:id="304" w:author="Katie Lankowicz" w:date="2025-10-23T15:43:00Z" w16du:dateUtc="2025-10-23T19:43:00Z">
              <w:rPr>
                <w:bCs/>
                <w:highlight w:val="yellow"/>
              </w:rPr>
            </w:rPrChange>
          </w:rPr>
          <w:t>anomalously warm</w:t>
        </w:r>
      </w:ins>
      <w:r w:rsidR="004B3608" w:rsidRPr="00545060">
        <w:rPr>
          <w:bCs/>
          <w:rPrChange w:id="305" w:author="Katie Lankowicz" w:date="2025-10-23T15:43:00Z" w16du:dateUtc="2025-10-23T19:43:00Z">
            <w:rPr>
              <w:bCs/>
              <w:highlight w:val="yellow"/>
            </w:rPr>
          </w:rPrChange>
        </w:rPr>
        <w:t xml:space="preserve"> years.</w:t>
      </w:r>
    </w:p>
    <w:p w14:paraId="1B5BDA17" w14:textId="3AF7F881" w:rsidR="008749F6" w:rsidRPr="00926F2C" w:rsidDel="00CB2CCF" w:rsidRDefault="008749F6" w:rsidP="0005676A">
      <w:pPr>
        <w:spacing w:after="0" w:line="240" w:lineRule="auto"/>
        <w:rPr>
          <w:del w:id="306" w:author="Katie Lankowicz" w:date="2025-10-21T11:54:00Z" w16du:dateUtc="2025-10-21T15:54:00Z"/>
          <w:bCs/>
        </w:rPr>
      </w:pPr>
      <w:moveToRangeStart w:id="307" w:author="Katie Lankowicz" w:date="2025-10-14T14:16:00Z" w:name="move211343813"/>
      <w:moveTo w:id="308" w:author="Katie Lankowicz" w:date="2025-10-14T14:16:00Z" w16du:dateUtc="2025-10-14T17:16:00Z">
        <w:del w:id="309" w:author="Katie Lankowicz" w:date="2025-10-21T11:52:00Z" w16du:dateUtc="2025-10-21T15:52:00Z">
          <w:r w:rsidRPr="00545060" w:rsidDel="00CB2CCF">
            <w:rPr>
              <w:bCs/>
            </w:rPr>
            <w:delText>In this study, we will relate changes in nearshore surface temperature to changes in the community structure, relative abundance, and summer growth rates of nearshore fishes commonly encountered in a beach seine survey, using Atlantic silverside (</w:delText>
          </w:r>
          <w:r w:rsidRPr="00545060" w:rsidDel="00CB2CCF">
            <w:rPr>
              <w:bCs/>
              <w:i/>
              <w:iCs/>
            </w:rPr>
            <w:delText xml:space="preserve">Menidia menidia; </w:delText>
          </w:r>
          <w:r w:rsidRPr="00545060" w:rsidDel="00CB2CCF">
            <w:rPr>
              <w:bCs/>
            </w:rPr>
            <w:delText>hereafter, silverside) and Atlantic herring (</w:delText>
          </w:r>
          <w:r w:rsidRPr="00545060" w:rsidDel="00CB2CCF">
            <w:rPr>
              <w:bCs/>
              <w:i/>
              <w:iCs/>
            </w:rPr>
            <w:delText xml:space="preserve">Clupea harengus; </w:delText>
          </w:r>
          <w:r w:rsidRPr="00545060" w:rsidDel="00CB2CCF">
            <w:rPr>
              <w:bCs/>
            </w:rPr>
            <w:delText>hereafter, herring) as focal species.</w:delText>
          </w:r>
        </w:del>
      </w:moveTo>
      <w:moveToRangeEnd w:id="307"/>
    </w:p>
    <w:p w14:paraId="6545168C" w14:textId="77777777" w:rsidR="00562A5F" w:rsidRPr="00926F2C" w:rsidRDefault="00562A5F" w:rsidP="0005676A">
      <w:pPr>
        <w:spacing w:after="0" w:line="240" w:lineRule="auto"/>
        <w:rPr>
          <w:bCs/>
        </w:rPr>
      </w:pPr>
    </w:p>
    <w:p w14:paraId="3713CBAD" w14:textId="144DB78E" w:rsidR="00C92709" w:rsidRPr="00926F2C" w:rsidRDefault="00625EFB" w:rsidP="0005676A">
      <w:pPr>
        <w:spacing w:after="0" w:line="240" w:lineRule="auto"/>
        <w:rPr>
          <w:b/>
          <w:color w:val="4472C4"/>
        </w:rPr>
      </w:pPr>
      <w:ins w:id="310" w:author="Katie Lankowicz" w:date="2025-10-15T14:31:00Z" w16du:dateUtc="2025-10-15T17:31:00Z">
        <w:r>
          <w:rPr>
            <w:b/>
            <w:color w:val="4472C4"/>
          </w:rPr>
          <w:t>2</w:t>
        </w:r>
      </w:ins>
      <w:del w:id="311" w:author="Katie Lankowicz" w:date="2025-10-15T14:31:00Z" w16du:dateUtc="2025-10-15T17:31:00Z">
        <w:r w:rsidR="00C92709" w:rsidRPr="00926F2C" w:rsidDel="00625EFB">
          <w:rPr>
            <w:b/>
            <w:color w:val="4472C4"/>
          </w:rPr>
          <w:delText>3</w:delText>
        </w:r>
      </w:del>
      <w:r w:rsidR="00C92709" w:rsidRPr="00926F2C">
        <w:rPr>
          <w:b/>
          <w:color w:val="4472C4"/>
        </w:rPr>
        <w:tab/>
        <w:t>Methods</w:t>
      </w:r>
    </w:p>
    <w:p w14:paraId="74E818DD" w14:textId="4EBB3BA5" w:rsidR="00C92709" w:rsidRPr="00926F2C" w:rsidRDefault="00625EFB" w:rsidP="0005676A">
      <w:pPr>
        <w:spacing w:after="0" w:line="240" w:lineRule="auto"/>
        <w:rPr>
          <w:bCs/>
          <w:color w:val="4472C4"/>
        </w:rPr>
      </w:pPr>
      <w:ins w:id="312" w:author="Katie Lankowicz" w:date="2025-10-15T14:31:00Z" w16du:dateUtc="2025-10-15T17:31:00Z">
        <w:r>
          <w:rPr>
            <w:bCs/>
            <w:color w:val="4472C4"/>
          </w:rPr>
          <w:t>2</w:t>
        </w:r>
      </w:ins>
      <w:del w:id="313" w:author="Katie Lankowicz" w:date="2025-10-15T14:31:00Z" w16du:dateUtc="2025-10-15T17:31:00Z">
        <w:r w:rsidR="00C92709" w:rsidRPr="00926F2C" w:rsidDel="00625EFB">
          <w:rPr>
            <w:bCs/>
            <w:color w:val="4472C4"/>
          </w:rPr>
          <w:delText>3</w:delText>
        </w:r>
      </w:del>
      <w:r w:rsidR="00C92709" w:rsidRPr="00926F2C">
        <w:rPr>
          <w:bCs/>
          <w:color w:val="4472C4"/>
        </w:rPr>
        <w:t>.1</w:t>
      </w:r>
      <w:r w:rsidR="00C92709" w:rsidRPr="00926F2C">
        <w:rPr>
          <w:bCs/>
          <w:color w:val="4472C4"/>
        </w:rPr>
        <w:tab/>
        <w:t>Field data collection</w:t>
      </w:r>
    </w:p>
    <w:p w14:paraId="727E1B7C" w14:textId="25578DA8" w:rsidR="00562A5F" w:rsidRPr="00926F2C" w:rsidDel="00317BE8" w:rsidRDefault="00562A5F" w:rsidP="0005676A">
      <w:pPr>
        <w:spacing w:after="0" w:line="240" w:lineRule="auto"/>
        <w:rPr>
          <w:del w:id="314" w:author="Katie Lankowicz" w:date="2025-10-15T12:46:00Z" w16du:dateUtc="2025-10-15T15:46:00Z"/>
          <w:bCs/>
        </w:rPr>
      </w:pPr>
      <w:r w:rsidRPr="00926F2C">
        <w:rPr>
          <w:bCs/>
        </w:rPr>
        <w:t xml:space="preserve">Since 2014, the Gulf of Maine Research Institute has conducted summer beach seines at 12 sites within the western </w:t>
      </w:r>
      <w:r w:rsidR="003158B4" w:rsidRPr="00926F2C">
        <w:rPr>
          <w:bCs/>
        </w:rPr>
        <w:t>half</w:t>
      </w:r>
      <w:r w:rsidRPr="00926F2C">
        <w:rPr>
          <w:bCs/>
        </w:rPr>
        <w:t xml:space="preserve"> of Casco Bay as part of the Casco Bay Aquatic Systems Survey (CBASS) program. Sites range from just north of the Presumpscot River mouth to just north of Trundy Point, Cape Elizabeth </w:t>
      </w:r>
      <w:r w:rsidRPr="00261818">
        <w:t>(Fig.</w:t>
      </w:r>
      <w:r w:rsidR="00291AF8" w:rsidRPr="00261818">
        <w:t xml:space="preserve"> 1</w:t>
      </w:r>
      <w:r w:rsidRPr="00261818">
        <w:t>)</w:t>
      </w:r>
      <w:r w:rsidR="00AF4269" w:rsidRPr="00261818">
        <w:t>,</w:t>
      </w:r>
      <w:r w:rsidR="00AF4269" w:rsidRPr="00926F2C">
        <w:rPr>
          <w:bCs/>
        </w:rPr>
        <w:t xml:space="preserve"> resulting</w:t>
      </w:r>
      <w:r w:rsidR="00AF4269">
        <w:rPr>
          <w:bCs/>
        </w:rPr>
        <w:t xml:space="preserve"> </w:t>
      </w:r>
      <w:r w:rsidR="00563400">
        <w:rPr>
          <w:bCs/>
        </w:rPr>
        <w:t>in</w:t>
      </w:r>
      <w:r w:rsidR="00AF4269" w:rsidRPr="00926F2C">
        <w:rPr>
          <w:bCs/>
        </w:rPr>
        <w:t xml:space="preserve"> samples </w:t>
      </w:r>
      <w:r w:rsidR="00563400">
        <w:rPr>
          <w:bCs/>
        </w:rPr>
        <w:t xml:space="preserve">arranged </w:t>
      </w:r>
      <w:r w:rsidR="00AF4269" w:rsidRPr="00926F2C">
        <w:rPr>
          <w:bCs/>
        </w:rPr>
        <w:t>along a gradient of salinity</w:t>
      </w:r>
      <w:r w:rsidRPr="00926F2C">
        <w:rPr>
          <w:bCs/>
        </w:rPr>
        <w:t>. Bottom substrate type varies across sites from fine-grained mud at the sites within the Presumpscot River to coarse-grained gravel at sites along the Cape Elizabeth coast. Sites were sampled at approximately 2-week interva</w:t>
      </w:r>
      <w:r w:rsidR="004E0283" w:rsidRPr="00926F2C">
        <w:rPr>
          <w:bCs/>
        </w:rPr>
        <w:t xml:space="preserve">ls from early </w:t>
      </w:r>
      <w:del w:id="315" w:author="Katie Lankowicz" w:date="2025-10-15T12:46:00Z" w16du:dateUtc="2025-10-15T15:46:00Z">
        <w:r w:rsidR="004E0283" w:rsidRPr="00926F2C" w:rsidDel="00317BE8">
          <w:rPr>
            <w:bCs/>
          </w:rPr>
          <w:delText xml:space="preserve">summer </w:delText>
        </w:r>
      </w:del>
      <w:ins w:id="316" w:author="Katie Lankowicz" w:date="2025-10-15T12:46:00Z" w16du:dateUtc="2025-10-15T15:46:00Z">
        <w:r w:rsidR="00317BE8">
          <w:rPr>
            <w:bCs/>
          </w:rPr>
          <w:t>June</w:t>
        </w:r>
        <w:r w:rsidR="00317BE8" w:rsidRPr="00926F2C">
          <w:rPr>
            <w:bCs/>
          </w:rPr>
          <w:t xml:space="preserve"> </w:t>
        </w:r>
      </w:ins>
      <w:r w:rsidR="004E0283" w:rsidRPr="00926F2C">
        <w:rPr>
          <w:bCs/>
        </w:rPr>
        <w:t xml:space="preserve">through </w:t>
      </w:r>
      <w:ins w:id="317" w:author="Katie Lankowicz" w:date="2025-10-15T12:47:00Z" w16du:dateUtc="2025-10-15T15:47:00Z">
        <w:r w:rsidR="00317BE8">
          <w:rPr>
            <w:bCs/>
          </w:rPr>
          <w:t>mid-September (weeks 24-39)</w:t>
        </w:r>
      </w:ins>
      <w:del w:id="318" w:author="Katie Lankowicz" w:date="2025-10-15T12:46:00Z" w16du:dateUtc="2025-10-15T15:46:00Z">
        <w:r w:rsidR="004E0283" w:rsidRPr="00926F2C" w:rsidDel="00317BE8">
          <w:rPr>
            <w:bCs/>
          </w:rPr>
          <w:delText>early fall</w:delText>
        </w:r>
      </w:del>
      <w:r w:rsidR="004E0283" w:rsidRPr="00926F2C">
        <w:rPr>
          <w:bCs/>
        </w:rPr>
        <w:t xml:space="preserve">, </w:t>
      </w:r>
      <w:r w:rsidRPr="00926F2C">
        <w:rPr>
          <w:bCs/>
        </w:rPr>
        <w:t>with scattered omissions or delays due to weather or mechanical issues</w:t>
      </w:r>
      <w:r w:rsidR="00B10F9B" w:rsidRPr="00926F2C">
        <w:rPr>
          <w:bCs/>
        </w:rPr>
        <w:t xml:space="preserve">. </w:t>
      </w:r>
      <w:ins w:id="319" w:author="Katie Lankowicz" w:date="2025-10-15T12:29:00Z" w16du:dateUtc="2025-10-15T15:29:00Z">
        <w:r w:rsidR="00317BE8">
          <w:rPr>
            <w:bCs/>
          </w:rPr>
          <w:t>All samples were collected using a 45.7 m x 2.4</w:t>
        </w:r>
      </w:ins>
      <w:ins w:id="320" w:author="Katie Lankowicz" w:date="2025-10-15T12:30:00Z" w16du:dateUtc="2025-10-15T15:30:00Z">
        <w:r w:rsidR="00317BE8">
          <w:rPr>
            <w:bCs/>
          </w:rPr>
          <w:t xml:space="preserve"> m seine with a 2.4 m x 2.4 m x 2.4 m central bag. Detailed seine deployment methods can be found in the supplemental material. Specimens </w:t>
        </w:r>
      </w:ins>
      <w:ins w:id="321" w:author="Katie Lankowicz" w:date="2025-10-15T12:31:00Z" w16du:dateUtc="2025-10-15T15:31:00Z">
        <w:r w:rsidR="00317BE8">
          <w:rPr>
            <w:bCs/>
          </w:rPr>
          <w:t xml:space="preserve">collected by seine were sorted by species and enumerated. </w:t>
        </w:r>
      </w:ins>
      <w:ins w:id="322" w:author="Katie Lankowicz" w:date="2025-10-15T13:28:00Z" w16du:dateUtc="2025-10-15T16:28:00Z">
        <w:r w:rsidR="00317BE8">
          <w:rPr>
            <w:bCs/>
          </w:rPr>
          <w:t xml:space="preserve">A subsample of </w:t>
        </w:r>
      </w:ins>
      <w:ins w:id="323" w:author="Katie Lankowicz" w:date="2025-10-15T12:31:00Z" w16du:dateUtc="2025-10-15T15:31:00Z">
        <w:r w:rsidR="00317BE8">
          <w:rPr>
            <w:bCs/>
          </w:rPr>
          <w:t xml:space="preserve">25 individuals per species </w:t>
        </w:r>
      </w:ins>
      <w:ins w:id="324" w:author="Katie Lankowicz" w:date="2025-10-15T13:28:00Z" w16du:dateUtc="2025-10-15T16:28:00Z">
        <w:r w:rsidR="00317BE8">
          <w:rPr>
            <w:bCs/>
          </w:rPr>
          <w:t>was</w:t>
        </w:r>
      </w:ins>
      <w:ins w:id="325" w:author="Katie Lankowicz" w:date="2025-10-15T12:31:00Z" w16du:dateUtc="2025-10-15T15:31:00Z">
        <w:r w:rsidR="00317BE8">
          <w:rPr>
            <w:bCs/>
          </w:rPr>
          <w:t xml:space="preserve"> measured to the nearest mm</w:t>
        </w:r>
      </w:ins>
      <w:ins w:id="326" w:author="Katie Lankowicz" w:date="2025-10-15T12:32:00Z" w16du:dateUtc="2025-10-15T15:32:00Z">
        <w:r w:rsidR="00317BE8">
          <w:rPr>
            <w:bCs/>
          </w:rPr>
          <w:t xml:space="preserve">. </w:t>
        </w:r>
        <w:r w:rsidR="00317BE8" w:rsidRPr="00926F2C">
          <w:rPr>
            <w:bCs/>
          </w:rPr>
          <w:t xml:space="preserve">After completion of seine operations, surface temperature </w:t>
        </w:r>
      </w:ins>
      <w:ins w:id="327" w:author="Katie Lankowicz" w:date="2025-10-15T13:27:00Z" w16du:dateUtc="2025-10-15T16:27:00Z">
        <w:r w:rsidR="00317BE8">
          <w:rPr>
            <w:bCs/>
          </w:rPr>
          <w:t>was</w:t>
        </w:r>
      </w:ins>
      <w:ins w:id="328" w:author="Katie Lankowicz" w:date="2025-10-15T12:32:00Z" w16du:dateUtc="2025-10-15T15:32:00Z">
        <w:r w:rsidR="00317BE8" w:rsidRPr="00926F2C">
          <w:rPr>
            <w:bCs/>
          </w:rPr>
          <w:t xml:space="preserve"> measured using a YSI sonde</w:t>
        </w:r>
      </w:ins>
      <w:ins w:id="329" w:author="Katie Lankowicz" w:date="2025-10-22T12:35:00Z" w16du:dateUtc="2025-10-22T16:35:00Z">
        <w:r w:rsidR="007500E3">
          <w:rPr>
            <w:bCs/>
          </w:rPr>
          <w:t xml:space="preserve"> (YSI Inc; Yellow Springs, OH)</w:t>
        </w:r>
      </w:ins>
      <w:ins w:id="330" w:author="Katie Lankowicz" w:date="2025-10-15T13:29:00Z" w16du:dateUtc="2025-10-15T16:29:00Z">
        <w:r w:rsidR="00317BE8">
          <w:rPr>
            <w:bCs/>
          </w:rPr>
          <w:t>,</w:t>
        </w:r>
      </w:ins>
      <w:ins w:id="331" w:author="Katie Lankowicz" w:date="2025-10-15T12:32:00Z" w16du:dateUtc="2025-10-15T15:32:00Z">
        <w:r w:rsidR="00317BE8" w:rsidRPr="00926F2C">
          <w:rPr>
            <w:bCs/>
          </w:rPr>
          <w:t xml:space="preserve"> and general weather conditions were recorded.</w:t>
        </w:r>
      </w:ins>
      <w:ins w:id="332" w:author="Katie Lankowicz" w:date="2025-10-15T12:46:00Z" w16du:dateUtc="2025-10-15T15:46:00Z">
        <w:r w:rsidR="00317BE8">
          <w:rPr>
            <w:bCs/>
          </w:rPr>
          <w:t xml:space="preserve"> </w:t>
        </w:r>
      </w:ins>
    </w:p>
    <w:p w14:paraId="5BF07BC3" w14:textId="77777777" w:rsidR="00562A5F" w:rsidRPr="00926F2C" w:rsidDel="00317BE8" w:rsidRDefault="00562A5F" w:rsidP="0005676A">
      <w:pPr>
        <w:spacing w:after="0" w:line="240" w:lineRule="auto"/>
        <w:rPr>
          <w:del w:id="333" w:author="Katie Lankowicz" w:date="2025-10-15T12:46:00Z" w16du:dateUtc="2025-10-15T15:46:00Z"/>
          <w:bCs/>
        </w:rPr>
      </w:pPr>
    </w:p>
    <w:p w14:paraId="43298FC9" w14:textId="21B31791" w:rsidR="00562A5F" w:rsidRPr="00926F2C" w:rsidDel="00317BE8" w:rsidRDefault="00BE222F" w:rsidP="0005676A">
      <w:pPr>
        <w:spacing w:after="0" w:line="240" w:lineRule="auto"/>
        <w:rPr>
          <w:del w:id="334" w:author="Katie Lankowicz" w:date="2025-10-15T12:32:00Z" w16du:dateUtc="2025-10-15T15:32:00Z"/>
          <w:bCs/>
        </w:rPr>
      </w:pPr>
      <w:del w:id="335" w:author="Katie Lankowicz" w:date="2025-10-15T12:32:00Z" w16du:dateUtc="2025-10-15T15:32:00Z">
        <w:r w:rsidRPr="00926F2C" w:rsidDel="00317BE8">
          <w:rPr>
            <w:bCs/>
          </w:rPr>
          <w:delText>All samples were collected using a 45.7</w:delText>
        </w:r>
        <w:r w:rsidR="00F37E69" w:rsidRPr="00926F2C" w:rsidDel="00317BE8">
          <w:rPr>
            <w:bCs/>
          </w:rPr>
          <w:delText xml:space="preserve"> </w:delText>
        </w:r>
        <w:r w:rsidRPr="00926F2C" w:rsidDel="00317BE8">
          <w:rPr>
            <w:bCs/>
          </w:rPr>
          <w:delText xml:space="preserve">m long, 2.4 m tall seine built </w:delText>
        </w:r>
        <w:r w:rsidR="006B0679" w:rsidDel="00317BE8">
          <w:rPr>
            <w:bCs/>
          </w:rPr>
          <w:delText xml:space="preserve">by Memphis Net and Twine </w:delText>
        </w:r>
        <w:r w:rsidRPr="00926F2C" w:rsidDel="00317BE8">
          <w:rPr>
            <w:bCs/>
          </w:rPr>
          <w:delText>of 4.8</w:delText>
        </w:r>
        <w:r w:rsidR="00F37E69" w:rsidRPr="00926F2C" w:rsidDel="00317BE8">
          <w:rPr>
            <w:bCs/>
          </w:rPr>
          <w:delText xml:space="preserve"> </w:delText>
        </w:r>
        <w:r w:rsidRPr="00926F2C" w:rsidDel="00317BE8">
          <w:rPr>
            <w:bCs/>
          </w:rPr>
          <w:delText>mm</w:delText>
        </w:r>
        <w:r w:rsidR="00F37E69" w:rsidRPr="00926F2C" w:rsidDel="00317BE8">
          <w:rPr>
            <w:bCs/>
          </w:rPr>
          <w:delText xml:space="preserve"> knotless delta-style nylon mesh with a central</w:delText>
        </w:r>
        <w:r w:rsidR="00AF4269" w:rsidRPr="00926F2C" w:rsidDel="00317BE8">
          <w:rPr>
            <w:bCs/>
          </w:rPr>
          <w:delText xml:space="preserve"> 2.4m by 2.4m by 2.4m</w:delText>
        </w:r>
        <w:r w:rsidR="00F37E69" w:rsidRPr="00926F2C" w:rsidDel="00317BE8">
          <w:rPr>
            <w:bCs/>
          </w:rPr>
          <w:delText xml:space="preserve"> bag. The </w:delText>
        </w:r>
        <w:r w:rsidR="00B72F87" w:rsidRPr="00926F2C" w:rsidDel="00317BE8">
          <w:rPr>
            <w:bCs/>
          </w:rPr>
          <w:delText>bottom line was weighted with lead sinkers</w:delText>
        </w:r>
        <w:r w:rsidR="00FE7BDE" w:rsidRPr="00926F2C" w:rsidDel="00317BE8">
          <w:rPr>
            <w:bCs/>
          </w:rPr>
          <w:delText xml:space="preserve"> and </w:delText>
        </w:r>
        <w:r w:rsidR="00B72F87" w:rsidRPr="00926F2C" w:rsidDel="00317BE8">
          <w:rPr>
            <w:bCs/>
          </w:rPr>
          <w:delText xml:space="preserve">the top line was fitted with buoyant </w:delText>
        </w:r>
        <w:r w:rsidR="006B0679" w:rsidDel="00317BE8">
          <w:rPr>
            <w:bCs/>
          </w:rPr>
          <w:delText>Spongex</w:delText>
        </w:r>
        <w:r w:rsidR="00B72F87" w:rsidRPr="00926F2C" w:rsidDel="00317BE8">
          <w:rPr>
            <w:bCs/>
          </w:rPr>
          <w:delText xml:space="preserve"> floats. </w:delText>
        </w:r>
        <w:r w:rsidR="0005676A" w:rsidRPr="00926F2C" w:rsidDel="00317BE8">
          <w:rPr>
            <w:bCs/>
          </w:rPr>
          <w:delText>T</w:delText>
        </w:r>
        <w:r w:rsidR="00B72F87" w:rsidRPr="00926F2C" w:rsidDel="00317BE8">
          <w:rPr>
            <w:bCs/>
          </w:rPr>
          <w:delText xml:space="preserve">he seine was connected to a bridle and 2m </w:delText>
        </w:r>
        <w:r w:rsidR="00B10F9B" w:rsidRPr="00926F2C" w:rsidDel="00317BE8">
          <w:rPr>
            <w:bCs/>
          </w:rPr>
          <w:delText xml:space="preserve">of spare </w:delText>
        </w:r>
        <w:r w:rsidR="00B72F87" w:rsidRPr="00926F2C" w:rsidDel="00317BE8">
          <w:rPr>
            <w:bCs/>
          </w:rPr>
          <w:delText>line</w:delText>
        </w:r>
        <w:r w:rsidR="0005676A" w:rsidRPr="00926F2C" w:rsidDel="00317BE8">
          <w:rPr>
            <w:bCs/>
          </w:rPr>
          <w:delText xml:space="preserve"> on both ends</w:delText>
        </w:r>
        <w:r w:rsidR="00B72F87" w:rsidRPr="00926F2C" w:rsidDel="00317BE8">
          <w:rPr>
            <w:bCs/>
          </w:rPr>
          <w:delText xml:space="preserve">. </w:delText>
        </w:r>
        <w:r w:rsidR="00D171AE" w:rsidRPr="00926F2C" w:rsidDel="00317BE8">
          <w:rPr>
            <w:bCs/>
          </w:rPr>
          <w:delText xml:space="preserve">Seines were deployed with the help of a skiff. </w:delText>
        </w:r>
        <w:r w:rsidR="00B72F87" w:rsidRPr="00926F2C" w:rsidDel="00317BE8">
          <w:rPr>
            <w:bCs/>
          </w:rPr>
          <w:delText>For each sampl</w:delText>
        </w:r>
        <w:r w:rsidR="0076726A" w:rsidDel="00317BE8">
          <w:rPr>
            <w:bCs/>
          </w:rPr>
          <w:delText>ing event</w:delText>
        </w:r>
        <w:r w:rsidR="00B72F87" w:rsidRPr="00926F2C" w:rsidDel="00317BE8">
          <w:rPr>
            <w:bCs/>
          </w:rPr>
          <w:delText xml:space="preserve">, one end of the seine </w:delText>
        </w:r>
        <w:r w:rsidR="00FE7BDE" w:rsidRPr="00926F2C" w:rsidDel="00317BE8">
          <w:rPr>
            <w:bCs/>
          </w:rPr>
          <w:delText>wa</w:delText>
        </w:r>
        <w:r w:rsidR="00B72F87" w:rsidRPr="00926F2C" w:rsidDel="00317BE8">
          <w:rPr>
            <w:bCs/>
          </w:rPr>
          <w:delText xml:space="preserve">s held on the beach while the net </w:delText>
        </w:r>
        <w:r w:rsidR="00FE7BDE" w:rsidRPr="00926F2C" w:rsidDel="00317BE8">
          <w:rPr>
            <w:bCs/>
          </w:rPr>
          <w:delText>wa</w:delText>
        </w:r>
        <w:r w:rsidR="00B72F87" w:rsidRPr="00926F2C" w:rsidDel="00317BE8">
          <w:rPr>
            <w:bCs/>
          </w:rPr>
          <w:delText xml:space="preserve">s flaked out from the bow of </w:delText>
        </w:r>
        <w:r w:rsidR="00D171AE" w:rsidRPr="00926F2C" w:rsidDel="00317BE8">
          <w:rPr>
            <w:bCs/>
          </w:rPr>
          <w:delText>the</w:delText>
        </w:r>
        <w:r w:rsidR="00B72F87" w:rsidRPr="00926F2C" w:rsidDel="00317BE8">
          <w:rPr>
            <w:bCs/>
          </w:rPr>
          <w:delText xml:space="preserve"> skiff</w:delText>
        </w:r>
        <w:r w:rsidR="0005676A" w:rsidRPr="00926F2C" w:rsidDel="00317BE8">
          <w:rPr>
            <w:bCs/>
          </w:rPr>
          <w:delText xml:space="preserve"> as it backed off the beach</w:delText>
        </w:r>
        <w:r w:rsidR="00B72F87" w:rsidRPr="00926F2C" w:rsidDel="00317BE8">
          <w:rPr>
            <w:bCs/>
          </w:rPr>
          <w:delText xml:space="preserve">. The skiff </w:delText>
        </w:r>
        <w:r w:rsidR="003158B4" w:rsidRPr="00926F2C" w:rsidDel="00317BE8">
          <w:rPr>
            <w:bCs/>
          </w:rPr>
          <w:delText xml:space="preserve">was moved to extend the </w:delText>
        </w:r>
        <w:r w:rsidR="00B72F87" w:rsidRPr="00926F2C" w:rsidDel="00317BE8">
          <w:rPr>
            <w:bCs/>
          </w:rPr>
          <w:delText xml:space="preserve">seine to the near edge of the bag, then </w:delText>
        </w:r>
        <w:r w:rsidR="00FE7BDE" w:rsidRPr="00926F2C" w:rsidDel="00317BE8">
          <w:rPr>
            <w:bCs/>
          </w:rPr>
          <w:delText>pivoted to return to shore. The remaining length of the seine was flaked out until the skiff landed back on the beach. This resulted in a generally U-shaped deployment of the seine</w:delText>
        </w:r>
        <w:r w:rsidR="0005676A" w:rsidRPr="00926F2C" w:rsidDel="00317BE8">
          <w:rPr>
            <w:bCs/>
          </w:rPr>
          <w:delText xml:space="preserve"> with approximately 20 m between the ends on the beach</w:delText>
        </w:r>
        <w:r w:rsidR="00FE7BDE" w:rsidRPr="00926F2C" w:rsidDel="00317BE8">
          <w:rPr>
            <w:bCs/>
          </w:rPr>
          <w:delText xml:space="preserve">. </w:delText>
        </w:r>
        <w:r w:rsidR="00291AF8" w:rsidRPr="00926F2C" w:rsidDel="00317BE8">
          <w:rPr>
            <w:bCs/>
          </w:rPr>
          <w:delText xml:space="preserve">Tidal stage was not a criterion for sampling, but tidal information was recorded and seines were set so </w:delText>
        </w:r>
        <w:r w:rsidR="00FE7BDE" w:rsidRPr="00926F2C" w:rsidDel="00317BE8">
          <w:rPr>
            <w:bCs/>
          </w:rPr>
          <w:delText xml:space="preserve">that the deepest point sampled was between </w:delText>
        </w:r>
        <w:r w:rsidR="005F1E6C" w:rsidDel="00317BE8">
          <w:rPr>
            <w:bCs/>
          </w:rPr>
          <w:delText>0</w:delText>
        </w:r>
        <w:r w:rsidR="00FE7BDE" w:rsidRPr="00926F2C" w:rsidDel="00317BE8">
          <w:rPr>
            <w:bCs/>
          </w:rPr>
          <w:delText xml:space="preserve">.5 and 2.2 m. Once both ends of the seine were on the beach, one person on each end hand hauled the net in. The bag was left partially in the water to limit specimen mortality. The contents of the bag were sorted by species and enumerated. The first 25 individuals of each species were measured to the nearest mm and </w:delText>
        </w:r>
        <w:r w:rsidR="0005676A" w:rsidRPr="00926F2C" w:rsidDel="00317BE8">
          <w:rPr>
            <w:bCs/>
          </w:rPr>
          <w:delText>species</w:delText>
        </w:r>
        <w:r w:rsidR="00FE7BDE" w:rsidRPr="00926F2C" w:rsidDel="00317BE8">
          <w:rPr>
            <w:bCs/>
          </w:rPr>
          <w:delText xml:space="preserve"> with </w:delText>
        </w:r>
        <w:r w:rsidR="00CF4A80" w:rsidRPr="00926F2C" w:rsidDel="00317BE8">
          <w:rPr>
            <w:bCs/>
          </w:rPr>
          <w:delText xml:space="preserve">easily identifiable </w:delText>
        </w:r>
        <w:r w:rsidR="00FE7BDE" w:rsidRPr="00926F2C" w:rsidDel="00317BE8">
          <w:rPr>
            <w:bCs/>
          </w:rPr>
          <w:delText>sexually dimorphic features (i.e., crabs) were sexed. All organisms were released immediately after they were counted and/or measured.</w:delText>
        </w:r>
        <w:r w:rsidR="00410226" w:rsidRPr="00926F2C" w:rsidDel="00317BE8">
          <w:rPr>
            <w:bCs/>
          </w:rPr>
          <w:delText xml:space="preserve"> </w:delText>
        </w:r>
        <w:r w:rsidR="0005676A" w:rsidRPr="00926F2C" w:rsidDel="00317BE8">
          <w:rPr>
            <w:bCs/>
          </w:rPr>
          <w:delText>After completion of seine operations, s</w:delText>
        </w:r>
        <w:r w:rsidR="00410226" w:rsidRPr="00926F2C" w:rsidDel="00317BE8">
          <w:rPr>
            <w:bCs/>
          </w:rPr>
          <w:delText xml:space="preserve">urface temperature </w:delText>
        </w:r>
        <w:r w:rsidR="001579FC" w:rsidRPr="00926F2C" w:rsidDel="00317BE8">
          <w:rPr>
            <w:bCs/>
          </w:rPr>
          <w:delText>and salinity were</w:delText>
        </w:r>
        <w:r w:rsidR="00ED01C5" w:rsidRPr="00926F2C" w:rsidDel="00317BE8">
          <w:rPr>
            <w:bCs/>
          </w:rPr>
          <w:delText xml:space="preserve"> </w:delText>
        </w:r>
        <w:r w:rsidR="0005676A" w:rsidRPr="00926F2C" w:rsidDel="00317BE8">
          <w:rPr>
            <w:bCs/>
          </w:rPr>
          <w:delText>measured</w:delText>
        </w:r>
        <w:r w:rsidR="00410226" w:rsidRPr="00926F2C" w:rsidDel="00317BE8">
          <w:rPr>
            <w:bCs/>
          </w:rPr>
          <w:delText xml:space="preserve"> using a YSI multiparameter sonde</w:delText>
        </w:r>
        <w:r w:rsidR="00792C70" w:rsidRPr="00926F2C" w:rsidDel="00317BE8">
          <w:rPr>
            <w:bCs/>
          </w:rPr>
          <w:delText>, and general weather conditions were recorded.</w:delText>
        </w:r>
      </w:del>
    </w:p>
    <w:p w14:paraId="28EF5BE5" w14:textId="00C78EBE" w:rsidR="00792C70" w:rsidRPr="00926F2C" w:rsidDel="00317BE8" w:rsidRDefault="00792C70" w:rsidP="0005676A">
      <w:pPr>
        <w:spacing w:after="0" w:line="240" w:lineRule="auto"/>
        <w:rPr>
          <w:del w:id="336" w:author="Katie Lankowicz" w:date="2025-10-15T12:32:00Z" w16du:dateUtc="2025-10-15T15:32:00Z"/>
          <w:bCs/>
        </w:rPr>
      </w:pPr>
    </w:p>
    <w:p w14:paraId="019D60FE" w14:textId="06ADA3B5" w:rsidR="00792C70" w:rsidRPr="00926F2C" w:rsidRDefault="007500E3" w:rsidP="007500E3">
      <w:pPr>
        <w:spacing w:after="0" w:line="240" w:lineRule="auto"/>
        <w:rPr>
          <w:bCs/>
        </w:rPr>
      </w:pPr>
      <w:moveToRangeStart w:id="337" w:author="Katie Lankowicz" w:date="2025-10-22T12:36:00Z" w:name="move212029002"/>
      <w:moveTo w:id="338" w:author="Katie Lankowicz" w:date="2025-10-22T12:36:00Z" w16du:dateUtc="2025-10-22T16:36:00Z">
        <w:r w:rsidRPr="00926F2C">
          <w:rPr>
            <w:bCs/>
          </w:rPr>
          <w:t xml:space="preserve">Data from observations that noted an issue with the setting of the seine (water depth below the minimum standard, net coming in tangled, etc.) were </w:t>
        </w:r>
        <w:del w:id="339" w:author="Katie Lankowicz" w:date="2025-10-22T12:36:00Z" w16du:dateUtc="2025-10-22T16:36:00Z">
          <w:r w:rsidRPr="00926F2C" w:rsidDel="007500E3">
            <w:rPr>
              <w:bCs/>
            </w:rPr>
            <w:delText xml:space="preserve">also </w:delText>
          </w:r>
        </w:del>
        <w:r w:rsidRPr="00926F2C">
          <w:rPr>
            <w:bCs/>
          </w:rPr>
          <w:t>excluded</w:t>
        </w:r>
      </w:moveTo>
      <w:ins w:id="340" w:author="Katie Lankowicz" w:date="2025-10-22T12:36:00Z" w16du:dateUtc="2025-10-22T16:36:00Z">
        <w:r>
          <w:rPr>
            <w:bCs/>
          </w:rPr>
          <w:t xml:space="preserve"> from statistical analyses</w:t>
        </w:r>
      </w:ins>
      <w:moveTo w:id="341" w:author="Katie Lankowicz" w:date="2025-10-22T12:36:00Z" w16du:dateUtc="2025-10-22T16:36:00Z">
        <w:r w:rsidRPr="00926F2C">
          <w:rPr>
            <w:bCs/>
          </w:rPr>
          <w:t xml:space="preserve">. </w:t>
        </w:r>
      </w:moveTo>
      <w:moveToRangeEnd w:id="337"/>
      <w:del w:id="342" w:author="Katie Lankowicz" w:date="2025-10-22T12:36:00Z" w16du:dateUtc="2025-10-22T16:36:00Z">
        <w:r w:rsidR="00792C70" w:rsidRPr="00926F2C" w:rsidDel="007500E3">
          <w:rPr>
            <w:bCs/>
          </w:rPr>
          <w:delText>Data cleaning and processing w</w:delText>
        </w:r>
        <w:r w:rsidR="00CF4A80" w:rsidRPr="00926F2C" w:rsidDel="007500E3">
          <w:rPr>
            <w:bCs/>
          </w:rPr>
          <w:delText>ere</w:delText>
        </w:r>
        <w:r w:rsidR="00792C70" w:rsidRPr="00926F2C" w:rsidDel="007500E3">
          <w:rPr>
            <w:bCs/>
          </w:rPr>
          <w:delText xml:space="preserve"> accomplished before beginning any statistical analyses. </w:delText>
        </w:r>
      </w:del>
      <w:ins w:id="343" w:author="Katie Lankowicz" w:date="2025-10-15T13:29:00Z" w16du:dateUtc="2025-10-15T16:29:00Z">
        <w:r w:rsidR="00317BE8">
          <w:rPr>
            <w:bCs/>
          </w:rPr>
          <w:t xml:space="preserve">Data from 2019 were </w:t>
        </w:r>
      </w:ins>
      <w:ins w:id="344" w:author="Katie Lankowicz" w:date="2025-10-22T12:36:00Z" w16du:dateUtc="2025-10-22T16:36:00Z">
        <w:r>
          <w:rPr>
            <w:bCs/>
          </w:rPr>
          <w:t xml:space="preserve">also </w:t>
        </w:r>
      </w:ins>
      <w:ins w:id="345" w:author="Katie Lankowicz" w:date="2025-10-15T13:29:00Z" w16du:dateUtc="2025-10-15T16:29:00Z">
        <w:r w:rsidR="00317BE8">
          <w:rPr>
            <w:bCs/>
          </w:rPr>
          <w:t xml:space="preserve">excluded from all analyses because </w:t>
        </w:r>
      </w:ins>
      <w:ins w:id="346" w:author="Katie Lankowicz" w:date="2025-10-21T15:52:00Z" w16du:dateUtc="2025-10-21T19:52:00Z">
        <w:r w:rsidR="00CB2CCF">
          <w:rPr>
            <w:bCs/>
          </w:rPr>
          <w:t xml:space="preserve">the </w:t>
        </w:r>
      </w:ins>
      <w:ins w:id="347" w:author="Katie Lankowicz" w:date="2025-10-15T13:29:00Z" w16du:dateUtc="2025-10-15T16:29:00Z">
        <w:r w:rsidR="00317BE8">
          <w:rPr>
            <w:bCs/>
          </w:rPr>
          <w:t xml:space="preserve">sampling effort was too low to accurately characterize </w:t>
        </w:r>
      </w:ins>
      <w:ins w:id="348" w:author="Katie Lankowicz" w:date="2025-10-15T13:30:00Z" w16du:dateUtc="2025-10-15T16:30:00Z">
        <w:r w:rsidR="00317BE8">
          <w:rPr>
            <w:bCs/>
          </w:rPr>
          <w:t xml:space="preserve">the ecosystem in this year. </w:t>
        </w:r>
      </w:ins>
      <w:del w:id="349" w:author="Katie Lankowicz" w:date="2025-10-15T13:30:00Z" w16du:dateUtc="2025-10-15T16:30:00Z">
        <w:r w:rsidR="00792C70" w:rsidRPr="00926F2C" w:rsidDel="00317BE8">
          <w:rPr>
            <w:bCs/>
          </w:rPr>
          <w:delText>Minimal sampling occurred in 2019</w:delText>
        </w:r>
        <w:r w:rsidR="00990552" w:rsidRPr="00926F2C" w:rsidDel="00317BE8">
          <w:rPr>
            <w:bCs/>
          </w:rPr>
          <w:delText xml:space="preserve"> </w:delText>
        </w:r>
        <w:r w:rsidR="00792C70" w:rsidRPr="00926F2C" w:rsidDel="00317BE8">
          <w:rPr>
            <w:bCs/>
          </w:rPr>
          <w:delText xml:space="preserve">and therefore 2019 data </w:delText>
        </w:r>
      </w:del>
      <w:del w:id="350" w:author="Katie Lankowicz" w:date="2025-10-14T14:18:00Z" w16du:dateUtc="2025-10-14T17:18:00Z">
        <w:r w:rsidR="00792C70" w:rsidRPr="00926F2C" w:rsidDel="008749F6">
          <w:rPr>
            <w:bCs/>
          </w:rPr>
          <w:delText xml:space="preserve">are </w:delText>
        </w:r>
      </w:del>
      <w:del w:id="351" w:author="Katie Lankowicz" w:date="2025-10-15T13:30:00Z" w16du:dateUtc="2025-10-15T16:30:00Z">
        <w:r w:rsidR="00792C70" w:rsidRPr="00926F2C" w:rsidDel="00317BE8">
          <w:rPr>
            <w:bCs/>
          </w:rPr>
          <w:delText>excluded from all analyses.</w:delText>
        </w:r>
        <w:r w:rsidR="00553F6B" w:rsidRPr="00926F2C" w:rsidDel="00317BE8">
          <w:rPr>
            <w:bCs/>
          </w:rPr>
          <w:delText xml:space="preserve"> </w:delText>
        </w:r>
      </w:del>
      <w:del w:id="352" w:author="Katie Lankowicz" w:date="2025-10-15T12:47:00Z" w16du:dateUtc="2025-10-15T15:47:00Z">
        <w:r w:rsidR="00792C70" w:rsidRPr="00926F2C" w:rsidDel="00317BE8">
          <w:rPr>
            <w:bCs/>
          </w:rPr>
          <w:delText xml:space="preserve">The most consistently sampled period each year was between weeks 24 and 39 (early June through mid-September). Sporadic data outside this period were removed. </w:delText>
        </w:r>
      </w:del>
      <w:moveFromRangeStart w:id="353" w:author="Katie Lankowicz" w:date="2025-10-22T12:36:00Z" w:name="move212029002"/>
      <w:moveFrom w:id="354" w:author="Katie Lankowicz" w:date="2025-10-22T12:36:00Z" w16du:dateUtc="2025-10-22T16:36:00Z">
        <w:r w:rsidR="00792C70" w:rsidRPr="00926F2C" w:rsidDel="007500E3">
          <w:rPr>
            <w:bCs/>
          </w:rPr>
          <w:t xml:space="preserve">Data from observations that noted an issue with the setting of the seine (water depth below </w:t>
        </w:r>
        <w:r w:rsidR="00CF4A80" w:rsidRPr="00926F2C" w:rsidDel="007500E3">
          <w:rPr>
            <w:bCs/>
          </w:rPr>
          <w:t xml:space="preserve">the </w:t>
        </w:r>
        <w:r w:rsidR="00792C70" w:rsidRPr="00926F2C" w:rsidDel="007500E3">
          <w:rPr>
            <w:bCs/>
          </w:rPr>
          <w:t>minimum standard, net coming in tangled</w:t>
        </w:r>
        <w:r w:rsidR="00CF4A80" w:rsidRPr="00926F2C" w:rsidDel="007500E3">
          <w:rPr>
            <w:bCs/>
          </w:rPr>
          <w:t>, etc.</w:t>
        </w:r>
        <w:r w:rsidR="00792C70" w:rsidRPr="00926F2C" w:rsidDel="007500E3">
          <w:rPr>
            <w:bCs/>
          </w:rPr>
          <w:t xml:space="preserve">) were also excluded. </w:t>
        </w:r>
      </w:moveFrom>
      <w:moveFromRangeEnd w:id="353"/>
      <w:r w:rsidR="00792C70" w:rsidRPr="00926F2C">
        <w:rPr>
          <w:bCs/>
        </w:rPr>
        <w:t>Of 707 initial</w:t>
      </w:r>
      <w:r w:rsidR="00D171AE" w:rsidRPr="00926F2C">
        <w:rPr>
          <w:bCs/>
        </w:rPr>
        <w:t xml:space="preserve"> seine sampling</w:t>
      </w:r>
      <w:r w:rsidR="00792C70" w:rsidRPr="00926F2C">
        <w:rPr>
          <w:bCs/>
        </w:rPr>
        <w:t xml:space="preserve"> records, 659 remained after data cleaning.</w:t>
      </w:r>
    </w:p>
    <w:p w14:paraId="41AC75F0" w14:textId="77777777" w:rsidR="00562A5F" w:rsidRPr="00926F2C" w:rsidRDefault="00562A5F" w:rsidP="0005676A">
      <w:pPr>
        <w:spacing w:after="0" w:line="240" w:lineRule="auto"/>
        <w:rPr>
          <w:bCs/>
        </w:rPr>
      </w:pPr>
    </w:p>
    <w:p w14:paraId="5435BE51" w14:textId="39AD7E0F" w:rsidR="00562A5F" w:rsidRPr="00926F2C" w:rsidRDefault="00625EFB" w:rsidP="0005676A">
      <w:pPr>
        <w:spacing w:after="0" w:line="240" w:lineRule="auto"/>
        <w:rPr>
          <w:bCs/>
          <w:color w:val="4472C4"/>
        </w:rPr>
      </w:pPr>
      <w:ins w:id="355" w:author="Katie Lankowicz" w:date="2025-10-15T14:31:00Z" w16du:dateUtc="2025-10-15T17:31:00Z">
        <w:r>
          <w:rPr>
            <w:bCs/>
            <w:color w:val="4472C4"/>
          </w:rPr>
          <w:t>2</w:t>
        </w:r>
      </w:ins>
      <w:del w:id="356" w:author="Katie Lankowicz" w:date="2025-10-15T14:31:00Z" w16du:dateUtc="2025-10-15T17:31:00Z">
        <w:r w:rsidR="00562A5F" w:rsidRPr="00926F2C" w:rsidDel="00625EFB">
          <w:rPr>
            <w:bCs/>
            <w:color w:val="4472C4"/>
          </w:rPr>
          <w:delText>3</w:delText>
        </w:r>
      </w:del>
      <w:r w:rsidR="00562A5F" w:rsidRPr="00926F2C">
        <w:rPr>
          <w:bCs/>
          <w:color w:val="4472C4"/>
        </w:rPr>
        <w:t>.2</w:t>
      </w:r>
      <w:r w:rsidR="00562A5F" w:rsidRPr="00926F2C">
        <w:rPr>
          <w:bCs/>
          <w:color w:val="4472C4"/>
        </w:rPr>
        <w:tab/>
        <w:t>Nearshore surface temperature anomaly</w:t>
      </w:r>
    </w:p>
    <w:p w14:paraId="57644D59" w14:textId="4373739B" w:rsidR="00C45BD3" w:rsidRPr="00926F2C" w:rsidDel="00317BE8" w:rsidRDefault="0005676A" w:rsidP="0005676A">
      <w:pPr>
        <w:spacing w:after="0" w:line="240" w:lineRule="auto"/>
        <w:rPr>
          <w:del w:id="357" w:author="Katie Lankowicz" w:date="2025-10-15T12:34:00Z" w16du:dateUtc="2025-10-15T15:34:00Z"/>
          <w:bCs/>
        </w:rPr>
      </w:pPr>
      <w:r w:rsidRPr="00926F2C">
        <w:rPr>
          <w:bCs/>
        </w:rPr>
        <w:t>Temperature data from each sampling event characterize</w:t>
      </w:r>
      <w:r w:rsidR="00A64B5D" w:rsidRPr="00926F2C">
        <w:rPr>
          <w:bCs/>
        </w:rPr>
        <w:t>s</w:t>
      </w:r>
      <w:r w:rsidR="001D0998" w:rsidRPr="00926F2C">
        <w:rPr>
          <w:bCs/>
        </w:rPr>
        <w:t xml:space="preserve"> instantaneous</w:t>
      </w:r>
      <w:r w:rsidRPr="00926F2C">
        <w:rPr>
          <w:bCs/>
        </w:rPr>
        <w:t xml:space="preserve"> local conditions </w:t>
      </w:r>
      <w:r w:rsidR="00A14065" w:rsidRPr="00926F2C">
        <w:rPr>
          <w:bCs/>
        </w:rPr>
        <w:t>but</w:t>
      </w:r>
      <w:r w:rsidRPr="00926F2C">
        <w:rPr>
          <w:bCs/>
        </w:rPr>
        <w:t xml:space="preserve"> </w:t>
      </w:r>
      <w:r w:rsidR="00A662E9" w:rsidRPr="00926F2C">
        <w:rPr>
          <w:bCs/>
        </w:rPr>
        <w:t>cannot characterize long-term changes in nearshore surface temperature. To create a more synoptic index of nearshore surface temperature,</w:t>
      </w:r>
      <w:r w:rsidR="00A14065" w:rsidRPr="00926F2C">
        <w:rPr>
          <w:bCs/>
        </w:rPr>
        <w:t xml:space="preserve"> we </w:t>
      </w:r>
      <w:r w:rsidR="00CF4A80" w:rsidRPr="00926F2C">
        <w:rPr>
          <w:bCs/>
        </w:rPr>
        <w:t>used</w:t>
      </w:r>
      <w:r w:rsidR="00A14065" w:rsidRPr="00926F2C">
        <w:rPr>
          <w:bCs/>
        </w:rPr>
        <w:t xml:space="preserve"> data from the NOAA Portland Harbor tide gauge (Station ID: 8418150). </w:t>
      </w:r>
      <w:del w:id="358" w:author="Katie Lankowicz" w:date="2025-10-15T12:34:00Z" w16du:dateUtc="2025-10-15T15:34:00Z">
        <w:r w:rsidR="00A14065" w:rsidRPr="00926F2C" w:rsidDel="00317BE8">
          <w:rPr>
            <w:bCs/>
          </w:rPr>
          <w:delText xml:space="preserve">Although </w:delText>
        </w:r>
        <w:r w:rsidR="00D171AE" w:rsidRPr="00926F2C" w:rsidDel="00317BE8">
          <w:rPr>
            <w:bCs/>
          </w:rPr>
          <w:delText xml:space="preserve">this station records the </w:delText>
        </w:r>
        <w:r w:rsidR="00A14065" w:rsidRPr="00926F2C" w:rsidDel="00317BE8">
          <w:rPr>
            <w:bCs/>
          </w:rPr>
          <w:delText xml:space="preserve">temperature </w:delText>
        </w:r>
        <w:r w:rsidR="00D171AE" w:rsidRPr="00926F2C" w:rsidDel="00317BE8">
          <w:rPr>
            <w:bCs/>
          </w:rPr>
          <w:delText>of</w:delText>
        </w:r>
        <w:r w:rsidR="00A14065" w:rsidRPr="00926F2C" w:rsidDel="00317BE8">
          <w:rPr>
            <w:bCs/>
          </w:rPr>
          <w:delText xml:space="preserve"> </w:delText>
        </w:r>
        <w:r w:rsidR="00D171AE" w:rsidRPr="00926F2C" w:rsidDel="00317BE8">
          <w:rPr>
            <w:bCs/>
          </w:rPr>
          <w:delText>only one</w:delText>
        </w:r>
        <w:r w:rsidR="00A14065" w:rsidRPr="00926F2C" w:rsidDel="00317BE8">
          <w:rPr>
            <w:bCs/>
          </w:rPr>
          <w:delText xml:space="preserve"> point within Casco Bay, it is the most complete dataset available for historical </w:delText>
        </w:r>
        <w:r w:rsidR="001D0998" w:rsidRPr="00926F2C" w:rsidDel="00317BE8">
          <w:rPr>
            <w:bCs/>
          </w:rPr>
          <w:delText xml:space="preserve">nearshore </w:delText>
        </w:r>
        <w:r w:rsidR="00A14065" w:rsidRPr="00926F2C" w:rsidDel="00317BE8">
          <w:rPr>
            <w:bCs/>
          </w:rPr>
          <w:delText>water temperature information. The station has r</w:delText>
        </w:r>
        <w:r w:rsidR="00C45BD3" w:rsidRPr="00926F2C" w:rsidDel="00317BE8">
          <w:rPr>
            <w:bCs/>
          </w:rPr>
          <w:delText>eliably r</w:delText>
        </w:r>
        <w:r w:rsidR="00A14065" w:rsidRPr="00926F2C" w:rsidDel="00317BE8">
          <w:rPr>
            <w:bCs/>
          </w:rPr>
          <w:delText xml:space="preserve">ecorded surface water temperature at 6-minute intervals </w:delText>
        </w:r>
        <w:r w:rsidR="000C3C33" w:rsidRPr="00926F2C" w:rsidDel="00317BE8">
          <w:rPr>
            <w:bCs/>
          </w:rPr>
          <w:delText xml:space="preserve">since </w:delText>
        </w:r>
        <w:r w:rsidR="00C45BD3" w:rsidRPr="00926F2C" w:rsidDel="00317BE8">
          <w:rPr>
            <w:bCs/>
          </w:rPr>
          <w:delText xml:space="preserve">August </w:delText>
        </w:r>
        <w:r w:rsidR="000C3C33" w:rsidRPr="00926F2C" w:rsidDel="00317BE8">
          <w:rPr>
            <w:bCs/>
          </w:rPr>
          <w:delText>200</w:delText>
        </w:r>
        <w:r w:rsidR="00C45BD3" w:rsidRPr="00926F2C" w:rsidDel="00317BE8">
          <w:rPr>
            <w:bCs/>
          </w:rPr>
          <w:delText>2</w:delText>
        </w:r>
        <w:r w:rsidR="000C3C33" w:rsidRPr="00926F2C" w:rsidDel="00317BE8">
          <w:rPr>
            <w:bCs/>
          </w:rPr>
          <w:delText xml:space="preserve"> with minimal disruption. </w:delText>
        </w:r>
        <w:r w:rsidR="001D0998" w:rsidRPr="00926F2C" w:rsidDel="00317BE8">
          <w:rPr>
            <w:bCs/>
          </w:rPr>
          <w:delText xml:space="preserve">Wider spatial scale data sources, such as NOAA’s Optimum Interpolated Sea Surface Temperature (OISST) product, </w:delText>
        </w:r>
        <w:r w:rsidR="00A64B5D" w:rsidRPr="00926F2C" w:rsidDel="00317BE8">
          <w:rPr>
            <w:bCs/>
          </w:rPr>
          <w:delText xml:space="preserve">do not predict </w:delText>
        </w:r>
        <w:r w:rsidR="00D171AE" w:rsidRPr="00926F2C" w:rsidDel="00317BE8">
          <w:rPr>
            <w:bCs/>
          </w:rPr>
          <w:delText xml:space="preserve">the </w:delText>
        </w:r>
        <w:r w:rsidR="00A64B5D" w:rsidRPr="00926F2C" w:rsidDel="00317BE8">
          <w:rPr>
            <w:bCs/>
          </w:rPr>
          <w:delText xml:space="preserve">temperature </w:delText>
        </w:r>
        <w:r w:rsidR="00D171AE" w:rsidRPr="00926F2C" w:rsidDel="00317BE8">
          <w:rPr>
            <w:bCs/>
          </w:rPr>
          <w:delText>of</w:delText>
        </w:r>
        <w:r w:rsidR="00A64B5D" w:rsidRPr="00926F2C" w:rsidDel="00317BE8">
          <w:rPr>
            <w:bCs/>
          </w:rPr>
          <w:delText xml:space="preserve"> the extreme nearshore shallows </w:delText>
        </w:r>
        <w:r w:rsidR="003158B4" w:rsidRPr="00926F2C" w:rsidDel="00317BE8">
          <w:rPr>
            <w:bCs/>
          </w:rPr>
          <w:delText>sampled in this study</w:delText>
        </w:r>
        <w:r w:rsidR="00A64B5D" w:rsidRPr="00926F2C" w:rsidDel="00317BE8">
          <w:rPr>
            <w:bCs/>
          </w:rPr>
          <w:delText xml:space="preserve">, and thus </w:delText>
        </w:r>
        <w:r w:rsidR="00D171AE" w:rsidRPr="00926F2C" w:rsidDel="00317BE8">
          <w:rPr>
            <w:bCs/>
          </w:rPr>
          <w:delText>may</w:delText>
        </w:r>
        <w:r w:rsidR="00A64B5D" w:rsidRPr="00926F2C" w:rsidDel="00317BE8">
          <w:rPr>
            <w:bCs/>
          </w:rPr>
          <w:delText xml:space="preserve"> not create </w:delText>
        </w:r>
        <w:r w:rsidR="00D171AE" w:rsidRPr="00926F2C" w:rsidDel="00317BE8">
          <w:rPr>
            <w:bCs/>
          </w:rPr>
          <w:delText xml:space="preserve">a precise or accurate </w:delText>
        </w:r>
        <w:r w:rsidR="00A64B5D" w:rsidRPr="00926F2C" w:rsidDel="00317BE8">
          <w:rPr>
            <w:bCs/>
          </w:rPr>
          <w:delText>index of temperatures in these areas.</w:delText>
        </w:r>
      </w:del>
    </w:p>
    <w:p w14:paraId="7766CB17" w14:textId="77777777" w:rsidR="00C45BD3" w:rsidRPr="00926F2C" w:rsidDel="00317BE8" w:rsidRDefault="00C45BD3" w:rsidP="0005676A">
      <w:pPr>
        <w:spacing w:after="0" w:line="240" w:lineRule="auto"/>
        <w:rPr>
          <w:del w:id="359" w:author="Katie Lankowicz" w:date="2025-10-15T12:34:00Z" w16du:dateUtc="2025-10-15T15:34:00Z"/>
          <w:bCs/>
        </w:rPr>
      </w:pPr>
    </w:p>
    <w:p w14:paraId="38B41F4C" w14:textId="6437FDB8" w:rsidR="00BD373B" w:rsidRPr="00926F2C" w:rsidRDefault="000C3C33" w:rsidP="00BD373B">
      <w:pPr>
        <w:spacing w:after="0" w:line="240" w:lineRule="auto"/>
        <w:rPr>
          <w:bCs/>
        </w:rPr>
      </w:pPr>
      <w:r w:rsidRPr="00926F2C">
        <w:rPr>
          <w:bCs/>
        </w:rPr>
        <w:t xml:space="preserve">We extracted </w:t>
      </w:r>
      <w:r w:rsidR="00E76F70">
        <w:rPr>
          <w:bCs/>
        </w:rPr>
        <w:t>temperature</w:t>
      </w:r>
      <w:r w:rsidRPr="00926F2C">
        <w:rPr>
          <w:bCs/>
        </w:rPr>
        <w:t xml:space="preserve"> data from </w:t>
      </w:r>
      <w:r w:rsidR="00A64B5D" w:rsidRPr="00926F2C">
        <w:rPr>
          <w:bCs/>
        </w:rPr>
        <w:t>January 2003</w:t>
      </w:r>
      <w:r w:rsidRPr="00926F2C">
        <w:rPr>
          <w:bCs/>
        </w:rPr>
        <w:t xml:space="preserve"> through December 2024, cleaned to remove </w:t>
      </w:r>
      <w:ins w:id="360" w:author="Katie Lankowicz" w:date="2025-10-22T12:37:00Z" w16du:dateUtc="2025-10-22T16:37:00Z">
        <w:r w:rsidR="007500E3">
          <w:rPr>
            <w:bCs/>
          </w:rPr>
          <w:t xml:space="preserve">physically </w:t>
        </w:r>
      </w:ins>
      <w:del w:id="361" w:author="Katie Lankowicz" w:date="2025-10-22T12:37:00Z" w16du:dateUtc="2025-10-22T16:37:00Z">
        <w:r w:rsidRPr="00926F2C" w:rsidDel="007500E3">
          <w:rPr>
            <w:bCs/>
          </w:rPr>
          <w:delText xml:space="preserve">ecologically </w:delText>
        </w:r>
      </w:del>
      <w:r w:rsidRPr="00926F2C">
        <w:rPr>
          <w:bCs/>
        </w:rPr>
        <w:t>unlikely values (</w:t>
      </w:r>
      <w:r w:rsidR="00C45BD3" w:rsidRPr="00926F2C">
        <w:rPr>
          <w:bCs/>
        </w:rPr>
        <w:t xml:space="preserve">sudden spikes indicative of the instrument being removed from water, </w:t>
      </w:r>
      <w:r w:rsidR="00D171AE" w:rsidRPr="00926F2C">
        <w:rPr>
          <w:bCs/>
        </w:rPr>
        <w:t xml:space="preserve">or </w:t>
      </w:r>
      <w:r w:rsidR="00C45BD3" w:rsidRPr="00926F2C">
        <w:rPr>
          <w:bCs/>
        </w:rPr>
        <w:t xml:space="preserve">temperatures </w:t>
      </w:r>
      <w:r w:rsidR="001D0998" w:rsidRPr="00926F2C">
        <w:rPr>
          <w:bCs/>
        </w:rPr>
        <w:t>above 30</w:t>
      </w:r>
      <w:r w:rsidR="00D171AE" w:rsidRPr="00926F2C">
        <w:rPr>
          <w:bCs/>
        </w:rPr>
        <w:t>°</w:t>
      </w:r>
      <w:r w:rsidR="001D0998" w:rsidRPr="00926F2C">
        <w:rPr>
          <w:bCs/>
        </w:rPr>
        <w:t xml:space="preserve">C), and calculated </w:t>
      </w:r>
      <w:r w:rsidR="00D171AE" w:rsidRPr="00926F2C">
        <w:rPr>
          <w:bCs/>
        </w:rPr>
        <w:t xml:space="preserve">the </w:t>
      </w:r>
      <w:r w:rsidR="007501E2" w:rsidRPr="00926F2C">
        <w:rPr>
          <w:bCs/>
        </w:rPr>
        <w:t>mean</w:t>
      </w:r>
      <w:r w:rsidR="001D0998" w:rsidRPr="00926F2C">
        <w:rPr>
          <w:bCs/>
        </w:rPr>
        <w:t xml:space="preserve"> daily temperature. </w:t>
      </w:r>
      <w:r w:rsidR="00A64B5D" w:rsidRPr="00926F2C">
        <w:rPr>
          <w:bCs/>
        </w:rPr>
        <w:t>The</w:t>
      </w:r>
      <w:r w:rsidR="001D0998" w:rsidRPr="00926F2C">
        <w:rPr>
          <w:bCs/>
        </w:rPr>
        <w:t xml:space="preserve"> </w:t>
      </w:r>
      <w:r w:rsidR="00A64B5D" w:rsidRPr="00926F2C">
        <w:rPr>
          <w:bCs/>
        </w:rPr>
        <w:t>climatological</w:t>
      </w:r>
      <w:r w:rsidR="001D0998" w:rsidRPr="00926F2C">
        <w:rPr>
          <w:bCs/>
        </w:rPr>
        <w:t xml:space="preserve"> reference period</w:t>
      </w:r>
      <w:r w:rsidR="00A64B5D" w:rsidRPr="00926F2C">
        <w:rPr>
          <w:bCs/>
        </w:rPr>
        <w:t xml:space="preserve"> (CRP) was defined as January 2003 through December 2020</w:t>
      </w:r>
      <w:ins w:id="362" w:author="Katie Lankowicz" w:date="2025-10-15T12:34:00Z" w16du:dateUtc="2025-10-15T15:34:00Z">
        <w:r w:rsidR="00317BE8">
          <w:rPr>
            <w:bCs/>
          </w:rPr>
          <w:t xml:space="preserve">, which is the </w:t>
        </w:r>
      </w:ins>
      <w:ins w:id="363" w:author="Katie Lankowicz" w:date="2025-10-15T12:35:00Z" w16du:dateUtc="2025-10-15T15:35:00Z">
        <w:r w:rsidR="00317BE8">
          <w:rPr>
            <w:bCs/>
          </w:rPr>
          <w:t>closest possible match</w:t>
        </w:r>
      </w:ins>
      <w:ins w:id="364" w:author="Katie Lankowicz" w:date="2025-10-15T12:48:00Z" w16du:dateUtc="2025-10-15T15:48:00Z">
        <w:r w:rsidR="00317BE8">
          <w:rPr>
            <w:bCs/>
          </w:rPr>
          <w:t xml:space="preserve"> of the instrument record</w:t>
        </w:r>
      </w:ins>
      <w:ins w:id="365" w:author="Katie Lankowicz" w:date="2025-10-15T12:35:00Z" w16du:dateUtc="2025-10-15T15:35:00Z">
        <w:r w:rsidR="00317BE8">
          <w:rPr>
            <w:bCs/>
          </w:rPr>
          <w:t xml:space="preserve"> to the 1991-2020 CRP currently used by the NOAA National Centers for Environmental Information</w:t>
        </w:r>
      </w:ins>
      <w:ins w:id="366" w:author="Katie Lankowicz" w:date="2025-10-15T12:36:00Z" w16du:dateUtc="2025-10-15T15:36:00Z">
        <w:r w:rsidR="00317BE8">
          <w:rPr>
            <w:bCs/>
          </w:rPr>
          <w:t xml:space="preserve">. </w:t>
        </w:r>
      </w:ins>
      <w:del w:id="367" w:author="Katie Lankowicz" w:date="2025-10-15T12:36:00Z" w16du:dateUtc="2025-10-15T15:36:00Z">
        <w:r w:rsidR="001D0998" w:rsidRPr="00926F2C" w:rsidDel="00317BE8">
          <w:rPr>
            <w:bCs/>
          </w:rPr>
          <w:delText xml:space="preserve">. </w:delText>
        </w:r>
        <w:r w:rsidR="00A64B5D" w:rsidRPr="00926F2C" w:rsidDel="00317BE8">
          <w:rPr>
            <w:bCs/>
          </w:rPr>
          <w:delText xml:space="preserve">Standard practice, as described by the NOAA National Centers for Environmental Information, is to use a </w:delText>
        </w:r>
        <w:r w:rsidR="00D171AE" w:rsidRPr="00926F2C" w:rsidDel="00317BE8">
          <w:rPr>
            <w:bCs/>
          </w:rPr>
          <w:delText>defined</w:delText>
        </w:r>
        <w:r w:rsidR="00A64B5D" w:rsidRPr="00926F2C" w:rsidDel="00317BE8">
          <w:rPr>
            <w:bCs/>
          </w:rPr>
          <w:delText xml:space="preserve"> 30-year period to calculate climatological norms. The current United States national CRP is 1991-2020. The Portland Harbor tide gauge does not have an instrument record extending back this far, so we chose to use the longest uniform period in the instrument record as our CRP.</w:delText>
        </w:r>
        <w:r w:rsidR="00BD373B" w:rsidRPr="00926F2C" w:rsidDel="00317BE8">
          <w:rPr>
            <w:bCs/>
          </w:rPr>
          <w:delText xml:space="preserve"> </w:delText>
        </w:r>
      </w:del>
      <w:r w:rsidR="00BD373B" w:rsidRPr="00926F2C">
        <w:rPr>
          <w:bCs/>
        </w:rPr>
        <w:t>A</w:t>
      </w:r>
      <w:r w:rsidR="0056222B" w:rsidRPr="00926F2C">
        <w:rPr>
          <w:bCs/>
        </w:rPr>
        <w:t xml:space="preserve"> Generalized Additive Model (GAM) was </w:t>
      </w:r>
      <w:r w:rsidR="00BD373B" w:rsidRPr="00926F2C">
        <w:rPr>
          <w:bCs/>
        </w:rPr>
        <w:t xml:space="preserve">used to estimate daily </w:t>
      </w:r>
      <w:r w:rsidR="003158B4" w:rsidRPr="00926F2C">
        <w:rPr>
          <w:bCs/>
        </w:rPr>
        <w:t>mean</w:t>
      </w:r>
      <w:r w:rsidR="00BD373B" w:rsidRPr="00926F2C">
        <w:rPr>
          <w:bCs/>
        </w:rPr>
        <w:t xml:space="preserve"> temperature over the CRP. </w:t>
      </w:r>
      <w:r w:rsidR="0056222B" w:rsidRPr="00926F2C">
        <w:rPr>
          <w:bCs/>
        </w:rPr>
        <w:t xml:space="preserve">Day of year and year were used as the explanatory variables. The </w:t>
      </w:r>
      <w:r w:rsidR="0056222B" w:rsidRPr="00926F2C">
        <w:rPr>
          <w:bCs/>
          <w:i/>
          <w:iCs/>
        </w:rPr>
        <w:t>mgcv</w:t>
      </w:r>
      <w:r w:rsidR="0056222B" w:rsidRPr="00926F2C">
        <w:rPr>
          <w:bCs/>
        </w:rPr>
        <w:t xml:space="preserve"> package </w:t>
      </w:r>
      <w:r w:rsidR="001579FC" w:rsidRPr="00926F2C">
        <w:rPr>
          <w:bCs/>
        </w:rPr>
        <w:fldChar w:fldCharType="begin"/>
      </w:r>
      <w:r w:rsidR="001579FC" w:rsidRPr="00926F2C">
        <w:rPr>
          <w:bCs/>
        </w:rPr>
        <w:instrText xml:space="preserve"> ADDIN ZOTERO_ITEM CSL_CITATION {"citationID":"96bnffOQ","properties":{"formattedCitation":"(Wood 2004)","plainCitation":"(Wood 2004)","noteIndex":0},"citationItems":[{"id":492,"uris":["http://zotero.org/users/11233743/items/8ZPQDKHP"],"itemData":{"id":492,"type":"article-journal","container-title":"Journal of the American Statistical Association","DOI":"10.1198/016214504000000980","ISSN":"0162-1459, 1537-274X","issue":"467","journalAbbreviation":"Journal of the American Statistical Association","language":"en","page":"673-686","source":"DOI.org (Crossref)","title":"Stable and Efficient Multiple Smoothing Parameter Estimation for Generalized Additive Models","volume":"99","author":[{"family":"Wood","given":"Simon N"}],"issued":{"date-parts":[["2004",9]]}}}],"schema":"https://github.com/citation-style-language/schema/raw/master/csl-citation.json"} </w:instrText>
      </w:r>
      <w:r w:rsidR="001579FC" w:rsidRPr="00926F2C">
        <w:rPr>
          <w:bCs/>
        </w:rPr>
        <w:fldChar w:fldCharType="separate"/>
      </w:r>
      <w:r w:rsidR="001579FC" w:rsidRPr="00926F2C">
        <w:rPr>
          <w:rFonts w:ascii="Aptos" w:hAnsi="Aptos"/>
        </w:rPr>
        <w:t>(Wood 2004)</w:t>
      </w:r>
      <w:r w:rsidR="001579FC" w:rsidRPr="00926F2C">
        <w:rPr>
          <w:bCs/>
        </w:rPr>
        <w:fldChar w:fldCharType="end"/>
      </w:r>
      <w:r w:rsidR="00926BFF" w:rsidRPr="00926F2C">
        <w:rPr>
          <w:bCs/>
        </w:rPr>
        <w:t xml:space="preserve"> </w:t>
      </w:r>
      <w:r w:rsidR="0056222B" w:rsidRPr="00926F2C">
        <w:rPr>
          <w:bCs/>
        </w:rPr>
        <w:t>was used to fit the model</w:t>
      </w:r>
      <w:r w:rsidR="00F72871" w:rsidRPr="00926F2C">
        <w:rPr>
          <w:bCs/>
        </w:rPr>
        <w:t>.</w:t>
      </w:r>
      <w:r w:rsidR="00BD373B" w:rsidRPr="00926F2C">
        <w:rPr>
          <w:bCs/>
        </w:rPr>
        <w:t xml:space="preserve"> Predictions of </w:t>
      </w:r>
      <w:r w:rsidR="003158B4" w:rsidRPr="00926F2C">
        <w:rPr>
          <w:bCs/>
        </w:rPr>
        <w:t>mean</w:t>
      </w:r>
      <w:r w:rsidR="00BD373B" w:rsidRPr="00926F2C">
        <w:rPr>
          <w:bCs/>
        </w:rPr>
        <w:t xml:space="preserve"> temperature per day of year, excluding the effects of individual years, were extracted.</w:t>
      </w:r>
    </w:p>
    <w:p w14:paraId="2D8E8A59" w14:textId="77777777" w:rsidR="00BD373B" w:rsidRPr="00926F2C" w:rsidRDefault="00BD373B" w:rsidP="0005676A">
      <w:pPr>
        <w:spacing w:after="0" w:line="240" w:lineRule="auto"/>
        <w:rPr>
          <w:bCs/>
        </w:rPr>
      </w:pPr>
    </w:p>
    <w:p w14:paraId="1AD91D26" w14:textId="1A287F56" w:rsidR="00CF4A80" w:rsidRPr="00926F2C" w:rsidRDefault="00E165F3" w:rsidP="0005676A">
      <w:pPr>
        <w:spacing w:after="0" w:line="240" w:lineRule="auto"/>
        <w:rPr>
          <w:bCs/>
        </w:rPr>
      </w:pPr>
      <w:r w:rsidRPr="00926F2C">
        <w:rPr>
          <w:bCs/>
        </w:rPr>
        <w:t>Dail</w:t>
      </w:r>
      <w:r w:rsidR="00CF4A80" w:rsidRPr="00926F2C">
        <w:rPr>
          <w:bCs/>
        </w:rPr>
        <w:t>y t</w:t>
      </w:r>
      <w:r w:rsidRPr="00926F2C">
        <w:rPr>
          <w:bCs/>
        </w:rPr>
        <w:t xml:space="preserve">emperature anomalies </w:t>
      </w:r>
      <w:r w:rsidR="00BD373B" w:rsidRPr="00926F2C">
        <w:rPr>
          <w:bCs/>
        </w:rPr>
        <w:t>within the sampling period</w:t>
      </w:r>
      <w:r w:rsidRPr="00926F2C">
        <w:rPr>
          <w:bCs/>
        </w:rPr>
        <w:t xml:space="preserve"> (2014-2024) were calculated as the difference between </w:t>
      </w:r>
      <w:r w:rsidR="00D171AE" w:rsidRPr="00926F2C">
        <w:rPr>
          <w:bCs/>
        </w:rPr>
        <w:t xml:space="preserve">the </w:t>
      </w:r>
      <w:r w:rsidR="00BD373B" w:rsidRPr="00926F2C">
        <w:rPr>
          <w:bCs/>
        </w:rPr>
        <w:t>mean daily temperature at the Portland Harbor tide gauge and the predicted daily temperature</w:t>
      </w:r>
      <w:r w:rsidR="00CF4A80" w:rsidRPr="00926F2C">
        <w:rPr>
          <w:bCs/>
        </w:rPr>
        <w:t xml:space="preserve"> of the CRP</w:t>
      </w:r>
      <w:r w:rsidR="00BD373B" w:rsidRPr="00926F2C">
        <w:rPr>
          <w:bCs/>
        </w:rPr>
        <w:t xml:space="preserve">. </w:t>
      </w:r>
      <w:r w:rsidR="00CF4A80" w:rsidRPr="00926F2C">
        <w:rPr>
          <w:bCs/>
        </w:rPr>
        <w:t>The</w:t>
      </w:r>
      <w:r w:rsidR="00D1561A" w:rsidRPr="00926F2C">
        <w:rPr>
          <w:bCs/>
        </w:rPr>
        <w:t xml:space="preserve"> temporal frame of reference </w:t>
      </w:r>
      <w:r w:rsidR="00CF4A80" w:rsidRPr="00926F2C">
        <w:rPr>
          <w:bCs/>
        </w:rPr>
        <w:t xml:space="preserve">was shifted </w:t>
      </w:r>
      <w:r w:rsidR="00D1561A" w:rsidRPr="00926F2C">
        <w:rPr>
          <w:bCs/>
        </w:rPr>
        <w:t>so that day 1 of each</w:t>
      </w:r>
      <w:r w:rsidR="00D171AE" w:rsidRPr="00926F2C">
        <w:rPr>
          <w:bCs/>
        </w:rPr>
        <w:t xml:space="preserve"> modeled</w:t>
      </w:r>
      <w:r w:rsidR="00D1561A" w:rsidRPr="00926F2C">
        <w:rPr>
          <w:bCs/>
        </w:rPr>
        <w:t xml:space="preserve"> year was December 1</w:t>
      </w:r>
      <w:r w:rsidR="00D1561A" w:rsidRPr="00926F2C">
        <w:rPr>
          <w:bCs/>
          <w:vertAlign w:val="superscript"/>
        </w:rPr>
        <w:t>st</w:t>
      </w:r>
      <w:r w:rsidR="00D1561A" w:rsidRPr="00926F2C">
        <w:rPr>
          <w:bCs/>
        </w:rPr>
        <w:t xml:space="preserve">. This was done to best align </w:t>
      </w:r>
      <w:r w:rsidR="00FF216E" w:rsidRPr="00926F2C">
        <w:rPr>
          <w:bCs/>
        </w:rPr>
        <w:t>the</w:t>
      </w:r>
      <w:r w:rsidR="00D1561A" w:rsidRPr="00926F2C">
        <w:rPr>
          <w:bCs/>
        </w:rPr>
        <w:t xml:space="preserve"> categorization of temperature anomalies with seasonal temperature changes that would impact summertime ecosystem dynamics; winter (December-February) and spring (March-May) temperatures are critical for the timing and success of reproduction and growth for many GoM species.</w:t>
      </w:r>
      <w:r w:rsidR="00FF216E" w:rsidRPr="00926F2C">
        <w:rPr>
          <w:bCs/>
        </w:rPr>
        <w:t xml:space="preserve"> Mean annual temperature anomalies were calculated according to this frame of reference (December 1</w:t>
      </w:r>
      <w:r w:rsidR="00FF216E" w:rsidRPr="00926F2C">
        <w:rPr>
          <w:bCs/>
          <w:vertAlign w:val="superscript"/>
        </w:rPr>
        <w:t>st</w:t>
      </w:r>
      <w:r w:rsidR="00FF216E" w:rsidRPr="00926F2C">
        <w:rPr>
          <w:bCs/>
        </w:rPr>
        <w:t xml:space="preserve"> through the following November 30</w:t>
      </w:r>
      <w:r w:rsidR="00FF216E" w:rsidRPr="00926F2C">
        <w:rPr>
          <w:bCs/>
          <w:vertAlign w:val="superscript"/>
        </w:rPr>
        <w:t>th</w:t>
      </w:r>
      <w:r w:rsidR="00FF216E" w:rsidRPr="00926F2C">
        <w:rPr>
          <w:bCs/>
        </w:rPr>
        <w:t xml:space="preserve">). Years with </w:t>
      </w:r>
      <w:r w:rsidR="00CF4A80" w:rsidRPr="00926F2C">
        <w:rPr>
          <w:bCs/>
        </w:rPr>
        <w:t xml:space="preserve">mean temperature anomalies below the CRP average were categorized as </w:t>
      </w:r>
      <w:ins w:id="368" w:author="Katie Lankowicz" w:date="2025-10-21T15:53:00Z" w16du:dateUtc="2025-10-21T19:53:00Z">
        <w:r w:rsidR="00CB2CCF">
          <w:rPr>
            <w:bCs/>
          </w:rPr>
          <w:t>anomalously cool,</w:t>
        </w:r>
      </w:ins>
      <w:del w:id="369" w:author="Katie Lankowicz" w:date="2025-10-21T15:53:00Z" w16du:dateUtc="2025-10-21T19:53:00Z">
        <w:r w:rsidR="00CF4A80" w:rsidRPr="00926F2C" w:rsidDel="00CB2CCF">
          <w:rPr>
            <w:bCs/>
          </w:rPr>
          <w:delText>“cooler,”</w:delText>
        </w:r>
      </w:del>
      <w:r w:rsidR="00CF4A80" w:rsidRPr="00926F2C">
        <w:rPr>
          <w:bCs/>
        </w:rPr>
        <w:t xml:space="preserve"> and years with mean temperature anomalies above the CRP average were categorized as </w:t>
      </w:r>
      <w:ins w:id="370" w:author="Katie Lankowicz" w:date="2025-10-21T15:53:00Z" w16du:dateUtc="2025-10-21T19:53:00Z">
        <w:r w:rsidR="00CB2CCF">
          <w:rPr>
            <w:bCs/>
          </w:rPr>
          <w:t>anomalously warm.</w:t>
        </w:r>
      </w:ins>
      <w:ins w:id="371" w:author="Katie Lankowicz" w:date="2025-10-22T16:43:00Z" w16du:dateUtc="2025-10-22T20:43:00Z">
        <w:r w:rsidR="007500E3">
          <w:rPr>
            <w:bCs/>
          </w:rPr>
          <w:t xml:space="preserve"> </w:t>
        </w:r>
      </w:ins>
      <w:ins w:id="372" w:author="Katie Lankowicz" w:date="2025-10-22T16:44:00Z" w16du:dateUtc="2025-10-22T20:44:00Z">
        <w:r w:rsidR="007500E3">
          <w:rPr>
            <w:bCs/>
          </w:rPr>
          <w:t>Mean summer</w:t>
        </w:r>
      </w:ins>
      <w:ins w:id="373" w:author="Katie Lankowicz" w:date="2025-10-22T16:45:00Z" w16du:dateUtc="2025-10-22T20:45:00Z">
        <w:r w:rsidR="007500E3">
          <w:rPr>
            <w:bCs/>
          </w:rPr>
          <w:t xml:space="preserve"> (June-August)</w:t>
        </w:r>
      </w:ins>
      <w:ins w:id="374" w:author="Katie Lankowicz" w:date="2025-10-22T16:44:00Z" w16du:dateUtc="2025-10-22T20:44:00Z">
        <w:r w:rsidR="007500E3">
          <w:rPr>
            <w:bCs/>
          </w:rPr>
          <w:t xml:space="preserve"> temperature anomalies were also calculated and categorized</w:t>
        </w:r>
      </w:ins>
      <w:ins w:id="375" w:author="Katie Lankowicz" w:date="2025-10-22T16:45:00Z" w16du:dateUtc="2025-10-22T20:45:00Z">
        <w:r w:rsidR="007500E3">
          <w:rPr>
            <w:bCs/>
          </w:rPr>
          <w:t xml:space="preserve"> according to this procedure.</w:t>
        </w:r>
      </w:ins>
      <w:del w:id="376" w:author="Katie Lankowicz" w:date="2025-10-21T15:53:00Z" w16du:dateUtc="2025-10-21T19:53:00Z">
        <w:r w:rsidR="00CF4A80" w:rsidRPr="00926F2C" w:rsidDel="00CB2CCF">
          <w:rPr>
            <w:bCs/>
          </w:rPr>
          <w:delText>“warmer.”</w:delText>
        </w:r>
      </w:del>
    </w:p>
    <w:p w14:paraId="2A594A8E" w14:textId="77777777" w:rsidR="00D1561A" w:rsidRPr="00926F2C" w:rsidRDefault="00D1561A" w:rsidP="0005676A">
      <w:pPr>
        <w:spacing w:after="0" w:line="240" w:lineRule="auto"/>
        <w:rPr>
          <w:bCs/>
        </w:rPr>
      </w:pPr>
    </w:p>
    <w:p w14:paraId="35E5D3E8" w14:textId="0D9CEAB2" w:rsidR="00562A5F" w:rsidRPr="00926F2C" w:rsidRDefault="00625EFB" w:rsidP="0005676A">
      <w:pPr>
        <w:spacing w:after="0" w:line="240" w:lineRule="auto"/>
        <w:rPr>
          <w:bCs/>
          <w:color w:val="4472C4"/>
        </w:rPr>
      </w:pPr>
      <w:ins w:id="377" w:author="Katie Lankowicz" w:date="2025-10-15T14:31:00Z" w16du:dateUtc="2025-10-15T17:31:00Z">
        <w:r>
          <w:rPr>
            <w:bCs/>
            <w:color w:val="4472C4"/>
          </w:rPr>
          <w:t>2</w:t>
        </w:r>
      </w:ins>
      <w:del w:id="378" w:author="Katie Lankowicz" w:date="2025-10-15T14:31:00Z" w16du:dateUtc="2025-10-15T17:31:00Z">
        <w:r w:rsidR="00C92709" w:rsidRPr="00926F2C" w:rsidDel="00625EFB">
          <w:rPr>
            <w:bCs/>
            <w:color w:val="4472C4"/>
          </w:rPr>
          <w:delText>3</w:delText>
        </w:r>
      </w:del>
      <w:r w:rsidR="00C92709" w:rsidRPr="00926F2C">
        <w:rPr>
          <w:bCs/>
          <w:color w:val="4472C4"/>
        </w:rPr>
        <w:t>.</w:t>
      </w:r>
      <w:r w:rsidR="00562A5F" w:rsidRPr="00926F2C">
        <w:rPr>
          <w:bCs/>
          <w:color w:val="4472C4"/>
        </w:rPr>
        <w:t>3</w:t>
      </w:r>
      <w:r w:rsidR="00C92709" w:rsidRPr="00926F2C">
        <w:rPr>
          <w:bCs/>
          <w:color w:val="4472C4"/>
        </w:rPr>
        <w:tab/>
      </w:r>
      <w:r w:rsidR="00562A5F" w:rsidRPr="00926F2C">
        <w:rPr>
          <w:bCs/>
          <w:color w:val="4472C4"/>
        </w:rPr>
        <w:t>Statistical analyses</w:t>
      </w:r>
    </w:p>
    <w:p w14:paraId="1A25A1AF" w14:textId="35EFBFC0" w:rsidR="007501E2" w:rsidRPr="00926F2C" w:rsidRDefault="00625EFB" w:rsidP="0005676A">
      <w:pPr>
        <w:spacing w:after="0" w:line="240" w:lineRule="auto"/>
        <w:rPr>
          <w:bCs/>
          <w:color w:val="4472C4"/>
        </w:rPr>
      </w:pPr>
      <w:ins w:id="379" w:author="Katie Lankowicz" w:date="2025-10-15T14:31:00Z" w16du:dateUtc="2025-10-15T17:31:00Z">
        <w:r>
          <w:rPr>
            <w:bCs/>
            <w:color w:val="4472C4"/>
          </w:rPr>
          <w:t>2</w:t>
        </w:r>
      </w:ins>
      <w:del w:id="380" w:author="Katie Lankowicz" w:date="2025-10-15T14:31:00Z" w16du:dateUtc="2025-10-15T17:31:00Z">
        <w:r w:rsidR="00562A5F" w:rsidRPr="00926F2C" w:rsidDel="00625EFB">
          <w:rPr>
            <w:bCs/>
            <w:color w:val="4472C4"/>
          </w:rPr>
          <w:delText>3</w:delText>
        </w:r>
      </w:del>
      <w:r w:rsidR="00562A5F" w:rsidRPr="00926F2C">
        <w:rPr>
          <w:bCs/>
          <w:color w:val="4472C4"/>
        </w:rPr>
        <w:t>.3.1</w:t>
      </w:r>
      <w:r w:rsidR="00562A5F" w:rsidRPr="00926F2C">
        <w:rPr>
          <w:bCs/>
          <w:color w:val="4472C4"/>
        </w:rPr>
        <w:tab/>
      </w:r>
      <w:r w:rsidR="001579FC" w:rsidRPr="00926F2C">
        <w:rPr>
          <w:bCs/>
          <w:color w:val="4472C4"/>
        </w:rPr>
        <w:t>Weekly growth rates</w:t>
      </w:r>
    </w:p>
    <w:p w14:paraId="25B83382" w14:textId="71A9ACED" w:rsidR="00CF4A80" w:rsidRPr="00926F2C" w:rsidDel="00317BE8" w:rsidRDefault="007A7EA3" w:rsidP="00BD6ED4">
      <w:pPr>
        <w:spacing w:after="0" w:line="240" w:lineRule="auto"/>
        <w:rPr>
          <w:del w:id="381" w:author="Katie Lankowicz" w:date="2025-10-15T12:38:00Z" w16du:dateUtc="2025-10-15T15:38:00Z"/>
          <w:bCs/>
        </w:rPr>
      </w:pPr>
      <w:del w:id="382" w:author="Katie Lankowicz" w:date="2025-10-15T12:38:00Z" w16du:dateUtc="2025-10-15T15:38:00Z">
        <w:r w:rsidRPr="00926F2C" w:rsidDel="00317BE8">
          <w:rPr>
            <w:bCs/>
          </w:rPr>
          <w:delText>Growth rate fluctuates with age, so it is necessary to separate fish captured in summer beach s</w:delText>
        </w:r>
        <w:r w:rsidR="00D171AE" w:rsidRPr="00926F2C" w:rsidDel="00317BE8">
          <w:rPr>
            <w:bCs/>
          </w:rPr>
          <w:delText>e</w:delText>
        </w:r>
        <w:r w:rsidRPr="00926F2C" w:rsidDel="00317BE8">
          <w:rPr>
            <w:bCs/>
          </w:rPr>
          <w:delText xml:space="preserve">ine operations into discrete year classes. </w:delText>
        </w:r>
        <w:r w:rsidR="00D171AE" w:rsidRPr="00926F2C" w:rsidDel="00317BE8">
          <w:rPr>
            <w:bCs/>
          </w:rPr>
          <w:delText>When direct measurements of age are not available</w:delText>
        </w:r>
        <w:r w:rsidR="004B3608" w:rsidRPr="00926F2C" w:rsidDel="00317BE8">
          <w:rPr>
            <w:bCs/>
          </w:rPr>
          <w:delText xml:space="preserve">, </w:delText>
        </w:r>
        <w:r w:rsidR="00D171AE" w:rsidRPr="00926F2C" w:rsidDel="00317BE8">
          <w:rPr>
            <w:bCs/>
          </w:rPr>
          <w:delText xml:space="preserve">statistical length-frequency models can be used to estimate </w:delText>
        </w:r>
        <w:r w:rsidR="004B3608" w:rsidRPr="00926F2C" w:rsidDel="00317BE8">
          <w:rPr>
            <w:bCs/>
          </w:rPr>
          <w:delText>age. This process is effective for t</w:delText>
        </w:r>
        <w:r w:rsidR="00D171AE" w:rsidRPr="00926F2C" w:rsidDel="00317BE8">
          <w:rPr>
            <w:bCs/>
          </w:rPr>
          <w:delText xml:space="preserve">emperate fishes with short, distinct spawning seasons </w:delText>
        </w:r>
        <w:r w:rsidR="00D171AE" w:rsidRPr="00926F2C" w:rsidDel="00317BE8">
          <w:rPr>
            <w:bCs/>
          </w:rPr>
          <w:fldChar w:fldCharType="begin"/>
        </w:r>
        <w:r w:rsidR="00D171AE" w:rsidRPr="00926F2C" w:rsidDel="00317BE8">
          <w:rPr>
            <w:bCs/>
          </w:rPr>
          <w:delInstrText xml:space="preserve"> ADDIN ZOTERO_ITEM CSL_CITATION {"citationID":"F1ArVd3s","properties":{"formattedCitation":"(Macdonald &amp; Pitcher 1979)","plainCitation":"(Macdonald &amp; Pitcher 1979)","noteIndex":0},"citationItems":[{"id":544,"uris":["http://zotero.org/users/11233743/items/4W3MAAVK"],"itemData":{"id":544,"type":"article-journal","abstract":"For estimating age-group parameters from size-frequency data, conventional efficient statistical methods, such as maximum likelihood, can be more effective than the commonly used graphical methods of dissecting a mixed distribution. Fisheries size-frequency data are usually grouped over size intervals and the efficient methods are easily programmed on a computer for this case. We show that several published alternatives offer no computational advantages over our method. We describe an interactive computer program that assists the user in determining which parameters may be estimated from a set of data. The program alternates between constrained direct-search optimization and fast iterative calculations. Two examples of fisheries length-frequency data show that fitting is made easier by employing a subsample aged by biological methods for the preliminary starting values of parameters, and that the best fit may involve a trade-off between statistical precision and biological plausibility. The value of mixture analysis to the fishery worker is to reduce field and laboratory time in the aging of large samples. Key words: length-frequency data, size-frequency data, aging of samples, polymodal distributions, distribution mixtures, maximum likelihood estimation, nonlinear optimization, Phoxinus phoxinus, Esox lucius","container-title":"Journal of the Fisheries Research Board of Canada","DOI":"10.1139/f79-137","ISSN":"0015-296X","issue":"8","journalAbbreviation":"J. Fish. Res. Bd. Can.","language":"en","license":"http://www.nrcresearchpress.com/page/about/CorporateTextAndDataMining","page":"987-1001","source":"DOI.org (Crossref)","title":"Age-Groups from Size-Frequency Data: A Versatile and Efficient Method of Analyzing Distribution Mixtures","title-short":"Age-Groups from Size-Frequency Data","volume":"36","author":[{"family":"Macdonald","given":"P. D. M."},{"family":"Pitcher","given":"T. J."}],"issued":{"date-parts":[["1979",8,1]]}}}],"schema":"https://github.com/citation-style-language/schema/raw/master/csl-citation.json"} </w:delInstrText>
        </w:r>
        <w:r w:rsidR="00D171AE" w:rsidRPr="00926F2C" w:rsidDel="00317BE8">
          <w:rPr>
            <w:bCs/>
          </w:rPr>
          <w:fldChar w:fldCharType="separate"/>
        </w:r>
        <w:r w:rsidR="00D171AE" w:rsidRPr="00926F2C" w:rsidDel="00317BE8">
          <w:rPr>
            <w:rFonts w:ascii="Aptos" w:hAnsi="Aptos"/>
          </w:rPr>
          <w:delText>(Macdonald &amp; Pitcher 1979)</w:delText>
        </w:r>
        <w:r w:rsidR="00D171AE" w:rsidRPr="00926F2C" w:rsidDel="00317BE8">
          <w:rPr>
            <w:bCs/>
          </w:rPr>
          <w:fldChar w:fldCharType="end"/>
        </w:r>
        <w:r w:rsidR="00D171AE" w:rsidRPr="00926F2C" w:rsidDel="00317BE8">
          <w:rPr>
            <w:bCs/>
          </w:rPr>
          <w:delText xml:space="preserve">. </w:delText>
        </w:r>
        <w:r w:rsidR="00CF4A80" w:rsidRPr="00926F2C" w:rsidDel="00317BE8">
          <w:rPr>
            <w:bCs/>
          </w:rPr>
          <w:delText>Th</w:delText>
        </w:r>
        <w:r w:rsidR="0059204D" w:rsidRPr="00926F2C" w:rsidDel="00317BE8">
          <w:rPr>
            <w:bCs/>
          </w:rPr>
          <w:delText xml:space="preserve">e relationship of length to age </w:delText>
        </w:r>
        <w:r w:rsidR="00CF4A80" w:rsidRPr="00926F2C" w:rsidDel="00317BE8">
          <w:rPr>
            <w:bCs/>
          </w:rPr>
          <w:delText xml:space="preserve">becomes more difficult to detect as fish age and growth slows or ceases </w:delText>
        </w:r>
        <w:r w:rsidR="00CF4A80" w:rsidRPr="00926F2C" w:rsidDel="00317BE8">
          <w:rPr>
            <w:bCs/>
          </w:rPr>
          <w:fldChar w:fldCharType="begin"/>
        </w:r>
        <w:r w:rsidR="00CF4A80" w:rsidRPr="00926F2C" w:rsidDel="00317BE8">
          <w:rPr>
            <w:bCs/>
          </w:rPr>
          <w:delInstrText xml:space="preserve"> ADDIN ZOTERO_ITEM CSL_CITATION {"citationID":"FcLtIR5M","properties":{"formattedCitation":"(Maunder et al. 2018)","plainCitation":"(Maunder et al. 2018)","noteIndex":0},"citationItems":[{"id":588,"uris":["http://zotero.org/users/11233743/items/Z6P7XIQT"],"itemData":{"id":588,"type":"article-journal","abstract":"We present the growth cessation model, which is designed for species, such as some tropical tunas, that have an apparent linear relationship between length and age, followed by a marked reduction of growth after the onset of sexual maturity. The growth curve simply assumes linear growth for the youngest individuals and then uses a logistic function to model how the growth rate falls to zero at greater ages. One characteristic of the model is that, as t</w:delInstrText>
        </w:r>
        <w:r w:rsidR="00CF4A80" w:rsidRPr="00926F2C" w:rsidDel="00317BE8">
          <w:rPr>
            <w:rFonts w:ascii="Arial" w:hAnsi="Arial" w:cs="Arial"/>
            <w:bCs/>
          </w:rPr>
          <w:delInstrText> </w:delInstrText>
        </w:r>
        <w:r w:rsidR="00CF4A80" w:rsidRPr="00926F2C" w:rsidDel="00317BE8">
          <w:rPr>
            <w:rFonts w:ascii="Aptos" w:hAnsi="Aptos" w:cs="Aptos"/>
            <w:bCs/>
          </w:rPr>
          <w:delInstrText>→</w:delInstrText>
        </w:r>
        <w:r w:rsidR="00CF4A80" w:rsidRPr="00926F2C" w:rsidDel="00317BE8">
          <w:rPr>
            <w:rFonts w:ascii="Arial" w:hAnsi="Arial" w:cs="Arial"/>
            <w:bCs/>
          </w:rPr>
          <w:delInstrText> </w:delInstrText>
        </w:r>
        <w:r w:rsidR="00CF4A80" w:rsidRPr="00926F2C" w:rsidDel="00317BE8">
          <w:rPr>
            <w:bCs/>
          </w:rPr>
          <w:delInstrText xml:space="preserve">0, the model converges to a linear regression. The range of ages for which a linear regression adequately represents the mean length at age depends on when the logistic function becomes influential. A beneficial characteristic of this model is that, unlike other growth models, a preponderance of younger fish may not overwhelm the information from older fish, which biases the estimates of mean length at age for older fish. We apply the growth curve to bigeye tuna (Thunnus obesus) data from the eastern Pacific Ocean, obtained from otolith daily increment counts and tagging experiments, and compare the results with those from the von Bertalanffy and Richards growth curves. The growth cessation model fits the eastern Pacific Ocean bigeye tuna data better than do the von Bertalanffy and Richards growth curves. These results support the use of the growth cessation model for bigeye tuna in the eastern Pacific Ocean, and since many species have growth curves that flatten out to the point where growth is almost undetectable, this indicates that the growth cessation model may be widely applicable.","container-title":"Marine Biology","DOI":"10.1007/s00227-018-3336-9","ISSN":"0025-3162, 1432-1793","issue":"4","journalAbbreviation":"Mar Biol","language":"en","page":"76","source":"DOI.org (Crossref)","title":"The growth cessation model: a growth model for species showing a near cessation in growth with application to bigeye tuna (Thunnus obesus)","title-short":"The growth cessation model","volume":"165","author":[{"family":"Maunder","given":"Mark N."},{"family":"Deriso","given":"Richard B."},{"family":"Schaefer","given":"Kurt M."},{"family":"Fuller","given":"Daniel W."},{"family":"Aires-da-Silva","given":"Alexandre M."},{"family":"Minte-Vera","given":"Carolina V."},{"family":"Campana","given":"Steven E."}],"issued":{"date-parts":[["2018",4]]}}}],"schema":"https://github.com/citation-style-language/schema/raw/master/csl-citation.json"} </w:delInstrText>
        </w:r>
        <w:r w:rsidR="00CF4A80" w:rsidRPr="00926F2C" w:rsidDel="00317BE8">
          <w:rPr>
            <w:bCs/>
          </w:rPr>
          <w:fldChar w:fldCharType="separate"/>
        </w:r>
        <w:r w:rsidR="00CF4A80" w:rsidRPr="00926F2C" w:rsidDel="00317BE8">
          <w:rPr>
            <w:rFonts w:ascii="Aptos" w:hAnsi="Aptos"/>
          </w:rPr>
          <w:delText>(Maunder et al. 2018)</w:delText>
        </w:r>
        <w:r w:rsidR="00CF4A80" w:rsidRPr="00926F2C" w:rsidDel="00317BE8">
          <w:rPr>
            <w:bCs/>
          </w:rPr>
          <w:fldChar w:fldCharType="end"/>
        </w:r>
        <w:r w:rsidR="00CF4A80" w:rsidRPr="00926F2C" w:rsidDel="00317BE8">
          <w:rPr>
            <w:bCs/>
          </w:rPr>
          <w:delText xml:space="preserve">. However, both focal species (herring and silverside) can likely be aged using this approach. Both species have seasonal growth patterns. The short lifespan </w:delText>
        </w:r>
        <w:r w:rsidR="004B3608" w:rsidRPr="00926F2C" w:rsidDel="00317BE8">
          <w:rPr>
            <w:bCs/>
          </w:rPr>
          <w:delText xml:space="preserve">and simple age structure </w:delText>
        </w:r>
        <w:r w:rsidR="00CF4A80" w:rsidRPr="00926F2C" w:rsidDel="00317BE8">
          <w:rPr>
            <w:bCs/>
          </w:rPr>
          <w:delText xml:space="preserve">of silverside should facilitate the detection of distinct ages by size. </w:delText>
        </w:r>
        <w:r w:rsidR="00926F2C" w:rsidRPr="00926F2C" w:rsidDel="00317BE8">
          <w:rPr>
            <w:bCs/>
          </w:rPr>
          <w:delText xml:space="preserve">Though older and larger herring may no longer have distinct distributions of size at age, all herring individuals caught in our seine sampling efforts </w:delText>
        </w:r>
        <w:r w:rsidR="0059204D" w:rsidRPr="00926F2C" w:rsidDel="00317BE8">
          <w:rPr>
            <w:bCs/>
          </w:rPr>
          <w:delText>were 14-139 mm long</w:delText>
        </w:r>
        <w:r w:rsidR="00926F2C" w:rsidRPr="00926F2C" w:rsidDel="00317BE8">
          <w:rPr>
            <w:bCs/>
          </w:rPr>
          <w:delText>. W</w:delText>
        </w:r>
        <w:r w:rsidR="0059204D" w:rsidRPr="00926F2C" w:rsidDel="00317BE8">
          <w:rPr>
            <w:bCs/>
          </w:rPr>
          <w:delText xml:space="preserve">hen comparing to the expected size and age of herring at maturation (275 mm at ages 3-4; </w:delText>
        </w:r>
        <w:r w:rsidR="0059204D" w:rsidRPr="00926F2C" w:rsidDel="00317BE8">
          <w:rPr>
            <w:bCs/>
          </w:rPr>
          <w:fldChar w:fldCharType="begin"/>
        </w:r>
        <w:r w:rsidR="004B3608" w:rsidRPr="00926F2C" w:rsidDel="00317BE8">
          <w:rPr>
            <w:bCs/>
          </w:rPr>
          <w:delInstrText xml:space="preserve"> ADDIN ZOTERO_ITEM CSL_CITATION {"citationID":"WAIKTejT","properties":{"formattedCitation":"(Boyar 1968)","plainCitation":"(Boyar 1968)","dontUpdate":true,"noteIndex":0},"citationItems":[{"id":469,"uris":["http://zotero.org/users/11233743/items/MUYBDF85"],"itemData":{"id":469,"type":"article-journal","abstract":"Age, length, and gonadal stages of adult herring, Capra harengus harengus L., were determined from samples collected in 1960-65 from Georges Bank and the Gulf of Maine. Age-groups IV and V were the most abundant ages in the samples. The 1960 year-class dominated the samples from Georges Bank in 1963-65, and the samples from the Gulf of Maine in 1964-65. This year-class was the most abundant during the period of study. The 1959 year-class was extremely weak on Georges Bank, but was well represented in the Gulf of Maine. The mean lengths of the age-groups IV and V from the 1960 year-class were generally less than those from other year-classes; the slow growth and the apparent high abundance suggest that growth is density-dependent. Differences in the peak of spawning and spawning seasons among the areas were small.","container-title":"International Commission for the Northwest Atlantic Fisheries (ICNAF) Research Bulletin","language":"en","page":"49-61","source":"Zotero","title":"Age, Length, and Gonadal Stages of Herring from Georges Bank and the Gulf of Maine","volume":"5","author":[{"family":"Boyar","given":"H. C."}],"issued":{"date-parts":[["1968"]]}}}],"schema":"https://github.com/citation-style-language/schema/raw/master/csl-citation.json"} </w:delInstrText>
        </w:r>
        <w:r w:rsidR="0059204D" w:rsidRPr="00926F2C" w:rsidDel="00317BE8">
          <w:rPr>
            <w:bCs/>
          </w:rPr>
          <w:fldChar w:fldCharType="separate"/>
        </w:r>
        <w:r w:rsidR="0059204D" w:rsidRPr="00926F2C" w:rsidDel="00317BE8">
          <w:rPr>
            <w:rFonts w:ascii="Aptos" w:hAnsi="Aptos"/>
          </w:rPr>
          <w:delText>Boyar 1968)</w:delText>
        </w:r>
        <w:r w:rsidR="0059204D" w:rsidRPr="00926F2C" w:rsidDel="00317BE8">
          <w:rPr>
            <w:bCs/>
          </w:rPr>
          <w:fldChar w:fldCharType="end"/>
        </w:r>
        <w:r w:rsidR="0059204D" w:rsidRPr="00926F2C" w:rsidDel="00317BE8">
          <w:rPr>
            <w:bCs/>
          </w:rPr>
          <w:delText xml:space="preserve"> it is clear that these are all younger individuals</w:delText>
        </w:r>
        <w:r w:rsidR="00926F2C" w:rsidRPr="00926F2C" w:rsidDel="00317BE8">
          <w:rPr>
            <w:bCs/>
          </w:rPr>
          <w:delText xml:space="preserve"> which should have detectable relationships of length to age</w:delText>
        </w:r>
        <w:r w:rsidR="0059204D" w:rsidRPr="00926F2C" w:rsidDel="00317BE8">
          <w:rPr>
            <w:bCs/>
          </w:rPr>
          <w:delText>.</w:delText>
        </w:r>
      </w:del>
    </w:p>
    <w:p w14:paraId="60139F68" w14:textId="155BE6FA" w:rsidR="00CF4A80" w:rsidRPr="00926F2C" w:rsidDel="00317BE8" w:rsidRDefault="00CF4A80" w:rsidP="00BD6ED4">
      <w:pPr>
        <w:spacing w:after="0" w:line="240" w:lineRule="auto"/>
        <w:rPr>
          <w:del w:id="383" w:author="Katie Lankowicz" w:date="2025-10-15T12:38:00Z" w16du:dateUtc="2025-10-15T15:38:00Z"/>
          <w:bCs/>
        </w:rPr>
      </w:pPr>
    </w:p>
    <w:p w14:paraId="109D5EB5" w14:textId="72813551" w:rsidR="00D171AE" w:rsidDel="00317BE8" w:rsidRDefault="00926F2C" w:rsidP="001F1CA4">
      <w:pPr>
        <w:spacing w:after="0" w:line="240" w:lineRule="auto"/>
        <w:rPr>
          <w:del w:id="384" w:author="Katie Lankowicz" w:date="2025-10-15T12:38:00Z" w16du:dateUtc="2025-10-15T15:38:00Z"/>
          <w:bCs/>
        </w:rPr>
      </w:pPr>
      <w:del w:id="385" w:author="Katie Lankowicz" w:date="2025-10-15T12:38:00Z" w16du:dateUtc="2025-10-15T15:38:00Z">
        <w:r w:rsidRPr="00926F2C" w:rsidDel="00317BE8">
          <w:rPr>
            <w:bCs/>
          </w:rPr>
          <w:delText xml:space="preserve">Next, we identified and selected probable age-0 individuals of both species for the calculation of weekly growth rates. </w:delText>
        </w:r>
        <w:r w:rsidR="0059204D" w:rsidRPr="00926F2C" w:rsidDel="00317BE8">
          <w:rPr>
            <w:bCs/>
          </w:rPr>
          <w:delText xml:space="preserve">This begins with an assumption that the lengths of sampled conspecifics in the same year class at the same time come from an identifiable distribution. Commonly, a normal distribution is assumed </w:delText>
        </w:r>
        <w:r w:rsidR="0059204D" w:rsidRPr="00926F2C" w:rsidDel="00317BE8">
          <w:rPr>
            <w:bCs/>
          </w:rPr>
          <w:fldChar w:fldCharType="begin"/>
        </w:r>
        <w:r w:rsidR="0059204D" w:rsidRPr="00926F2C" w:rsidDel="00317BE8">
          <w:rPr>
            <w:bCs/>
          </w:rPr>
          <w:delInstrText xml:space="preserve"> ADDIN ZOTERO_ITEM CSL_CITATION {"citationID":"3ORmzrBw","properties":{"formattedCitation":"(Macdonald &amp; Pitcher 1979, Zhou et al. 2022)","plainCitation":"(Macdonald &amp; Pitcher 1979, Zhou et al. 2022)","noteIndex":0},"citationItems":[{"id":544,"uris":["http://zotero.org/users/11233743/items/4W3MAAVK"],"itemData":{"id":544,"type":"article-journal","abstract":"For estimating age-group parameters from size-frequency data, conventional efficient statistical methods, such as maximum likelihood, can be more effective than the commonly used graphical methods of dissecting a mixed distribution. Fisheries size-frequency data are usually grouped over size intervals and the efficient methods are easily programmed on a computer for this case. We show that several published alternatives offer no computational advantages over our method. We describe an interactive computer program that assists the user in determining which parameters may be estimated from a set of data. The program alternates between constrained direct-search optimization and fast iterative calculations. Two examples of fisheries length-frequency data show that fitting is made easier by employing a subsample aged by biological methods for the preliminary starting values of parameters, and that the best fit may involve a trade-off between statistical precision and biological plausibility. The value of mixture analysis to the fishery worker is to reduce field and laboratory time in the aging of large samples. Key words: length-frequency data, size-frequency data, aging of samples, polymodal distributions, distribution mixtures, maximum likelihood estimation, nonlinear optimization, Phoxinus phoxinus, Esox lucius","container-title":"Journal of the Fisheries Research Board of Canada","DOI":"10.1139/f79-137","ISSN":"0015-296X","issue":"8","journalAbbreviation":"J. Fish. Res. Bd. Can.","language":"en","license":"http://www.nrcresearchpress.com/page/about/CorporateTextAndDataMining","page":"987-1001","source":"DOI.org (Crossref)","title":"Age-Groups from Size-Frequency Data: A Versatile and Efficient Method of Analyzing Distribution Mixtures","title-short":"Age-Groups from Size-Frequency Data","volume":"36","author":[{"family":"Macdonald","given":"P. D. M."},{"family":"Pitcher","given":"T. J."}],"issued":{"date-parts":[["1979",8,1]]}}},{"id":546,"uris":["http://zotero.org/users/11233743/items/RDV8SASB"],"itemData":{"id":546,"type":"article-journal","abstract":"Using length frequency distribution data (LFD) is cost-effective for estimating somatic growth in fish or invertebrates as length data are relatively easy to obtain. The recently developed R packages TropFishR and fishboot extend classic ELEFAN (Electronic LEngth Frequency ANalysis) programs and include more powerful optimization procedures and a bootstrap method for estimating uncertainties. Yet, the fundamental functions require users to provide search conditions (e.g. upper and lower limits for each parameter, length-class size, number of length-classes for the calculation of moving average), which can significantly affect the results. In this paper, we compare the ELEFAN approach with a Bayesian approach in analysing LFD, employing both standard and seasonal von Bertalanffy growth functions. We apply both approaches to a commercially valuable but poorly studied red endeavour prawn (Metapenaeus ensis) harvested in Australia’s Northern Prawn Fishery. Sensitivity tests on ELEFAN confirm that any change in search settings would affect the results. Simulation studies on Bayesian growth models show that Linf and K can be accurately obtained even with modal progression of only one year-class and using non-informative priors. However, age information, including the theoretical age at length zero (t0), is difficult to estimate and requires LFD from multiple age classes and informative priors. The Bayesian models yield mean parameters of: Linf = 36.56 mm (carapace length), K = 2.74 yr–1, and t0 = -0.02 yr for the males, and Linf = 51.81 mm, K = 1.94 yr–1, and t0 = -0.02 yr for the females. Seasonal oscillation models fit the LFD better, but the improvement is small and the estimated season-related parameters have large variances.","container-title":"ICES Journal of Marine Science","DOI":"10.1093/icesjms/fsac131","ISSN":"1054-3139, 1095-9289","issue":"6","language":"en","license":"https://creativecommons.org/licenses/by/4.0/","page":"1942-1953","source":"DOI.org (Crossref)","title":"Estimating growth from length frequency distribution: comparison of ELEFAN and Bayesian approaches for red endeavour prawns ( &lt;i&gt;Metapenaeus ensis&lt;/i&gt; )","title-short":"Estimating growth from length frequency distribution","volume":"79","author":[{"family":"Zhou","given":"Shijie"},{"family":"Hutton","given":"Trevor"},{"family":"Lei","given":"Yeming"},{"family":"Miller","given":"Margaret"},{"family":"van Der Velde","given":"Tonya"},{"family":"Deng","given":"Roy Aijun"}],"editor":[{"family":"Siddeek","given":"Shariff"}],"issued":{"date-parts":[["2022",8,9]]}}}],"schema":"https://github.com/citation-style-language/schema/raw/master/csl-citation.json"} </w:delInstrText>
        </w:r>
        <w:r w:rsidR="0059204D" w:rsidRPr="00926F2C" w:rsidDel="00317BE8">
          <w:rPr>
            <w:bCs/>
          </w:rPr>
          <w:fldChar w:fldCharType="separate"/>
        </w:r>
        <w:r w:rsidR="0059204D" w:rsidRPr="00926F2C" w:rsidDel="00317BE8">
          <w:rPr>
            <w:rFonts w:ascii="Aptos" w:hAnsi="Aptos"/>
          </w:rPr>
          <w:delText>(Macdonald &amp; Pitcher 1979, Zhou et al. 2022)</w:delText>
        </w:r>
        <w:r w:rsidR="0059204D" w:rsidRPr="00926F2C" w:rsidDel="00317BE8">
          <w:rPr>
            <w:bCs/>
          </w:rPr>
          <w:fldChar w:fldCharType="end"/>
        </w:r>
        <w:r w:rsidR="0059204D" w:rsidRPr="00926F2C" w:rsidDel="00317BE8">
          <w:rPr>
            <w:bCs/>
          </w:rPr>
          <w:delText xml:space="preserve">. It is therefore possible to identify age groups by their unique modal lengths along a cumulative length distribution </w:delText>
        </w:r>
        <w:r w:rsidR="0059204D" w:rsidRPr="00926F2C" w:rsidDel="00317BE8">
          <w:rPr>
            <w:bCs/>
          </w:rPr>
          <w:fldChar w:fldCharType="begin"/>
        </w:r>
        <w:r w:rsidR="0059204D" w:rsidRPr="00926F2C" w:rsidDel="00317BE8">
          <w:rPr>
            <w:bCs/>
          </w:rPr>
          <w:delInstrText xml:space="preserve"> ADDIN ZOTERO_ITEM CSL_CITATION {"citationID":"pCSAaBf3","properties":{"formattedCitation":"(Macdonald &amp; Pitcher 1979)","plainCitation":"(Macdonald &amp; Pitcher 1979)","noteIndex":0},"citationItems":[{"id":544,"uris":["http://zotero.org/users/11233743/items/4W3MAAVK"],"itemData":{"id":544,"type":"article-journal","abstract":"For estimating age-group parameters from size-frequency data, conventional efficient statistical methods, such as maximum likelihood, can be more effective than the commonly used graphical methods of dissecting a mixed distribution. Fisheries size-frequency data are usually grouped over size intervals and the efficient methods are easily programmed on a computer for this case. We show that several published alternatives offer no computational advantages over our method. We describe an interactive computer program that assists the user in determining which parameters may be estimated from a set of data. The program alternates between constrained direct-search optimization and fast iterative calculations. Two examples of fisheries length-frequency data show that fitting is made easier by employing a subsample aged by biological methods for the preliminary starting values of parameters, and that the best fit may involve a trade-off between statistical precision and biological plausibility. The value of mixture analysis to the fishery worker is to reduce field and laboratory time in the aging of large samples. Key words: length-frequency data, size-frequency data, aging of samples, polymodal distributions, distribution mixtures, maximum likelihood estimation, nonlinear optimization, Phoxinus phoxinus, Esox lucius","container-title":"Journal of the Fisheries Research Board of Canada","DOI":"10.1139/f79-137","ISSN":"0015-296X","issue":"8","journalAbbreviation":"J. Fish. Res. Bd. Can.","language":"en","license":"http://www.nrcresearchpress.com/page/about/CorporateTextAndDataMining","page":"987-1001","source":"DOI.org (Crossref)","title":"Age-Groups from Size-Frequency Data: A Versatile and Efficient Method of Analyzing Distribution Mixtures","title-short":"Age-Groups from Size-Frequency Data","volume":"36","author":[{"family":"Macdonald","given":"P. D. M."},{"family":"Pitcher","given":"T. J."}],"issued":{"date-parts":[["1979",8,1]]}}}],"schema":"https://github.com/citation-style-language/schema/raw/master/csl-citation.json"} </w:delInstrText>
        </w:r>
        <w:r w:rsidR="0059204D" w:rsidRPr="00926F2C" w:rsidDel="00317BE8">
          <w:rPr>
            <w:bCs/>
          </w:rPr>
          <w:fldChar w:fldCharType="separate"/>
        </w:r>
        <w:r w:rsidR="0059204D" w:rsidRPr="00926F2C" w:rsidDel="00317BE8">
          <w:rPr>
            <w:rFonts w:ascii="Aptos" w:hAnsi="Aptos"/>
          </w:rPr>
          <w:delText>(Macdonald &amp; Pitcher 1979)</w:delText>
        </w:r>
        <w:r w:rsidR="0059204D" w:rsidRPr="00926F2C" w:rsidDel="00317BE8">
          <w:rPr>
            <w:bCs/>
          </w:rPr>
          <w:fldChar w:fldCharType="end"/>
        </w:r>
        <w:r w:rsidR="0059204D" w:rsidRPr="00926F2C" w:rsidDel="00317BE8">
          <w:rPr>
            <w:bCs/>
          </w:rPr>
          <w:delText xml:space="preserve">. </w:delText>
        </w:r>
        <w:r w:rsidRPr="00926F2C" w:rsidDel="00317BE8">
          <w:rPr>
            <w:bCs/>
          </w:rPr>
          <w:delText xml:space="preserve">To confirm the presence of age-0 fish, the weekly length distributions of silversides and herring were visualized (Fig. 2) and compared to published values of length at age. Juvenile herring </w:delText>
        </w:r>
        <w:r w:rsidR="00167751" w:rsidRPr="00926F2C" w:rsidDel="00317BE8">
          <w:rPr>
            <w:bCs/>
          </w:rPr>
          <w:delText xml:space="preserve">grow to lengths of 90-125 mm by the end of their first year </w:delText>
        </w:r>
        <w:r w:rsidR="00167751" w:rsidRPr="00926F2C" w:rsidDel="00317BE8">
          <w:rPr>
            <w:bCs/>
          </w:rPr>
          <w:fldChar w:fldCharType="begin"/>
        </w:r>
        <w:r w:rsidR="00167751" w:rsidRPr="00926F2C" w:rsidDel="00317BE8">
          <w:rPr>
            <w:bCs/>
          </w:rPr>
          <w:delInstrText xml:space="preserve"> ADDIN ZOTERO_ITEM CSL_CITATION {"citationID":"jOiYuAc5","properties":{"formattedCitation":"(Anthony 1972)","plainCitation":"(Anthony 1972)","noteIndex":0},"citationItems":[{"id":456,"uris":["http://zotero.org/users/11233743/items/NGBPCNEB"],"itemData":{"id":456,"type":"thesis","event-place":"Seattle, WA","genre":"Ph.D. dissertation","number-of-pages":"266","publisher":"University of Washington","publisher-place":"Seattle, WA","title":"Population dynamics of the Atlantic herring in the Gulf of Maine","author":[{"family":"Anthony","given":"V. C."}],"issued":{"date-parts":[["1972"]]}}}],"schema":"https://github.com/citation-style-language/schema/raw/master/csl-citation.json"} </w:delInstrText>
        </w:r>
        <w:r w:rsidR="00167751" w:rsidRPr="00926F2C" w:rsidDel="00317BE8">
          <w:rPr>
            <w:bCs/>
          </w:rPr>
          <w:fldChar w:fldCharType="separate"/>
        </w:r>
        <w:r w:rsidR="00167751" w:rsidRPr="00926F2C" w:rsidDel="00317BE8">
          <w:rPr>
            <w:rFonts w:ascii="Aptos" w:hAnsi="Aptos"/>
          </w:rPr>
          <w:delText>(Anthony 1972)</w:delText>
        </w:r>
        <w:r w:rsidR="00167751" w:rsidRPr="00926F2C" w:rsidDel="00317BE8">
          <w:rPr>
            <w:bCs/>
          </w:rPr>
          <w:fldChar w:fldCharType="end"/>
        </w:r>
        <w:r w:rsidR="00167751" w:rsidRPr="00926F2C" w:rsidDel="00317BE8">
          <w:rPr>
            <w:bCs/>
          </w:rPr>
          <w:delText xml:space="preserve">. </w:delText>
        </w:r>
        <w:r w:rsidR="00B10F9B" w:rsidRPr="00926F2C" w:rsidDel="00317BE8">
          <w:rPr>
            <w:bCs/>
          </w:rPr>
          <w:delText xml:space="preserve">The size range of herring caught in </w:delText>
        </w:r>
        <w:r w:rsidR="00167751" w:rsidRPr="00926F2C" w:rsidDel="00317BE8">
          <w:rPr>
            <w:bCs/>
          </w:rPr>
          <w:delText xml:space="preserve">our </w:delText>
        </w:r>
        <w:r w:rsidR="00B10F9B" w:rsidRPr="00926F2C" w:rsidDel="00317BE8">
          <w:rPr>
            <w:bCs/>
          </w:rPr>
          <w:delText xml:space="preserve">beach seines indicates they </w:delText>
        </w:r>
        <w:r w:rsidR="00D171AE" w:rsidRPr="00926F2C" w:rsidDel="00317BE8">
          <w:rPr>
            <w:bCs/>
          </w:rPr>
          <w:delText>were</w:delText>
        </w:r>
        <w:r w:rsidR="00B10F9B" w:rsidRPr="00926F2C" w:rsidDel="00317BE8">
          <w:rPr>
            <w:bCs/>
          </w:rPr>
          <w:delText xml:space="preserve"> mostly </w:delText>
        </w:r>
        <w:r w:rsidR="00F10420" w:rsidRPr="00926F2C" w:rsidDel="00317BE8">
          <w:rPr>
            <w:bCs/>
          </w:rPr>
          <w:delText>age-0</w:delText>
        </w:r>
        <w:r w:rsidR="00B10F9B" w:rsidRPr="00926F2C" w:rsidDel="00317BE8">
          <w:rPr>
            <w:bCs/>
          </w:rPr>
          <w:delText xml:space="preserve"> </w:delText>
        </w:r>
        <w:r w:rsidR="00F10420" w:rsidRPr="00926F2C" w:rsidDel="00317BE8">
          <w:rPr>
            <w:bCs/>
          </w:rPr>
          <w:delText xml:space="preserve">fish </w:delText>
        </w:r>
        <w:r w:rsidR="00B10F9B" w:rsidRPr="00926F2C" w:rsidDel="00317BE8">
          <w:rPr>
            <w:bCs/>
          </w:rPr>
          <w:delText xml:space="preserve">spawned the previous fall (mean 64 mm, SD 13 mm). </w:delText>
        </w:r>
        <w:r w:rsidRPr="00926F2C" w:rsidDel="00317BE8">
          <w:rPr>
            <w:bCs/>
          </w:rPr>
          <w:delText xml:space="preserve">Silverside spawn in the spring, with juveniles reaching 90-100 mm before growth ceases in the late fall </w:delText>
        </w:r>
        <w:r w:rsidRPr="00926F2C" w:rsidDel="00317BE8">
          <w:rPr>
            <w:bCs/>
          </w:rPr>
          <w:fldChar w:fldCharType="begin"/>
        </w:r>
        <w:r w:rsidRPr="00926F2C" w:rsidDel="00317BE8">
          <w:rPr>
            <w:bCs/>
          </w:rPr>
          <w:delInstrText xml:space="preserve"> ADDIN ZOTERO_ITEM CSL_CITATION {"citationID":"MpsrN3Dp","properties":{"formattedCitation":"(Conover &amp; Ross 1982)","plainCitation":"(Conover &amp; Ross 1982)","noteIndex":0},"citationItems":[{"id":488,"uris":["http://zotero.org/users/11233743/items/PZJY98W6"],"itemData":{"id":488,"type":"article-journal","abstract":"Patterns in seasonal abundance (no. per m2 surface area), growth and biomass (g per m2 surface area) of an annual fish, the Atlantic silverside,Menidia menidia (L.) were investigated in a marsh and more seaward bay region of Essex Bay, Massachusetts from August 1976 to May 1978 using a quantitative beach seining technique. Silverside abundance varied greatly by season and year class during the study period. Abundance was high in 1976 but winter mortality (99%) left an adult density of only .01 per m z surface area in the marsh during spring 1977. Resultant 1977 year class density in the marsh was 1.88 per m ~by late fall 1977 but winter mortality again produced an adult density of .01 per m2 in spring 1978. Abundance was generally higher in the marsh than in the bay region especially during spring and late fall when catches in the bay were negligible. Based on catch rate comparisons, the summer and fall juvenile abundance of the 1976 year class was much higher than the juvenile abundance of the 1977 year class. Coincidentally, mean lengths and condition of the abundant 1976 year class in the late fall were significantly lower than those of the 1977 year class, suggesting density dependent population regulation. In both years, juveniles grew rapidly and reached full adult size by November when an offshoremovement to deeper waters outside Essex Bay occurred. Biomass peaked in the marsh region in late fall 1977 at 7.8 g per m2 wet weight. Winter mortality was size selective, favoring larger individuals. The annual life history design ofM. menidia including an offshorewinter movementand high winter mortality suggeststhat silversidesrepresentan important pathway of energy flow from marsh to offshore trophic systems.","container-title":"Estuaries","DOI":"10.2307/1351750","ISSN":"01608347","issue":"4","journalAbbreviation":"Estuaries","language":"en","page":"275","source":"DOI.org (Crossref)","title":"Patterns in Seasonal Abundance, Growth and Biomass of the Atlantic Silverside, &lt;i&gt;Menidia menidia&lt;/i&gt;, in a New England Estuary","volume":"5","author":[{"family":"Conover","given":"David O."},{"family":"Ross","given":"Michael R."}],"issued":{"date-parts":[["1982",12]]}}}],"schema":"https://github.com/citation-style-language/schema/raw/master/csl-citation.json"} </w:delInstrText>
        </w:r>
        <w:r w:rsidRPr="00926F2C" w:rsidDel="00317BE8">
          <w:rPr>
            <w:bCs/>
          </w:rPr>
          <w:fldChar w:fldCharType="separate"/>
        </w:r>
        <w:r w:rsidRPr="00926F2C" w:rsidDel="00317BE8">
          <w:rPr>
            <w:rFonts w:ascii="Aptos" w:hAnsi="Aptos"/>
          </w:rPr>
          <w:delText>(Conover &amp; Ross 1982)</w:delText>
        </w:r>
        <w:r w:rsidRPr="00926F2C" w:rsidDel="00317BE8">
          <w:rPr>
            <w:bCs/>
          </w:rPr>
          <w:fldChar w:fldCharType="end"/>
        </w:r>
        <w:r w:rsidRPr="00926F2C" w:rsidDel="00317BE8">
          <w:rPr>
            <w:bCs/>
          </w:rPr>
          <w:delText xml:space="preserve">. Silverside </w:delText>
        </w:r>
        <w:r w:rsidR="00F72354" w:rsidRPr="00926F2C" w:rsidDel="00317BE8">
          <w:rPr>
            <w:bCs/>
          </w:rPr>
          <w:delText xml:space="preserve">weekly average lengths </w:delText>
        </w:r>
        <w:r w:rsidR="00D171AE" w:rsidRPr="00926F2C" w:rsidDel="00317BE8">
          <w:rPr>
            <w:bCs/>
          </w:rPr>
          <w:delText>were</w:delText>
        </w:r>
        <w:r w:rsidR="00F72354" w:rsidRPr="00926F2C" w:rsidDel="00317BE8">
          <w:rPr>
            <w:bCs/>
          </w:rPr>
          <w:delText xml:space="preserve"> consistently around 100 mm in the first third of the sampling season but rapidly decrease</w:delText>
        </w:r>
        <w:r w:rsidR="00D171AE" w:rsidRPr="00926F2C" w:rsidDel="00317BE8">
          <w:rPr>
            <w:bCs/>
          </w:rPr>
          <w:delText>d</w:delText>
        </w:r>
        <w:r w:rsidR="00F72354" w:rsidRPr="00926F2C" w:rsidDel="00317BE8">
          <w:rPr>
            <w:bCs/>
          </w:rPr>
          <w:delText xml:space="preserve"> to a low of 6</w:delText>
        </w:r>
        <w:r w:rsidR="007A7EA3" w:rsidRPr="00926F2C" w:rsidDel="00317BE8">
          <w:rPr>
            <w:bCs/>
          </w:rPr>
          <w:delText>7</w:delText>
        </w:r>
        <w:r w:rsidR="00F72354" w:rsidRPr="00926F2C" w:rsidDel="00317BE8">
          <w:rPr>
            <w:bCs/>
          </w:rPr>
          <w:delText xml:space="preserve"> mm in </w:delText>
        </w:r>
        <w:r w:rsidR="007A7EA3" w:rsidRPr="00926F2C" w:rsidDel="00317BE8">
          <w:rPr>
            <w:bCs/>
          </w:rPr>
          <w:delText>week 31</w:delText>
        </w:r>
        <w:r w:rsidR="00F72354" w:rsidRPr="00926F2C" w:rsidDel="00317BE8">
          <w:rPr>
            <w:bCs/>
          </w:rPr>
          <w:delText>. This indicates that mostly age-1+ silverside</w:delText>
        </w:r>
        <w:r w:rsidR="009329FE" w:rsidRPr="00926F2C" w:rsidDel="00317BE8">
          <w:rPr>
            <w:bCs/>
          </w:rPr>
          <w:delText>s</w:delText>
        </w:r>
        <w:r w:rsidR="00F72354" w:rsidRPr="00926F2C" w:rsidDel="00317BE8">
          <w:rPr>
            <w:bCs/>
          </w:rPr>
          <w:delText xml:space="preserve"> </w:delText>
        </w:r>
        <w:r w:rsidR="00D171AE" w:rsidRPr="00926F2C" w:rsidDel="00317BE8">
          <w:rPr>
            <w:bCs/>
          </w:rPr>
          <w:delText>were</w:delText>
        </w:r>
        <w:r w:rsidR="00F72354" w:rsidRPr="00926F2C" w:rsidDel="00317BE8">
          <w:rPr>
            <w:bCs/>
          </w:rPr>
          <w:delText xml:space="preserve"> caught early in the season, but recently-spawned silverside</w:delText>
        </w:r>
        <w:r w:rsidR="009329FE" w:rsidRPr="00926F2C" w:rsidDel="00317BE8">
          <w:rPr>
            <w:bCs/>
          </w:rPr>
          <w:delText>s</w:delText>
        </w:r>
        <w:r w:rsidR="00F72354" w:rsidRPr="00926F2C" w:rsidDel="00317BE8">
          <w:rPr>
            <w:bCs/>
          </w:rPr>
          <w:delText xml:space="preserve"> recruit to the seine </w:delText>
        </w:r>
        <w:r w:rsidR="007A7EA3" w:rsidRPr="00926F2C" w:rsidDel="00317BE8">
          <w:rPr>
            <w:bCs/>
          </w:rPr>
          <w:delText>and dominate catch by late July.</w:delText>
        </w:r>
        <w:r w:rsidR="000F6289" w:rsidRPr="00926F2C" w:rsidDel="00317BE8">
          <w:rPr>
            <w:bCs/>
          </w:rPr>
          <w:delText xml:space="preserve"> This is consistent with phenological patterns and growth rates reported in the literature </w:delText>
        </w:r>
        <w:r w:rsidR="000F6289" w:rsidRPr="00926F2C" w:rsidDel="00317BE8">
          <w:rPr>
            <w:bCs/>
          </w:rPr>
          <w:fldChar w:fldCharType="begin"/>
        </w:r>
        <w:r w:rsidR="002E045D" w:rsidRPr="00926F2C" w:rsidDel="00317BE8">
          <w:rPr>
            <w:bCs/>
          </w:rPr>
          <w:delInstrText xml:space="preserve"> ADDIN ZOTERO_ITEM CSL_CITATION {"citationID":"BKYjx5lx","properties":{"formattedCitation":"(Conover &amp; Ross 1982, Conover &amp; Present 1990, Gao &amp; Munch 2013)","plainCitation":"(Conover &amp; Ross 1982, Conover &amp; Present 1990, Gao &amp; Munch 2013)","noteIndex":0},"citationItems":[{"id":488,"uris":["http://zotero.org/users/11233743/items/PZJY98W6"],"itemData":{"id":488,"type":"article-journal","abstract":"Patterns in seasonal abundance (no. per m2 surface area), growth and biomass (g per m2 surface area) of an annual fish, the Atlantic silverside,Menidia menidia (L.) were investigated in a marsh and more seaward bay region of Essex Bay, Massachusetts from August 1976 to May 1978 using a quantitative beach seining technique. Silverside abundance varied greatly by season and year class during the study period. Abundance was high in 1976 but winter mortality (99%) left an adult density of only .01 per m z surface area in the marsh during spring 1977. Resultant 1977 year class density in the marsh was 1.88 per m ~by late fall 1977 but winter mortality again produced an adult density of .01 per m2 in spring 1978. Abundance was generally higher in the marsh than in the bay region especially during spring and late fall when catches in the bay were negligible. Based on catch rate comparisons, the summer and fall juvenile abundance of the 1976 year class was much higher than the juvenile abundance of the 1977 year class. Coincidentally, mean lengths and condition of the abundant 1976 year class in the late fall were significantly lower than those of the 1977 year class, suggesting density dependent population regulation. In both years, juveniles grew rapidly and reached full adult size by November when an offshoremovement to deeper waters outside Essex Bay occurred. Biomass peaked in the marsh region in late fall 1977 at 7.8 g per m2 wet weight. Winter mortality was size selective, favoring larger individuals. The annual life history design ofM. menidia including an offshorewinter movementand high winter mortality suggeststhat silversidesrepresentan important pathway of energy flow from marsh to offshore trophic systems.","container-title":"Estuaries","DOI":"10.2307/1351750","ISSN":"01608347","issue":"4","journalAbbreviation":"Estuaries","language":"en","page":"275","source":"DOI.org (Crossref)","title":"Patterns in Seasonal Abundance, Growth and Biomass of the Atlantic Silverside, &lt;i&gt;Menidia menidia&lt;/i&gt;, in a New England Estuary","volume":"5","author":[{"family":"Conover","given":"David O."},{"family":"Ross","given":"Michael R."}],"issued":{"date-parts":[["1982",12]]}}},{"id":451,"uris":["http://zotero.org/users/11233743/items/NC9WU2DA"],"itemData":{"id":451,"type":"article-journal","abstract":"How do organisms adapt to the differences in temperature and length of the growing season that occur with latitude ? Among Atlantic silversides (Menidia rnenidia) along the east coast of North America, the length of the first growing season declines by a factor of about 2.5 with increasing latitude. Yet body size at the end of the first growing season does not decline. High-latitude fish must, therefore, grow faster within the growing season than do low-latitude fish. This geographical pattern has a genetic basis. Laboratory experiments on fish from six different locations revealed a latitudinal gradient in the capacity for growth (i.e., maximum growth potential). In two subsequent experiments using fish from Nova Scotia (NS), New York (NY) and South Carolina (SC) that had been separately reared in a common environment for several generations, differences in growth rate among populations were highly significant. The rank order was NS &gt; NY &gt; SC, but the difference among populations depended on temperature. High-latitude fish outperformed those from low latitudes primarily at the high temperatures that low-latitude fish would be expected to experience most often in nature. These results suggest that instead of being adapted for growth at low temperatures, fish from high latitudes are adapted for rapid elevation of growth rate during the brief interval of the year when high temperatures occur. Selection on growth rate results from sizedependent winter mortality: the importance to winter survival of being large increases with latitude but the length of the growing season simultaneously decreases. The end result is countergradient variation in growth rate, a phenomenon that may be much more widespread than currently recognized.","container-title":"Oecologia","DOI":"10.1007/BF00317554","ISSN":"0029-8549, 1432-1939","issue":"3","journalAbbreviation":"Oecologia","language":"en","license":"http://www.springer.com/tdm","page":"316-324","source":"DOI.org (Crossref)","title":"Countergradient variation in growth rate: compensation for length of the growing season among Atlantic silversides from different latitudes","title-short":"Countergradient variation in growth rate","volume":"83","author":[{"family":"Conover","given":"David O."},{"family":"Present","given":"Teresa M. C."}],"issued":{"date-parts":[["1990",6]]}}},{"id":487,"uris":["http://zotero.org/users/11233743/items/RIXCLK6U"],"itemData":{"id":487,"type":"article-journal","abstract":"In the early life histories of many fish species, larger individuals have lower mortality rates and, as a consequence, growth is thought to be a primary determinant of recruitment. Although much is known about environmental influences on growth in the early life history, far less is known about genetic and maternal contributions. As the relative contributions of maternal, genetic, and environmental effects determine how populations respond to selective harvest, evaluating their magnitudes is an important step in constructing evolutionarily sustainable harvest strategies. Using Atlantic silversides Menidia menidia as a model organism, we conducted a fullfactorial breeding study to measure maternal and genetic contributions to size at age through the first 2 wk of life. A total of 418 full- and half-sib families were raised in a common environment, and body lengths were recorded at 1, 5, 10, and 15 d post-hatch. Maximum likelihood was used to estimate the genetic and maternal variance components. Heritability for size at age was between 0.10 and 0.25, and increased with age. At hatch, non-genetic maternal contributions were ~7 times greater than the genetic contributions to size, but decreased with age. These significant genetic and maternal contributions to size at age indicate substantial potential to respond to selection, with subsequent population dynamic consequences.","container-title":"Marine Ecology Progress Series","DOI":"10.3354/meps10333","ISSN":"0171-8630, 1616-1599","journalAbbreviation":"Mar. Ecol. Prog. Ser.","language":"en","page":"211-222","source":"DOI.org (Crossref)","title":"Genetic and maternal variation in early growth in the Atlantic silverside &lt;i&gt;Menidia menidia&lt;/i&gt;","volume":"485","author":[{"family":"Gao","given":"J"},{"family":"Munch","given":"Sb"}],"issued":{"date-parts":[["2013",6,27]]}}}],"schema":"https://github.com/citation-style-language/schema/raw/master/csl-citation.json"} </w:delInstrText>
        </w:r>
        <w:r w:rsidR="000F6289" w:rsidRPr="00926F2C" w:rsidDel="00317BE8">
          <w:rPr>
            <w:bCs/>
          </w:rPr>
          <w:fldChar w:fldCharType="separate"/>
        </w:r>
        <w:r w:rsidR="002E045D" w:rsidRPr="00926F2C" w:rsidDel="00317BE8">
          <w:rPr>
            <w:rFonts w:ascii="Aptos" w:hAnsi="Aptos"/>
          </w:rPr>
          <w:delText>(Conover &amp; Ross 1982, Conover &amp; Present 1990, Gao &amp; Munch 2013)</w:delText>
        </w:r>
        <w:r w:rsidR="000F6289" w:rsidRPr="00926F2C" w:rsidDel="00317BE8">
          <w:rPr>
            <w:bCs/>
          </w:rPr>
          <w:fldChar w:fldCharType="end"/>
        </w:r>
        <w:r w:rsidR="002E045D" w:rsidRPr="00926F2C" w:rsidDel="00317BE8">
          <w:rPr>
            <w:bCs/>
          </w:rPr>
          <w:delText>.</w:delText>
        </w:r>
        <w:r w:rsidR="00F10420" w:rsidRPr="00926F2C" w:rsidDel="00317BE8">
          <w:rPr>
            <w:bCs/>
          </w:rPr>
          <w:delText xml:space="preserve"> </w:delText>
        </w:r>
      </w:del>
    </w:p>
    <w:p w14:paraId="78FD72AB" w14:textId="7DA660D5" w:rsidR="00D171AE" w:rsidRPr="00926F2C" w:rsidDel="00317BE8" w:rsidRDefault="00D171AE" w:rsidP="001F1CA4">
      <w:pPr>
        <w:spacing w:after="0" w:line="240" w:lineRule="auto"/>
        <w:rPr>
          <w:del w:id="386" w:author="Katie Lankowicz" w:date="2025-10-15T12:38:00Z" w16du:dateUtc="2025-10-15T15:38:00Z"/>
          <w:bCs/>
        </w:rPr>
      </w:pPr>
    </w:p>
    <w:p w14:paraId="2496B55B" w14:textId="2E730518" w:rsidR="00813874" w:rsidRPr="00926F2C" w:rsidRDefault="002D1769" w:rsidP="00317BE8">
      <w:pPr>
        <w:spacing w:after="0" w:line="240" w:lineRule="auto"/>
        <w:rPr>
          <w:bCs/>
        </w:rPr>
      </w:pPr>
      <w:del w:id="387" w:author="Katie Lankowicz" w:date="2025-10-15T12:40:00Z" w16du:dateUtc="2025-10-15T15:40:00Z">
        <w:r w:rsidRPr="00926F2C" w:rsidDel="00317BE8">
          <w:rPr>
            <w:bCs/>
          </w:rPr>
          <w:delText>The following analyses</w:delText>
        </w:r>
      </w:del>
      <w:ins w:id="388" w:author="Katie Lankowicz" w:date="2025-10-15T12:40:00Z" w16du:dateUtc="2025-10-15T15:40:00Z">
        <w:r w:rsidR="00317BE8">
          <w:rPr>
            <w:bCs/>
          </w:rPr>
          <w:t xml:space="preserve">Estimates of weekly growth rates for </w:t>
        </w:r>
      </w:ins>
      <w:ins w:id="389" w:author="Katie Lankowicz" w:date="2025-10-15T12:41:00Z" w16du:dateUtc="2025-10-15T15:41:00Z">
        <w:r w:rsidR="00317BE8">
          <w:rPr>
            <w:bCs/>
          </w:rPr>
          <w:t xml:space="preserve">both of the </w:t>
        </w:r>
      </w:ins>
      <w:ins w:id="390" w:author="Katie Lankowicz" w:date="2025-10-15T12:40:00Z" w16du:dateUtc="2025-10-15T15:40:00Z">
        <w:r w:rsidR="00317BE8">
          <w:rPr>
            <w:bCs/>
          </w:rPr>
          <w:t>focal species</w:t>
        </w:r>
      </w:ins>
      <w:r w:rsidRPr="00926F2C">
        <w:rPr>
          <w:bCs/>
        </w:rPr>
        <w:t xml:space="preserve"> were carried out separately for each year of data collection</w:t>
      </w:r>
      <w:r w:rsidR="00E142AE" w:rsidRPr="00926F2C">
        <w:rPr>
          <w:bCs/>
        </w:rPr>
        <w:t xml:space="preserve">, as we expected </w:t>
      </w:r>
      <w:r w:rsidR="004B3608" w:rsidRPr="00926F2C">
        <w:rPr>
          <w:bCs/>
        </w:rPr>
        <w:t>interannual variation in</w:t>
      </w:r>
      <w:r w:rsidR="00E142AE" w:rsidRPr="00926F2C">
        <w:rPr>
          <w:bCs/>
        </w:rPr>
        <w:t xml:space="preserve"> spawning </w:t>
      </w:r>
      <w:r w:rsidR="0059204D" w:rsidRPr="00926F2C">
        <w:rPr>
          <w:bCs/>
        </w:rPr>
        <w:t xml:space="preserve">timing </w:t>
      </w:r>
      <w:r w:rsidR="00E142AE" w:rsidRPr="00926F2C">
        <w:rPr>
          <w:bCs/>
        </w:rPr>
        <w:t>and growth</w:t>
      </w:r>
      <w:r w:rsidRPr="00926F2C">
        <w:rPr>
          <w:bCs/>
        </w:rPr>
        <w:t xml:space="preserve">. </w:t>
      </w:r>
      <w:ins w:id="391" w:author="Katie Lankowicz" w:date="2025-10-15T12:42:00Z" w16du:dateUtc="2025-10-15T15:42:00Z">
        <w:r w:rsidR="00317BE8">
          <w:rPr>
            <w:bCs/>
          </w:rPr>
          <w:t>This analysis was limited to probable age-0 individuals</w:t>
        </w:r>
      </w:ins>
      <w:ins w:id="392" w:author="Katie Lankowicz" w:date="2025-10-15T12:43:00Z" w16du:dateUtc="2025-10-15T15:43:00Z">
        <w:r w:rsidR="00317BE8">
          <w:rPr>
            <w:bCs/>
          </w:rPr>
          <w:t>; the process for i</w:t>
        </w:r>
      </w:ins>
      <w:ins w:id="393" w:author="Katie Lankowicz" w:date="2025-10-15T13:03:00Z" w16du:dateUtc="2025-10-15T16:03:00Z">
        <w:r w:rsidR="00317BE8">
          <w:rPr>
            <w:bCs/>
          </w:rPr>
          <w:t>nitially i</w:t>
        </w:r>
      </w:ins>
      <w:ins w:id="394" w:author="Katie Lankowicz" w:date="2025-10-15T12:43:00Z" w16du:dateUtc="2025-10-15T15:43:00Z">
        <w:r w:rsidR="00317BE8">
          <w:rPr>
            <w:bCs/>
          </w:rPr>
          <w:t>dentifying these individuals is detailed within the supplemental material.</w:t>
        </w:r>
      </w:ins>
      <w:ins w:id="395" w:author="Katie Lankowicz" w:date="2025-10-15T13:05:00Z" w16du:dateUtc="2025-10-15T16:05:00Z">
        <w:r w:rsidR="00317BE8">
          <w:rPr>
            <w:bCs/>
          </w:rPr>
          <w:t xml:space="preserve"> </w:t>
        </w:r>
      </w:ins>
      <w:r w:rsidR="00926BFF" w:rsidRPr="00926F2C">
        <w:rPr>
          <w:bCs/>
        </w:rPr>
        <w:t xml:space="preserve">Bayesian inference through the R package </w:t>
      </w:r>
      <w:r w:rsidR="00926BFF" w:rsidRPr="00926F2C">
        <w:rPr>
          <w:bCs/>
          <w:i/>
          <w:iCs/>
        </w:rPr>
        <w:t>LaplacesDemon</w:t>
      </w:r>
      <w:r w:rsidRPr="00926F2C">
        <w:rPr>
          <w:bCs/>
        </w:rPr>
        <w:t xml:space="preserve"> </w:t>
      </w:r>
      <w:r w:rsidR="00926BFF" w:rsidRPr="00926F2C">
        <w:rPr>
          <w:bCs/>
        </w:rPr>
        <w:fldChar w:fldCharType="begin"/>
      </w:r>
      <w:r w:rsidR="00926BFF" w:rsidRPr="00926F2C">
        <w:rPr>
          <w:bCs/>
        </w:rPr>
        <w:instrText xml:space="preserve"> ADDIN ZOTERO_ITEM CSL_CITATION {"citationID":"GT8IkOoo","properties":{"formattedCitation":"(Statisticat LLC 2021)","plainCitation":"(Statisticat LLC 2021)","noteIndex":0},"citationItems":[{"id":482,"uris":["http://zotero.org/users/11233743/items/6VZLT2II"],"itemData":{"id":482,"type":"report","collection-title":"R package version 16.1.6","title":"LaplacesDemon: Complete Environment for Bayesian Inference","author":[{"family":"Statisticat LLC","given":""}],"issued":{"date-parts":[["2021"]]}}}],"schema":"https://github.com/citation-style-language/schema/raw/master/csl-citation.json"} </w:instrText>
      </w:r>
      <w:r w:rsidR="00926BFF" w:rsidRPr="00926F2C">
        <w:rPr>
          <w:bCs/>
        </w:rPr>
        <w:fldChar w:fldCharType="separate"/>
      </w:r>
      <w:r w:rsidR="00926BFF" w:rsidRPr="00926F2C">
        <w:rPr>
          <w:rFonts w:ascii="Aptos" w:hAnsi="Aptos"/>
        </w:rPr>
        <w:t>(Statisticat LLC 2021)</w:t>
      </w:r>
      <w:r w:rsidR="00926BFF" w:rsidRPr="00926F2C">
        <w:rPr>
          <w:bCs/>
        </w:rPr>
        <w:fldChar w:fldCharType="end"/>
      </w:r>
      <w:r w:rsidR="00926BFF" w:rsidRPr="00926F2C">
        <w:rPr>
          <w:bCs/>
        </w:rPr>
        <w:t xml:space="preserve"> was used to estimate the number of </w:t>
      </w:r>
      <w:ins w:id="396" w:author="Katie Lankowicz" w:date="2025-10-15T13:06:00Z" w16du:dateUtc="2025-10-15T16:06:00Z">
        <w:r w:rsidR="00317BE8">
          <w:rPr>
            <w:bCs/>
          </w:rPr>
          <w:t xml:space="preserve">discrete </w:t>
        </w:r>
      </w:ins>
      <w:r w:rsidR="00F10420" w:rsidRPr="00926F2C">
        <w:rPr>
          <w:bCs/>
        </w:rPr>
        <w:t>length distribution</w:t>
      </w:r>
      <w:ins w:id="397" w:author="Katie Lankowicz" w:date="2025-10-15T13:06:00Z" w16du:dateUtc="2025-10-15T16:06:00Z">
        <w:r w:rsidR="00317BE8">
          <w:rPr>
            <w:bCs/>
          </w:rPr>
          <w:t xml:space="preserve">s </w:t>
        </w:r>
      </w:ins>
      <w:del w:id="398" w:author="Katie Lankowicz" w:date="2025-10-15T13:06:00Z" w16du:dateUtc="2025-10-15T16:06:00Z">
        <w:r w:rsidR="00F10420" w:rsidRPr="00926F2C" w:rsidDel="00317BE8">
          <w:rPr>
            <w:bCs/>
          </w:rPr>
          <w:delText xml:space="preserve"> modes </w:delText>
        </w:r>
      </w:del>
      <w:r w:rsidR="00813874" w:rsidRPr="00926F2C">
        <w:rPr>
          <w:bCs/>
        </w:rPr>
        <w:t>within each week</w:t>
      </w:r>
      <w:ins w:id="399" w:author="Katie Lankowicz" w:date="2025-10-22T13:08:00Z" w16du:dateUtc="2025-10-22T17:08:00Z">
        <w:r w:rsidR="007500E3">
          <w:rPr>
            <w:bCs/>
          </w:rPr>
          <w:t xml:space="preserve"> by </w:t>
        </w:r>
      </w:ins>
      <w:ins w:id="400" w:author="Katie Lankowicz" w:date="2025-10-22T13:09:00Z" w16du:dateUtc="2025-10-22T17:09:00Z">
        <w:r w:rsidR="007500E3">
          <w:rPr>
            <w:bCs/>
          </w:rPr>
          <w:t>identifying the number of modes within the overall distribution</w:t>
        </w:r>
      </w:ins>
      <w:r w:rsidR="00926BFF" w:rsidRPr="00926F2C">
        <w:rPr>
          <w:bCs/>
        </w:rPr>
        <w:t xml:space="preserve">. </w:t>
      </w:r>
      <w:del w:id="401" w:author="Katie Lankowicz" w:date="2025-10-15T12:51:00Z" w16du:dateUtc="2025-10-15T15:51:00Z">
        <w:r w:rsidR="00926BFF" w:rsidRPr="00926F2C" w:rsidDel="00317BE8">
          <w:rPr>
            <w:bCs/>
          </w:rPr>
          <w:delText xml:space="preserve">This was accomplished through the </w:delText>
        </w:r>
        <w:r w:rsidR="00926BFF" w:rsidRPr="00926F2C" w:rsidDel="00317BE8">
          <w:rPr>
            <w:bCs/>
            <w:i/>
            <w:iCs/>
          </w:rPr>
          <w:delText>Modes</w:delText>
        </w:r>
        <w:r w:rsidR="00926BFF" w:rsidRPr="00926F2C" w:rsidDel="00317BE8">
          <w:rPr>
            <w:bCs/>
          </w:rPr>
          <w:delText xml:space="preserve"> function, which is a deterministic function that differences </w:delText>
        </w:r>
        <w:r w:rsidR="00813874" w:rsidRPr="00926F2C" w:rsidDel="00317BE8">
          <w:rPr>
            <w:bCs/>
          </w:rPr>
          <w:delText xml:space="preserve">the kernel density of a continuous variable and reports </w:delText>
        </w:r>
        <w:r w:rsidR="0059204D" w:rsidRPr="00926F2C" w:rsidDel="00317BE8">
          <w:rPr>
            <w:bCs/>
            <w:i/>
            <w:iCs/>
          </w:rPr>
          <w:delText xml:space="preserve">n </w:delText>
        </w:r>
        <w:r w:rsidR="00813874" w:rsidRPr="00926F2C" w:rsidDel="00317BE8">
          <w:rPr>
            <w:bCs/>
          </w:rPr>
          <w:delText>modes equal to half the number of changes in direction</w:delText>
        </w:r>
        <w:r w:rsidR="00E142AE" w:rsidRPr="00926F2C" w:rsidDel="00317BE8">
          <w:rPr>
            <w:bCs/>
          </w:rPr>
          <w:delText xml:space="preserve">. This allows for the statistical determination of the number of </w:delText>
        </w:r>
        <w:r w:rsidR="0059204D" w:rsidRPr="00926F2C" w:rsidDel="00317BE8">
          <w:rPr>
            <w:bCs/>
          </w:rPr>
          <w:delText>age groups</w:delText>
        </w:r>
        <w:r w:rsidR="00E142AE" w:rsidRPr="00926F2C" w:rsidDel="00317BE8">
          <w:rPr>
            <w:bCs/>
          </w:rPr>
          <w:delText xml:space="preserve">, as opposed to traditional length frequency analysis methods that require either </w:delText>
        </w:r>
        <w:r w:rsidR="00E142AE" w:rsidRPr="00926F2C" w:rsidDel="00317BE8">
          <w:rPr>
            <w:bCs/>
            <w:i/>
            <w:iCs/>
          </w:rPr>
          <w:delText>a priori</w:delText>
        </w:r>
        <w:r w:rsidR="00E142AE" w:rsidRPr="00926F2C" w:rsidDel="00317BE8">
          <w:rPr>
            <w:bCs/>
          </w:rPr>
          <w:delText xml:space="preserve"> knowledge or graphical analysis to identify age </w:delText>
        </w:r>
        <w:r w:rsidR="0059204D" w:rsidRPr="00926F2C" w:rsidDel="00317BE8">
          <w:rPr>
            <w:bCs/>
          </w:rPr>
          <w:delText>structure</w:delText>
        </w:r>
        <w:r w:rsidR="00E142AE" w:rsidRPr="00926F2C" w:rsidDel="00317BE8">
          <w:rPr>
            <w:bCs/>
          </w:rPr>
          <w:delText xml:space="preserve"> </w:delText>
        </w:r>
        <w:r w:rsidR="007651E3" w:rsidRPr="00926F2C" w:rsidDel="00317BE8">
          <w:rPr>
            <w:bCs/>
          </w:rPr>
          <w:fldChar w:fldCharType="begin"/>
        </w:r>
        <w:r w:rsidR="00ED08C5" w:rsidDel="00317BE8">
          <w:rPr>
            <w:bCs/>
          </w:rPr>
          <w:delInstrText xml:space="preserve"> ADDIN ZOTERO_ITEM CSL_CITATION {"citationID":"LGVwnzqx","properties":{"formattedCitation":"(Petersen 1891, Fournier et al. 1990, Zhou et al. 2022)","plainCitation":"(Petersen 1891, Fournier et al. 1990, Zhou et al. 2022)","noteIndex":0},"citationItems":[{"id":552,"uris":["http://zotero.org/users/11233743/items/48LL4YZY"],"itemData":{"id":552,"type":"article-journal","container-title":"Mit. Dtch. Seefischerie","page":"226-235","title":"Eine Methode zur Bestimmung des Alters und des Wuchses der Fische","volume":"2","author":[{"family":"Petersen","given":"Carl Georg Johannes"}],"issued":{"date-parts":[["1891"]]}}},{"id":551,"uris":["http://zotero.org/users/11233743/items/URM4N7PA"],"itemData":{"id":551,"type":"article-journal","abstract":"We present a method for simultaneously analyzing multiple length frequency data sets. The method utilizes a robust likelihood-based estimation procedure that provides an objective criterion for hypothesis testing. The method is applied to length frequency data from southern bluefin tuna (Thunnus maccoyii) for which independent estimates of growth parameters based on tag return data are available. The estimates of the growth parameters from the new method were found to be in substantial agreement with the values previously obtained for these parameters. The strength of the likelihood approach is demonstrated by discriminating between alternative structural hypotheses for describing the data. The ability to simultaneously analyze multiple samples permits the method to exploit the extra information not available when analyzing samples one by one. The computer program maintains a database of fits to the data which enable the user to organize the results of the analysis. Graphical displays permit the user to view any of the fits, and an interactive graphics routine aids the user to find good initial parameter estimates.","container-title":"Canadian Journal of Fisheries and Aquatic Sciences","DOI":"10.1139/f90-032","ISSN":"0706-652X, 1205-7533","issue":"2","journalAbbreviation":"Can. J. Fish. Aquat. Sci.","language":"en","license":"http://www.nrcresearchpress.com/page/about/CorporateTextAndDataMining","page":"301-317","source":"DOI.org (Crossref)","title":"MULTIFAN a Likelihood-Based Method for Estimating Growth Parameters and Age Composition from Multiple Length Frequency Data Sets Illustrated using Data for Southern Bluefin Tuna (&lt;i&gt;Thunnus maccoyii&lt;/i&gt;)","volume":"47","author":[{"family":"Fournier","given":"D. A."},{"family":"Sibert","given":"John R."},{"family":"Majkowski","given":"Jacek"},{"family":"Hampton","given":"John"}],"issued":{"date-parts":[["1990",2,1]]}}},{"id":546,"uris":["http://zotero.org/users/11233743/items/RDV8SASB"],"itemData":{"id":546,"type":"article-journal","abstract":"Using length frequency distribution data (LFD) is cost-effective for estimating somatic growth in fish or invertebrates as length data are relatively easy to obtain. The recently developed R packages TropFishR and fishboot extend classic ELEFAN (Electronic LEngth Frequency ANalysis) programs and include more powerful optimization procedures and a bootstrap method for estimating uncertainties. Yet, the fundamental functions require users to provide search conditions (e.g. upper and lower limits for each parameter, length-class size, number of length-classes for the calculation of moving average), which can significantly affect the results. In this paper, we compare the ELEFAN approach with a Bayesian approach in analysing LFD, employing both standard and seasonal von Bertalanffy growth functions. We apply both approaches to a commercially valuable but poorly studied red endeavour prawn (Metapenaeus ensis) harvested in Australia’s Northern Prawn Fishery. Sensitivity tests on ELEFAN confirm that any change in search settings would affect the results. Simulation studies on Bayesian growth models show that Linf and K can be accurately obtained even with modal progression of only one year-class and using non-informative priors. However, age information, including the theoretical age at length zero (t0), is difficult to estimate and requires LFD from multiple age classes and informative priors. The Bayesian models yield mean parameters of: Linf = 36.56 mm (carapace length), K = 2.74 yr–1, and t0 = -0.02 yr for the males, and Linf = 51.81 mm, K = 1.94 yr–1, and t0 = -0.02 yr for the females. Seasonal oscillation models fit the LFD better, but the improvement is small and the estimated season-related parameters have large variances.","container-title":"ICES Journal of Marine Science","DOI":"10.1093/icesjms/fsac131","ISSN":"1054-3139, 1095-9289","issue":"6","language":"en","license":"https://creativecommons.org/licenses/by/4.0/","page":"1942-1953","source":"DOI.org (Crossref)","title":"Estimating growth from length frequency distribution: comparison of ELEFAN and Bayesian approaches for red endeavour prawns ( &lt;i&gt;Metapenaeus ensis&lt;/i&gt; )","title-short":"Estimating growth from length frequency distribution","volume":"79","author":[{"family":"Zhou","given":"Shijie"},{"family":"Hutton","given":"Trevor"},{"family":"Lei","given":"Yeming"},{"family":"Miller","given":"Margaret"},{"family":"van Der Velde","given":"Tonya"},{"family":"Deng","given":"Roy Aijun"}],"editor":[{"family":"Siddeek","given":"Shariff"}],"issued":{"date-parts":[["2022",8,9]]}}}],"schema":"https://github.com/citation-style-language/schema/raw/master/csl-citation.json"} </w:delInstrText>
        </w:r>
        <w:r w:rsidR="007651E3" w:rsidRPr="00926F2C" w:rsidDel="00317BE8">
          <w:rPr>
            <w:bCs/>
          </w:rPr>
          <w:fldChar w:fldCharType="separate"/>
        </w:r>
        <w:r w:rsidR="007651E3" w:rsidRPr="00926F2C" w:rsidDel="00317BE8">
          <w:rPr>
            <w:rFonts w:ascii="Aptos" w:hAnsi="Aptos"/>
          </w:rPr>
          <w:delText>(Petersen 1891, Fournier et al. 1990, Zhou et al. 2022)</w:delText>
        </w:r>
        <w:r w:rsidR="007651E3" w:rsidRPr="00926F2C" w:rsidDel="00317BE8">
          <w:rPr>
            <w:bCs/>
          </w:rPr>
          <w:fldChar w:fldCharType="end"/>
        </w:r>
        <w:r w:rsidR="00E142AE" w:rsidRPr="00926F2C" w:rsidDel="00317BE8">
          <w:rPr>
            <w:bCs/>
          </w:rPr>
          <w:delText xml:space="preserve">. </w:delText>
        </w:r>
      </w:del>
      <w:ins w:id="402" w:author="Katie Lankowicz" w:date="2025-10-15T13:06:00Z" w16du:dateUtc="2025-10-15T16:06:00Z">
        <w:r w:rsidR="00317BE8">
          <w:rPr>
            <w:bCs/>
          </w:rPr>
          <w:t>A</w:t>
        </w:r>
      </w:ins>
      <w:del w:id="403" w:author="Katie Lankowicz" w:date="2025-10-15T12:52:00Z" w16du:dateUtc="2025-10-15T15:52:00Z">
        <w:r w:rsidR="00813874" w:rsidRPr="00926F2C" w:rsidDel="00317BE8">
          <w:rPr>
            <w:bCs/>
          </w:rPr>
          <w:delText>If the assumption that</w:delText>
        </w:r>
        <w:r w:rsidR="00BD6ED4" w:rsidRPr="00926F2C" w:rsidDel="00317BE8">
          <w:rPr>
            <w:bCs/>
          </w:rPr>
          <w:delText xml:space="preserve"> the</w:delText>
        </w:r>
        <w:r w:rsidR="00813874" w:rsidRPr="00926F2C" w:rsidDel="00317BE8">
          <w:rPr>
            <w:bCs/>
          </w:rPr>
          <w:delText xml:space="preserve"> </w:delText>
        </w:r>
        <w:r w:rsidR="00BD6ED4" w:rsidRPr="00926F2C" w:rsidDel="00317BE8">
          <w:rPr>
            <w:bCs/>
          </w:rPr>
          <w:delText xml:space="preserve">lengths of </w:delText>
        </w:r>
        <w:r w:rsidR="0059204D" w:rsidRPr="00926F2C" w:rsidDel="00317BE8">
          <w:rPr>
            <w:bCs/>
          </w:rPr>
          <w:delText xml:space="preserve">each age group </w:delText>
        </w:r>
        <w:r w:rsidR="00BD6ED4" w:rsidRPr="00926F2C" w:rsidDel="00317BE8">
          <w:rPr>
            <w:bCs/>
          </w:rPr>
          <w:delText>come from a normal distribution holds</w:delText>
        </w:r>
        <w:r w:rsidR="00813874" w:rsidRPr="00926F2C" w:rsidDel="00317BE8">
          <w:rPr>
            <w:bCs/>
          </w:rPr>
          <w:delText xml:space="preserve">, the </w:delText>
        </w:r>
      </w:del>
      <w:del w:id="404" w:author="Katie Lankowicz" w:date="2025-10-15T13:06:00Z" w16du:dateUtc="2025-10-15T16:06:00Z">
        <w:r w:rsidR="00813874" w:rsidRPr="00926F2C" w:rsidDel="00317BE8">
          <w:rPr>
            <w:bCs/>
          </w:rPr>
          <w:delText>location of each mode</w:delText>
        </w:r>
      </w:del>
      <w:del w:id="405" w:author="Katie Lankowicz" w:date="2025-10-15T12:57:00Z" w16du:dateUtc="2025-10-15T15:57:00Z">
        <w:r w:rsidR="00813874" w:rsidRPr="00926F2C" w:rsidDel="00317BE8">
          <w:rPr>
            <w:bCs/>
          </w:rPr>
          <w:delText xml:space="preserve"> would </w:delText>
        </w:r>
      </w:del>
      <w:del w:id="406" w:author="Katie Lankowicz" w:date="2025-10-15T13:06:00Z" w16du:dateUtc="2025-10-15T16:06:00Z">
        <w:r w:rsidR="00813874" w:rsidRPr="00926F2C" w:rsidDel="00317BE8">
          <w:rPr>
            <w:bCs/>
          </w:rPr>
          <w:delText xml:space="preserve">represent the mean length of fish belonging to that </w:delText>
        </w:r>
        <w:r w:rsidR="0059204D" w:rsidRPr="00926F2C" w:rsidDel="00317BE8">
          <w:rPr>
            <w:bCs/>
          </w:rPr>
          <w:delText>group</w:delText>
        </w:r>
        <w:r w:rsidR="00813874" w:rsidRPr="00926F2C" w:rsidDel="00317BE8">
          <w:rPr>
            <w:bCs/>
          </w:rPr>
          <w:delText xml:space="preserve">. </w:delText>
        </w:r>
      </w:del>
      <w:del w:id="407" w:author="Katie Lankowicz" w:date="2025-10-15T12:57:00Z" w16du:dateUtc="2025-10-15T15:57:00Z">
        <w:r w:rsidR="00813874" w:rsidRPr="00926F2C" w:rsidDel="00317BE8">
          <w:rPr>
            <w:bCs/>
          </w:rPr>
          <w:delText>The location of modes was</w:delText>
        </w:r>
      </w:del>
      <w:del w:id="408" w:author="Katie Lankowicz" w:date="2025-10-15T13:06:00Z" w16du:dateUtc="2025-10-15T16:06:00Z">
        <w:r w:rsidR="00813874" w:rsidRPr="00926F2C" w:rsidDel="00317BE8">
          <w:rPr>
            <w:bCs/>
          </w:rPr>
          <w:delText xml:space="preserve"> estimated using a</w:delText>
        </w:r>
      </w:del>
      <w:r w:rsidR="00813874" w:rsidRPr="00926F2C">
        <w:rPr>
          <w:bCs/>
        </w:rPr>
        <w:t xml:space="preserve"> mixed modeling approach</w:t>
      </w:r>
      <w:ins w:id="409" w:author="Katie Lankowicz" w:date="2025-10-15T13:06:00Z" w16du:dateUtc="2025-10-15T16:06:00Z">
        <w:r w:rsidR="00317BE8">
          <w:rPr>
            <w:bCs/>
          </w:rPr>
          <w:t xml:space="preserve"> using an expec</w:t>
        </w:r>
      </w:ins>
      <w:ins w:id="410" w:author="Katie Lankowicz" w:date="2025-10-15T13:07:00Z" w16du:dateUtc="2025-10-15T16:07:00Z">
        <w:r w:rsidR="00317BE8">
          <w:rPr>
            <w:bCs/>
          </w:rPr>
          <w:t xml:space="preserve">tation-maximization (EM) algorithm was then used to estimate the </w:t>
        </w:r>
      </w:ins>
      <w:ins w:id="411" w:author="Katie Lankowicz" w:date="2025-10-15T13:08:00Z" w16du:dateUtc="2025-10-15T16:08:00Z">
        <w:r w:rsidR="00317BE8">
          <w:rPr>
            <w:bCs/>
          </w:rPr>
          <w:t xml:space="preserve">mean length of each discrete group; </w:t>
        </w:r>
      </w:ins>
      <w:del w:id="412" w:author="Katie Lankowicz" w:date="2025-10-15T13:08:00Z" w16du:dateUtc="2025-10-15T16:08:00Z">
        <w:r w:rsidR="00813874" w:rsidRPr="00926F2C" w:rsidDel="00317BE8">
          <w:rPr>
            <w:bCs/>
          </w:rPr>
          <w:delText xml:space="preserve"> via </w:delText>
        </w:r>
      </w:del>
      <w:r w:rsidR="00813874" w:rsidRPr="00926F2C">
        <w:rPr>
          <w:bCs/>
        </w:rPr>
        <w:t xml:space="preserve">the </w:t>
      </w:r>
      <w:r w:rsidR="00813874" w:rsidRPr="00926F2C">
        <w:rPr>
          <w:bCs/>
          <w:i/>
          <w:iCs/>
        </w:rPr>
        <w:t>mixtools</w:t>
      </w:r>
      <w:r w:rsidR="00813874" w:rsidRPr="00926F2C">
        <w:rPr>
          <w:bCs/>
        </w:rPr>
        <w:t xml:space="preserve"> R package </w:t>
      </w:r>
      <w:r w:rsidR="00813874" w:rsidRPr="00926F2C">
        <w:rPr>
          <w:bCs/>
        </w:rPr>
        <w:fldChar w:fldCharType="begin"/>
      </w:r>
      <w:r w:rsidR="00813874" w:rsidRPr="00926F2C">
        <w:rPr>
          <w:bCs/>
        </w:rPr>
        <w:instrText xml:space="preserve"> ADDIN ZOTERO_ITEM CSL_CITATION {"citationID":"HAzBQwds","properties":{"formattedCitation":"(Benaglia et al. 2009)","plainCitation":"(Benaglia et al. 2009)","noteIndex":0},"citationItems":[{"id":484,"uris":["http://zotero.org/users/11233743/items/7BRZA9FY"],"itemData":{"id":484,"type":"article-journal","abstract":"The mixtools package for R provides a set of functions for analyzing a variety of ﬁnite mixture models. These functions include both traditional methods, such as EM algorithms for univariate and multivariate normal mixtures, and newer methods that reﬂect some recent research in ﬁnite mixture models. In the latter category, mixtools provides algorithms for estimating parameters in a wide range of di</w:instrText>
      </w:r>
      <w:r w:rsidR="00813874" w:rsidRPr="00926F2C">
        <w:rPr>
          <w:rFonts w:ascii="Arial" w:hAnsi="Arial" w:cs="Arial"/>
          <w:bCs/>
        </w:rPr>
        <w:instrText>ﬀ</w:instrText>
      </w:r>
      <w:r w:rsidR="00813874" w:rsidRPr="00926F2C">
        <w:rPr>
          <w:bCs/>
        </w:rPr>
        <w:instrText>erent mixture-of-regression contexts, in multinomial mixtures such as those arising from discretizing continuous multivariate data, in nonparametric situations where the multivariate component densities are completely unspeci</w:instrText>
      </w:r>
      <w:r w:rsidR="00813874" w:rsidRPr="00926F2C">
        <w:rPr>
          <w:rFonts w:ascii="Aptos" w:hAnsi="Aptos" w:cs="Aptos"/>
          <w:bCs/>
        </w:rPr>
        <w:instrText>ﬁ</w:instrText>
      </w:r>
      <w:r w:rsidR="00813874" w:rsidRPr="00926F2C">
        <w:rPr>
          <w:bCs/>
        </w:rPr>
        <w:instrText xml:space="preserve">ed, and in semiparametric situations such as a univariate location mixture of symmetric but otherwise unspeciﬁed densities. Many of the algorithms of the mixtools package are EM algorithms or are based on EM-like ideas, so this article includes an overview of EM algorithms for ﬁnite mixture models.","container-title":"Journal of Statistical Software","DOI":"10.18637/jss.v032.i06","ISSN":"1548-7660","issue":"6","journalAbbreviation":"J. Stat. Soft.","language":"en","source":"DOI.org (Crossref)","title":"mixtools: an R Package for Analyzing Finite Mixture Models","title-short":"&lt;b&gt;mixtools&lt;/b&gt;","URL":"http://www.jstatsoft.org/v32/i06/","volume":"32","author":[{"family":"Benaglia","given":"Tatiana"},{"family":"Chauveau","given":"Didier"},{"family":"Hunter","given":"David R."},{"family":"Young","given":"Derek"}],"accessed":{"date-parts":[["2025",3,21]]},"issued":{"date-parts":[["2009"]]}}}],"schema":"https://github.com/citation-style-language/schema/raw/master/csl-citation.json"} </w:instrText>
      </w:r>
      <w:r w:rsidR="00813874" w:rsidRPr="00926F2C">
        <w:rPr>
          <w:bCs/>
        </w:rPr>
        <w:fldChar w:fldCharType="separate"/>
      </w:r>
      <w:r w:rsidR="00813874" w:rsidRPr="00926F2C">
        <w:rPr>
          <w:rFonts w:ascii="Aptos" w:hAnsi="Aptos"/>
        </w:rPr>
        <w:t>(Benaglia et al. 2009)</w:t>
      </w:r>
      <w:r w:rsidR="00813874" w:rsidRPr="00926F2C">
        <w:rPr>
          <w:bCs/>
        </w:rPr>
        <w:fldChar w:fldCharType="end"/>
      </w:r>
      <w:ins w:id="413" w:author="Katie Lankowicz" w:date="2025-10-15T13:06:00Z" w16du:dateUtc="2025-10-15T16:06:00Z">
        <w:r w:rsidR="00317BE8">
          <w:rPr>
            <w:bCs/>
          </w:rPr>
          <w:t xml:space="preserve"> was </w:t>
        </w:r>
      </w:ins>
      <w:ins w:id="414" w:author="Katie Lankowicz" w:date="2025-10-15T13:09:00Z" w16du:dateUtc="2025-10-15T16:09:00Z">
        <w:r w:rsidR="00317BE8">
          <w:rPr>
            <w:bCs/>
          </w:rPr>
          <w:t xml:space="preserve">used for this step. </w:t>
        </w:r>
      </w:ins>
      <w:del w:id="415" w:author="Katie Lankowicz" w:date="2025-10-15T13:09:00Z" w16du:dateUtc="2025-10-15T16:09:00Z">
        <w:r w:rsidR="00813874" w:rsidRPr="00926F2C" w:rsidDel="00317BE8">
          <w:rPr>
            <w:bCs/>
          </w:rPr>
          <w:delText xml:space="preserve">. An expectation-maximization (EM) algorithm for mixtures of univariate normals applied to the number of modes identified in the previous step was applied. </w:delText>
        </w:r>
      </w:del>
      <w:r w:rsidR="00813874" w:rsidRPr="00926F2C">
        <w:rPr>
          <w:bCs/>
        </w:rPr>
        <w:t>A 95% confidence interval was estimated as 2 standard deviations around each identified</w:t>
      </w:r>
      <w:ins w:id="416" w:author="Katie Lankowicz" w:date="2025-10-15T13:09:00Z" w16du:dateUtc="2025-10-15T16:09:00Z">
        <w:r w:rsidR="00317BE8">
          <w:rPr>
            <w:bCs/>
          </w:rPr>
          <w:t xml:space="preserve"> mean length</w:t>
        </w:r>
      </w:ins>
      <w:del w:id="417" w:author="Katie Lankowicz" w:date="2025-10-15T13:09:00Z" w16du:dateUtc="2025-10-15T16:09:00Z">
        <w:r w:rsidR="00813874" w:rsidRPr="00926F2C" w:rsidDel="00317BE8">
          <w:rPr>
            <w:bCs/>
          </w:rPr>
          <w:delText xml:space="preserve"> </w:delText>
        </w:r>
        <w:r w:rsidR="007651E3" w:rsidRPr="00926F2C" w:rsidDel="00317BE8">
          <w:rPr>
            <w:bCs/>
          </w:rPr>
          <w:delText>mode</w:delText>
        </w:r>
      </w:del>
      <w:r w:rsidR="007651E3" w:rsidRPr="00926F2C">
        <w:rPr>
          <w:bCs/>
        </w:rPr>
        <w:t xml:space="preserve"> and</w:t>
      </w:r>
      <w:r w:rsidR="00C34F02" w:rsidRPr="00926F2C">
        <w:rPr>
          <w:bCs/>
        </w:rPr>
        <w:t xml:space="preserve"> stood in for</w:t>
      </w:r>
      <w:r w:rsidR="0059204D" w:rsidRPr="00926F2C">
        <w:rPr>
          <w:bCs/>
        </w:rPr>
        <w:t xml:space="preserve"> the</w:t>
      </w:r>
      <w:r w:rsidR="00C34F02" w:rsidRPr="00926F2C">
        <w:rPr>
          <w:bCs/>
        </w:rPr>
        <w:t xml:space="preserve"> estimated size range of each </w:t>
      </w:r>
      <w:del w:id="418" w:author="Katie Lankowicz" w:date="2025-10-15T13:33:00Z" w16du:dateUtc="2025-10-15T16:33:00Z">
        <w:r w:rsidR="0059204D" w:rsidRPr="00926F2C" w:rsidDel="00317BE8">
          <w:rPr>
            <w:bCs/>
          </w:rPr>
          <w:delText xml:space="preserve">age </w:delText>
        </w:r>
      </w:del>
      <w:r w:rsidR="0059204D" w:rsidRPr="00926F2C">
        <w:rPr>
          <w:bCs/>
        </w:rPr>
        <w:t>group</w:t>
      </w:r>
      <w:r w:rsidR="00813874" w:rsidRPr="00926F2C">
        <w:rPr>
          <w:bCs/>
        </w:rPr>
        <w:t>.</w:t>
      </w:r>
    </w:p>
    <w:p w14:paraId="6AB59787" w14:textId="77777777" w:rsidR="00813874" w:rsidRPr="00926F2C" w:rsidRDefault="00813874" w:rsidP="001F1CA4">
      <w:pPr>
        <w:spacing w:after="0" w:line="240" w:lineRule="auto"/>
        <w:rPr>
          <w:bCs/>
        </w:rPr>
      </w:pPr>
    </w:p>
    <w:p w14:paraId="0B78A095" w14:textId="35248E6B" w:rsidR="00625EFB" w:rsidRDefault="00075F98" w:rsidP="00625EFB">
      <w:pPr>
        <w:spacing w:after="0" w:line="240" w:lineRule="auto"/>
        <w:rPr>
          <w:ins w:id="419" w:author="Katie Lankowicz" w:date="2025-10-15T14:08:00Z" w16du:dateUtc="2025-10-15T17:08:00Z"/>
          <w:bCs/>
        </w:rPr>
      </w:pPr>
      <w:del w:id="420" w:author="Katie Lankowicz" w:date="2025-10-15T12:53:00Z" w16du:dateUtc="2025-10-15T15:53:00Z">
        <w:r w:rsidRPr="00926F2C" w:rsidDel="00317BE8">
          <w:rPr>
            <w:bCs/>
          </w:rPr>
          <w:delText>This approach to length-frequency analysis is similar to established software and methods</w:delText>
        </w:r>
        <w:r w:rsidR="00BD6ED4" w:rsidRPr="00926F2C" w:rsidDel="00317BE8">
          <w:rPr>
            <w:bCs/>
          </w:rPr>
          <w:delText xml:space="preserve"> </w:delText>
        </w:r>
        <w:r w:rsidR="00BD6ED4" w:rsidRPr="00926F2C" w:rsidDel="00317BE8">
          <w:rPr>
            <w:bCs/>
          </w:rPr>
          <w:fldChar w:fldCharType="begin"/>
        </w:r>
        <w:r w:rsidR="00BD6ED4" w:rsidRPr="00926F2C" w:rsidDel="00317BE8">
          <w:rPr>
            <w:bCs/>
          </w:rPr>
          <w:delInstrText xml:space="preserve"> ADDIN ZOTERO_ITEM CSL_CITATION {"citationID":"VQMYSfju","properties":{"formattedCitation":"(Gayanilo et al. 1996, Mildenberger et al. 2017, Zhou et al. 2022)","plainCitation":"(Gayanilo et al. 1996, Mildenberger et al. 2017, Zhou et al. 2022)","noteIndex":0},"citationItems":[{"id":547,"uris":["http://zotero.org/users/11233743/items/2JIKHVF7"],"itemData":{"id":547,"type":"book","event-place":"Rome","number-of-pages":"126","publisher":"World Fish Center, Food and Agriculture Organization of the United Nations","publisher-place":"Rome","title":"FAO-ICLARM Stock Assessment Tools: User's Manual.","author":[{"family":"Gayanilo","given":"F.C."},{"family":"Sparre","given":"P."},{"family":"Pauly","given":"P."}],"issued":{"date-parts":[["1996"]]}}},{"id":549,"uris":["http://zotero.org/users/11233743/items/SY2HDRSC"],"itemData":{"id":549,"type":"article-journal","container-title":"Methods in Ecology and Evolution","page":"1520-1527","title":"TropFishR: an R package for fisheries analysis with length-frequency data","volume":"8","author":[{"family":"Mildenberger","given":"Tobias Karl"},{"family":"Taylor","given":"Marc Hollis"},{"family":"Wolff","given":"Matthias"}],"issued":{"date-parts":[["2017"]]}}},{"id":546,"uris":["http://zotero.org/users/11233743/items/RDV8SASB"],"itemData":{"id":546,"type":"article-journal","abstract":"Using length frequency distribution data (LFD) is cost-effective for estimating somatic growth in fish or invertebrates as length data are relatively easy to obtain. The recently developed R packages TropFishR and fishboot extend classic ELEFAN (Electronic LEngth Frequency ANalysis) programs and include more powerful optimization procedures and a bootstrap method for estimating uncertainties. Yet, the fundamental functions require users to provide search conditions (e.g. upper and lower limits for each parameter, length-class size, number of length-classes for the calculation of moving average), which can significantly affect the results. In this paper, we compare the ELEFAN approach with a Bayesian approach in analysing LFD, employing both standard and seasonal von Bertalanffy growth functions. We apply both approaches to a commercially valuable but poorly studied red endeavour prawn (Metapenaeus ensis) harvested in Australia’s Northern Prawn Fishery. Sensitivity tests on ELEFAN confirm that any change in search settings would affect the results. Simulation studies on Bayesian growth models show that Linf and K can be accurately obtained even with modal progression of only one year-class and using non-informative priors. However, age information, including the theoretical age at length zero (t0), is difficult to estimate and requires LFD from multiple age classes and informative priors. The Bayesian models yield mean parameters of: Linf = 36.56 mm (carapace length), K = 2.74 yr–1, and t0 = -0.02 yr for the males, and Linf = 51.81 mm, K = 1.94 yr–1, and t0 = -0.02 yr for the females. Seasonal oscillation models fit the LFD better, but the improvement is small and the estimated season-related parameters have large variances.","container-title":"ICES Journal of Marine Science","DOI":"10.1093/icesjms/fsac131","ISSN":"1054-3139, 1095-9289","issue":"6","language":"en","license":"https://creativecommons.org/licenses/by/4.0/","page":"1942-1953","source":"DOI.org (Crossref)","title":"Estimating growth from length frequency distribution: comparison of ELEFAN and Bayesian approaches for red endeavour prawns ( &lt;i&gt;Metapenaeus ensis&lt;/i&gt; )","title-short":"Estimating growth from length frequency distribution","volume":"79","author":[{"family":"Zhou","given":"Shijie"},{"family":"Hutton","given":"Trevor"},{"family":"Lei","given":"Yeming"},{"family":"Miller","given":"Margaret"},{"family":"van Der Velde","given":"Tonya"},{"family":"Deng","given":"Roy Aijun"}],"editor":[{"family":"Siddeek","given":"Shariff"}],"issued":{"date-parts":[["2022",8,9]]}}}],"schema":"https://github.com/citation-style-language/schema/raw/master/csl-citation.json"} </w:delInstrText>
        </w:r>
        <w:r w:rsidR="00BD6ED4" w:rsidRPr="00926F2C" w:rsidDel="00317BE8">
          <w:rPr>
            <w:bCs/>
          </w:rPr>
          <w:fldChar w:fldCharType="separate"/>
        </w:r>
        <w:r w:rsidR="00BD6ED4" w:rsidRPr="00926F2C" w:rsidDel="00317BE8">
          <w:rPr>
            <w:rFonts w:ascii="Aptos" w:hAnsi="Aptos"/>
          </w:rPr>
          <w:delText>(Gayanilo et al. 1996, Mildenberger et al. 2017, Zhou et al. 2022)</w:delText>
        </w:r>
        <w:r w:rsidR="00BD6ED4" w:rsidRPr="00926F2C" w:rsidDel="00317BE8">
          <w:rPr>
            <w:bCs/>
          </w:rPr>
          <w:fldChar w:fldCharType="end"/>
        </w:r>
        <w:r w:rsidR="00BD6ED4" w:rsidRPr="00926F2C" w:rsidDel="00317BE8">
          <w:rPr>
            <w:bCs/>
          </w:rPr>
          <w:delText xml:space="preserve">. </w:delText>
        </w:r>
        <w:r w:rsidRPr="00926F2C" w:rsidDel="00317BE8">
          <w:rPr>
            <w:bCs/>
          </w:rPr>
          <w:delText xml:space="preserve">Like these other approaches, an expert is required to </w:delText>
        </w:r>
        <w:r w:rsidR="00E142AE" w:rsidRPr="00926F2C" w:rsidDel="00317BE8">
          <w:rPr>
            <w:bCs/>
          </w:rPr>
          <w:delText xml:space="preserve">apply informative priors and </w:delText>
        </w:r>
        <w:r w:rsidRPr="00926F2C" w:rsidDel="00317BE8">
          <w:rPr>
            <w:bCs/>
          </w:rPr>
          <w:delText xml:space="preserve">make decisions about the validity of the identified </w:delText>
        </w:r>
        <w:r w:rsidR="0059204D" w:rsidRPr="00926F2C" w:rsidDel="00317BE8">
          <w:rPr>
            <w:bCs/>
          </w:rPr>
          <w:delText>age groups</w:delText>
        </w:r>
        <w:r w:rsidRPr="00926F2C" w:rsidDel="00317BE8">
          <w:rPr>
            <w:bCs/>
          </w:rPr>
          <w:delText xml:space="preserve">. </w:delText>
        </w:r>
      </w:del>
      <w:r w:rsidRPr="00926F2C">
        <w:rPr>
          <w:bCs/>
        </w:rPr>
        <w:t xml:space="preserve">We </w:t>
      </w:r>
      <w:ins w:id="421" w:author="Katie Lankowicz" w:date="2025-10-15T12:53:00Z" w16du:dateUtc="2025-10-15T15:53:00Z">
        <w:r w:rsidR="00317BE8">
          <w:rPr>
            <w:bCs/>
          </w:rPr>
          <w:t xml:space="preserve">then </w:t>
        </w:r>
      </w:ins>
      <w:r w:rsidRPr="00926F2C">
        <w:rPr>
          <w:bCs/>
        </w:rPr>
        <w:t xml:space="preserve">developed a set of rules to exclude biologically invalid or improbable estimates of </w:t>
      </w:r>
      <w:r w:rsidR="0059204D" w:rsidRPr="00926F2C">
        <w:rPr>
          <w:bCs/>
        </w:rPr>
        <w:t>age-</w:t>
      </w:r>
      <w:ins w:id="422" w:author="Katie Lankowicz" w:date="2025-10-15T13:10:00Z" w16du:dateUtc="2025-10-15T16:10:00Z">
        <w:r w:rsidR="00317BE8">
          <w:rPr>
            <w:bCs/>
          </w:rPr>
          <w:t xml:space="preserve">0 weekly </w:t>
        </w:r>
      </w:ins>
      <w:del w:id="423" w:author="Katie Lankowicz" w:date="2025-10-15T13:10:00Z" w16du:dateUtc="2025-10-15T16:10:00Z">
        <w:r w:rsidR="0059204D" w:rsidRPr="00926F2C" w:rsidDel="00317BE8">
          <w:rPr>
            <w:bCs/>
          </w:rPr>
          <w:delText>specific</w:delText>
        </w:r>
        <w:r w:rsidRPr="00926F2C" w:rsidDel="00317BE8">
          <w:rPr>
            <w:bCs/>
          </w:rPr>
          <w:delText xml:space="preserve"> </w:delText>
        </w:r>
      </w:del>
      <w:r w:rsidRPr="00926F2C">
        <w:rPr>
          <w:bCs/>
        </w:rPr>
        <w:t>size range</w:t>
      </w:r>
      <w:ins w:id="424" w:author="Katie Lankowicz" w:date="2025-10-15T13:10:00Z" w16du:dateUtc="2025-10-15T16:10:00Z">
        <w:r w:rsidR="00317BE8">
          <w:rPr>
            <w:bCs/>
          </w:rPr>
          <w:t>s</w:t>
        </w:r>
      </w:ins>
      <w:r w:rsidRPr="00926F2C">
        <w:rPr>
          <w:bCs/>
        </w:rPr>
        <w:t>. For the former, this included length estimates with minimum lengths below 0</w:t>
      </w:r>
      <w:ins w:id="425" w:author="Katie Lankowicz" w:date="2025-10-15T12:58:00Z" w16du:dateUtc="2025-10-15T15:58:00Z">
        <w:r w:rsidR="00317BE8">
          <w:rPr>
            <w:bCs/>
          </w:rPr>
          <w:t xml:space="preserve"> </w:t>
        </w:r>
      </w:ins>
      <w:r w:rsidRPr="00926F2C">
        <w:rPr>
          <w:bCs/>
        </w:rPr>
        <w:t xml:space="preserve">mm or maximum lengths above the literature-derived maximum asymptotic body length. For the latter, this included length estimates where the range of possible lengths exceeded 40% of the value of </w:t>
      </w:r>
      <w:r w:rsidR="0059204D" w:rsidRPr="00926F2C">
        <w:rPr>
          <w:bCs/>
        </w:rPr>
        <w:t xml:space="preserve">the </w:t>
      </w:r>
      <w:r w:rsidRPr="00926F2C">
        <w:rPr>
          <w:bCs/>
        </w:rPr>
        <w:t xml:space="preserve">maximum asymptotic body length. It is unlikely that fish of the same age and captured in the same location would have such extreme variation in achieved </w:t>
      </w:r>
      <w:r w:rsidR="0059204D" w:rsidRPr="00926F2C">
        <w:rPr>
          <w:bCs/>
        </w:rPr>
        <w:t>lengths</w:t>
      </w:r>
      <w:r w:rsidRPr="00926F2C">
        <w:rPr>
          <w:bCs/>
        </w:rPr>
        <w:t>. We also merged</w:t>
      </w:r>
      <w:r w:rsidR="0059204D" w:rsidRPr="00926F2C">
        <w:rPr>
          <w:bCs/>
        </w:rPr>
        <w:t xml:space="preserve"> groups</w:t>
      </w:r>
      <w:r w:rsidRPr="00926F2C">
        <w:rPr>
          <w:bCs/>
        </w:rPr>
        <w:t xml:space="preserve"> with more than </w:t>
      </w:r>
      <w:r w:rsidR="00DF6469" w:rsidRPr="00926F2C">
        <w:rPr>
          <w:bCs/>
        </w:rPr>
        <w:t>5</w:t>
      </w:r>
      <w:r w:rsidRPr="00926F2C">
        <w:rPr>
          <w:bCs/>
        </w:rPr>
        <w:t>0% overlap in estimated size confidence intervals, as this is not enough separation to identify distinct</w:t>
      </w:r>
      <w:r w:rsidR="0059204D" w:rsidRPr="00926F2C">
        <w:rPr>
          <w:bCs/>
        </w:rPr>
        <w:t xml:space="preserve"> age</w:t>
      </w:r>
      <w:r w:rsidRPr="00926F2C">
        <w:rPr>
          <w:bCs/>
        </w:rPr>
        <w:t xml:space="preserve"> groups. From the remaining data, we identified the first week each summer in which</w:t>
      </w:r>
      <w:r w:rsidR="004B3608" w:rsidRPr="00926F2C">
        <w:rPr>
          <w:bCs/>
        </w:rPr>
        <w:t xml:space="preserve"> probable</w:t>
      </w:r>
      <w:r w:rsidRPr="00926F2C">
        <w:rPr>
          <w:bCs/>
        </w:rPr>
        <w:t xml:space="preserve"> </w:t>
      </w:r>
      <w:r w:rsidR="00F10420" w:rsidRPr="00926F2C">
        <w:rPr>
          <w:bCs/>
        </w:rPr>
        <w:t>age-0 fish</w:t>
      </w:r>
      <w:r w:rsidRPr="00926F2C">
        <w:rPr>
          <w:bCs/>
        </w:rPr>
        <w:t xml:space="preserve"> </w:t>
      </w:r>
      <w:r w:rsidR="00C34F02" w:rsidRPr="00926F2C">
        <w:rPr>
          <w:bCs/>
        </w:rPr>
        <w:t>w</w:t>
      </w:r>
      <w:r w:rsidR="00F10420" w:rsidRPr="00926F2C">
        <w:rPr>
          <w:bCs/>
        </w:rPr>
        <w:t>ere</w:t>
      </w:r>
      <w:r w:rsidR="00C34F02" w:rsidRPr="00926F2C">
        <w:rPr>
          <w:bCs/>
        </w:rPr>
        <w:t xml:space="preserve"> identified, then tracked the growth of that cohort through the following weeks. </w:t>
      </w:r>
      <w:ins w:id="426" w:author="Katie Lankowicz" w:date="2025-10-15T14:06:00Z" w16du:dateUtc="2025-10-15T17:06:00Z">
        <w:r w:rsidR="00625EFB">
          <w:rPr>
            <w:bCs/>
          </w:rPr>
          <w:t>In some years, infrequent herring obs</w:t>
        </w:r>
      </w:ins>
      <w:ins w:id="427" w:author="Katie Lankowicz" w:date="2025-10-15T14:07:00Z" w16du:dateUtc="2025-10-15T17:07:00Z">
        <w:r w:rsidR="00625EFB">
          <w:rPr>
            <w:bCs/>
          </w:rPr>
          <w:t xml:space="preserve">ervations resulted in only 2-5 weeks of data per year to estimate weekly growth rates. </w:t>
        </w:r>
      </w:ins>
      <w:ins w:id="428" w:author="Katie Lankowicz" w:date="2025-10-15T14:04:00Z" w16du:dateUtc="2025-10-15T17:04:00Z">
        <w:r w:rsidR="00625EFB" w:rsidRPr="00545060">
          <w:rPr>
            <w:bCs/>
          </w:rPr>
          <w:t xml:space="preserve">Herring were caught in only the first week of sampling in 2023, so growth rates could not be estimated for that year. </w:t>
        </w:r>
      </w:ins>
      <w:moveToRangeStart w:id="429" w:author="Katie Lankowicz" w:date="2025-10-15T14:08:00Z" w:name="move211429708"/>
      <w:moveTo w:id="430" w:author="Katie Lankowicz" w:date="2025-10-15T14:08:00Z" w16du:dateUtc="2025-10-15T17:08:00Z">
        <w:r w:rsidR="00625EFB" w:rsidRPr="00926F2C">
          <w:rPr>
            <w:bCs/>
          </w:rPr>
          <w:t xml:space="preserve">Silversides were caught more consistently than herring, and between 2 and 8 weeks of length frequency data for age-0 individuals remained after data filtering. </w:t>
        </w:r>
      </w:moveTo>
      <w:ins w:id="431" w:author="Katie Lankowicz" w:date="2025-10-15T14:09:00Z" w16du:dateUtc="2025-10-15T17:09:00Z">
        <w:r w:rsidR="00625EFB" w:rsidRPr="00545060">
          <w:rPr>
            <w:bCs/>
          </w:rPr>
          <w:t>G</w:t>
        </w:r>
      </w:ins>
      <w:ins w:id="432" w:author="Katie Lankowicz" w:date="2025-10-15T14:08:00Z" w16du:dateUtc="2025-10-15T17:08:00Z">
        <w:r w:rsidR="00625EFB" w:rsidRPr="00545060">
          <w:rPr>
            <w:bCs/>
          </w:rPr>
          <w:t xml:space="preserve">rowth rates </w:t>
        </w:r>
      </w:ins>
      <w:ins w:id="433" w:author="Katie Lankowicz" w:date="2025-10-15T14:09:00Z" w16du:dateUtc="2025-10-15T17:09:00Z">
        <w:r w:rsidR="00625EFB" w:rsidRPr="00545060">
          <w:rPr>
            <w:bCs/>
          </w:rPr>
          <w:t xml:space="preserve">for both species </w:t>
        </w:r>
      </w:ins>
      <w:ins w:id="434" w:author="Katie Lankowicz" w:date="2025-10-15T14:08:00Z" w16du:dateUtc="2025-10-15T17:08:00Z">
        <w:r w:rsidR="00625EFB" w:rsidRPr="00545060">
          <w:rPr>
            <w:bCs/>
          </w:rPr>
          <w:t xml:space="preserve">in 2024 were estimated from data that had no sampling in weeks 32 to 38 because of vessel mechanical issues; we therefore had low confidence in the results for this year and did not include them in further </w:t>
        </w:r>
      </w:ins>
      <w:ins w:id="435" w:author="Katie Lankowicz" w:date="2025-10-20T16:25:00Z" w16du:dateUtc="2025-10-20T20:25:00Z">
        <w:r w:rsidR="0054107E" w:rsidRPr="00545060">
          <w:rPr>
            <w:bCs/>
          </w:rPr>
          <w:t xml:space="preserve">growth </w:t>
        </w:r>
      </w:ins>
      <w:ins w:id="436" w:author="Katie Lankowicz" w:date="2025-10-15T14:08:00Z" w16du:dateUtc="2025-10-15T17:08:00Z">
        <w:r w:rsidR="00625EFB" w:rsidRPr="00545060">
          <w:rPr>
            <w:bCs/>
          </w:rPr>
          <w:t>analyses</w:t>
        </w:r>
      </w:ins>
      <w:ins w:id="437" w:author="Katie Lankowicz" w:date="2025-10-15T14:09:00Z" w16du:dateUtc="2025-10-15T17:09:00Z">
        <w:r w:rsidR="00625EFB" w:rsidRPr="00545060">
          <w:rPr>
            <w:bCs/>
          </w:rPr>
          <w:t>.</w:t>
        </w:r>
      </w:ins>
    </w:p>
    <w:p w14:paraId="1A2F448D" w14:textId="7B7B6204" w:rsidR="00B10F9B" w:rsidRPr="00926F2C" w:rsidDel="00625EFB" w:rsidRDefault="00625EFB" w:rsidP="00625EFB">
      <w:pPr>
        <w:spacing w:after="0" w:line="240" w:lineRule="auto"/>
        <w:rPr>
          <w:del w:id="438" w:author="Katie Lankowicz" w:date="2025-10-15T14:09:00Z" w16du:dateUtc="2025-10-15T17:09:00Z"/>
          <w:bCs/>
        </w:rPr>
      </w:pPr>
      <w:moveTo w:id="439" w:author="Katie Lankowicz" w:date="2025-10-15T14:08:00Z" w16du:dateUtc="2025-10-15T17:08:00Z">
        <w:del w:id="440" w:author="Katie Lankowicz" w:date="2025-10-15T14:09:00Z" w16du:dateUtc="2025-10-15T17:09:00Z">
          <w:r w:rsidRPr="00926F2C" w:rsidDel="00625EFB">
            <w:rPr>
              <w:bCs/>
            </w:rPr>
            <w:delText xml:space="preserve">We excluded growth rates estimated for 2024 because of the gap in sampling data noted above. </w:delText>
          </w:r>
        </w:del>
      </w:moveTo>
      <w:moveToRangeEnd w:id="429"/>
    </w:p>
    <w:p w14:paraId="7AEA0EB0" w14:textId="77777777" w:rsidR="00C34F02" w:rsidRPr="00926F2C" w:rsidRDefault="00C34F02" w:rsidP="001F1CA4">
      <w:pPr>
        <w:spacing w:after="0" w:line="240" w:lineRule="auto"/>
        <w:rPr>
          <w:bCs/>
        </w:rPr>
      </w:pPr>
    </w:p>
    <w:p w14:paraId="173903B1" w14:textId="53CD98EF" w:rsidR="004E0283" w:rsidRPr="00926F2C" w:rsidDel="00317BE8" w:rsidRDefault="00ED01C5" w:rsidP="001F6AAD">
      <w:pPr>
        <w:spacing w:after="0" w:line="240" w:lineRule="auto"/>
        <w:rPr>
          <w:del w:id="441" w:author="Katie Lankowicz" w:date="2025-10-15T12:56:00Z" w16du:dateUtc="2025-10-15T15:56:00Z"/>
          <w:bCs/>
        </w:rPr>
      </w:pPr>
      <w:r w:rsidRPr="00926F2C">
        <w:rPr>
          <w:bCs/>
        </w:rPr>
        <w:t>Next,</w:t>
      </w:r>
      <w:ins w:id="442" w:author="Katie Lankowicz" w:date="2025-10-15T13:31:00Z" w16du:dateUtc="2025-10-15T16:31:00Z">
        <w:r w:rsidR="00317BE8">
          <w:rPr>
            <w:bCs/>
          </w:rPr>
          <w:t xml:space="preserve"> linear models were fit to the upper and lower limits of </w:t>
        </w:r>
      </w:ins>
      <w:ins w:id="443" w:author="Katie Lankowicz" w:date="2025-10-15T13:32:00Z" w16du:dateUtc="2025-10-15T16:32:00Z">
        <w:r w:rsidR="00317BE8">
          <w:rPr>
            <w:bCs/>
          </w:rPr>
          <w:t xml:space="preserve">age-0 cohort </w:t>
        </w:r>
      </w:ins>
      <w:ins w:id="444" w:author="Katie Lankowicz" w:date="2025-10-15T13:31:00Z" w16du:dateUtc="2025-10-15T16:31:00Z">
        <w:r w:rsidR="00317BE8">
          <w:rPr>
            <w:bCs/>
          </w:rPr>
          <w:t>length ran</w:t>
        </w:r>
      </w:ins>
      <w:ins w:id="445" w:author="Katie Lankowicz" w:date="2025-10-15T13:32:00Z" w16du:dateUtc="2025-10-15T16:32:00Z">
        <w:r w:rsidR="00317BE8">
          <w:rPr>
            <w:bCs/>
          </w:rPr>
          <w:t xml:space="preserve">ges </w:t>
        </w:r>
      </w:ins>
      <w:ins w:id="446" w:author="Katie Lankowicz" w:date="2025-10-15T14:09:00Z" w16du:dateUtc="2025-10-15T17:09:00Z">
        <w:r w:rsidR="00625EFB">
          <w:rPr>
            <w:bCs/>
          </w:rPr>
          <w:t>in each week</w:t>
        </w:r>
      </w:ins>
      <w:ins w:id="447" w:author="Katie Lankowicz" w:date="2025-10-15T13:32:00Z" w16du:dateUtc="2025-10-15T16:32:00Z">
        <w:r w:rsidR="00317BE8">
          <w:rPr>
            <w:bCs/>
          </w:rPr>
          <w:t xml:space="preserve">. </w:t>
        </w:r>
      </w:ins>
      <w:del w:id="448" w:author="Katie Lankowicz" w:date="2025-10-15T13:32:00Z" w16du:dateUtc="2025-10-15T16:32:00Z">
        <w:r w:rsidRPr="00926F2C" w:rsidDel="00317BE8">
          <w:rPr>
            <w:bCs/>
          </w:rPr>
          <w:delText xml:space="preserve"> the </w:delText>
        </w:r>
        <w:r w:rsidR="0019083E" w:rsidRPr="00926F2C" w:rsidDel="00317BE8">
          <w:rPr>
            <w:bCs/>
          </w:rPr>
          <w:delText xml:space="preserve">lower and upper limits of </w:delText>
        </w:r>
        <w:r w:rsidR="0059204D" w:rsidRPr="00926F2C" w:rsidDel="00317BE8">
          <w:rPr>
            <w:bCs/>
          </w:rPr>
          <w:delText xml:space="preserve">the </w:delText>
        </w:r>
        <w:r w:rsidR="0019083E" w:rsidRPr="00926F2C" w:rsidDel="00317BE8">
          <w:rPr>
            <w:bCs/>
          </w:rPr>
          <w:delText xml:space="preserve">length </w:delText>
        </w:r>
        <w:r w:rsidR="00C34F02" w:rsidRPr="00926F2C" w:rsidDel="00317BE8">
          <w:rPr>
            <w:bCs/>
          </w:rPr>
          <w:delText xml:space="preserve">range of </w:delText>
        </w:r>
        <w:r w:rsidRPr="00926F2C" w:rsidDel="00317BE8">
          <w:rPr>
            <w:bCs/>
          </w:rPr>
          <w:delText xml:space="preserve">the age-0 cohort </w:delText>
        </w:r>
        <w:r w:rsidR="00C34F02" w:rsidRPr="00926F2C" w:rsidDel="00317BE8">
          <w:rPr>
            <w:bCs/>
          </w:rPr>
          <w:delText>for every week in the sampling period</w:delText>
        </w:r>
        <w:r w:rsidRPr="00926F2C" w:rsidDel="00317BE8">
          <w:rPr>
            <w:bCs/>
          </w:rPr>
          <w:delText xml:space="preserve"> w</w:delText>
        </w:r>
        <w:r w:rsidR="0059204D" w:rsidRPr="00926F2C" w:rsidDel="00317BE8">
          <w:rPr>
            <w:bCs/>
          </w:rPr>
          <w:delText>ere</w:delText>
        </w:r>
        <w:r w:rsidRPr="00926F2C" w:rsidDel="00317BE8">
          <w:rPr>
            <w:bCs/>
          </w:rPr>
          <w:delText xml:space="preserve"> estimated</w:delText>
        </w:r>
        <w:r w:rsidR="00C34F02" w:rsidRPr="00926F2C" w:rsidDel="00317BE8">
          <w:rPr>
            <w:bCs/>
          </w:rPr>
          <w:delText xml:space="preserve">. </w:delText>
        </w:r>
      </w:del>
      <w:r w:rsidR="00B62476" w:rsidRPr="00926F2C">
        <w:rPr>
          <w:bCs/>
        </w:rPr>
        <w:t xml:space="preserve">This was necessary </w:t>
      </w:r>
      <w:r w:rsidR="004B3608" w:rsidRPr="00926F2C">
        <w:rPr>
          <w:bCs/>
        </w:rPr>
        <w:t>to create a continuous time series of estimated lengths;</w:t>
      </w:r>
      <w:r w:rsidR="00B62476" w:rsidRPr="00926F2C">
        <w:rPr>
          <w:bCs/>
        </w:rPr>
        <w:t xml:space="preserve"> </w:t>
      </w:r>
      <w:r w:rsidRPr="00926F2C">
        <w:rPr>
          <w:bCs/>
        </w:rPr>
        <w:t xml:space="preserve">data volume limitations prevented </w:t>
      </w:r>
      <w:r w:rsidR="00B62476" w:rsidRPr="00926F2C">
        <w:rPr>
          <w:bCs/>
        </w:rPr>
        <w:t xml:space="preserve">the Bayesian and mixed modeling approach </w:t>
      </w:r>
      <w:r w:rsidRPr="00926F2C">
        <w:rPr>
          <w:bCs/>
        </w:rPr>
        <w:t>from identifying an</w:t>
      </w:r>
      <w:r w:rsidR="00B62476" w:rsidRPr="00926F2C">
        <w:rPr>
          <w:bCs/>
        </w:rPr>
        <w:t xml:space="preserve"> </w:t>
      </w:r>
      <w:r w:rsidR="00F10420" w:rsidRPr="00926F2C">
        <w:rPr>
          <w:bCs/>
        </w:rPr>
        <w:t>age-0</w:t>
      </w:r>
      <w:r w:rsidR="00B62476" w:rsidRPr="00926F2C">
        <w:rPr>
          <w:bCs/>
        </w:rPr>
        <w:t xml:space="preserve"> cohort</w:t>
      </w:r>
      <w:r w:rsidR="004B3608" w:rsidRPr="00926F2C">
        <w:rPr>
          <w:bCs/>
        </w:rPr>
        <w:t xml:space="preserve"> in some weeks</w:t>
      </w:r>
      <w:ins w:id="449" w:author="Katie Lankowicz" w:date="2025-10-15T12:53:00Z" w16du:dateUtc="2025-10-15T15:53:00Z">
        <w:r w:rsidR="00317BE8">
          <w:rPr>
            <w:bCs/>
          </w:rPr>
          <w:t xml:space="preserve">. </w:t>
        </w:r>
      </w:ins>
      <w:del w:id="450" w:author="Katie Lankowicz" w:date="2025-10-15T12:53:00Z" w16du:dateUtc="2025-10-15T15:53:00Z">
        <w:r w:rsidR="00B62476" w:rsidRPr="00926F2C" w:rsidDel="00317BE8">
          <w:rPr>
            <w:bCs/>
          </w:rPr>
          <w:delText xml:space="preserve">. </w:delText>
        </w:r>
        <w:r w:rsidR="00DF6469" w:rsidRPr="00926F2C" w:rsidDel="00317BE8">
          <w:rPr>
            <w:bCs/>
          </w:rPr>
          <w:delText xml:space="preserve">Lifetime fish growth is usually modeled using </w:delText>
        </w:r>
        <w:r w:rsidR="00C94488" w:rsidRPr="00926F2C" w:rsidDel="00317BE8">
          <w:rPr>
            <w:bCs/>
          </w:rPr>
          <w:delText xml:space="preserve">the </w:delText>
        </w:r>
        <w:r w:rsidR="00DF6469" w:rsidRPr="00926F2C" w:rsidDel="00317BE8">
          <w:rPr>
            <w:bCs/>
          </w:rPr>
          <w:delText xml:space="preserve">von Bertalanffy </w:delText>
        </w:r>
        <w:r w:rsidR="00C94488" w:rsidRPr="00926F2C" w:rsidDel="00317BE8">
          <w:rPr>
            <w:bCs/>
          </w:rPr>
          <w:delText>equation</w:delText>
        </w:r>
        <w:r w:rsidR="00DF6469" w:rsidRPr="00926F2C" w:rsidDel="00317BE8">
          <w:rPr>
            <w:bCs/>
          </w:rPr>
          <w:delText xml:space="preserve">, which is a </w:delText>
        </w:r>
        <w:r w:rsidR="0019083E" w:rsidRPr="00926F2C" w:rsidDel="00317BE8">
          <w:rPr>
            <w:bCs/>
          </w:rPr>
          <w:delText>specialized case of logistic growth</w:delText>
        </w:r>
        <w:r w:rsidR="00DF6469" w:rsidRPr="00926F2C" w:rsidDel="00317BE8">
          <w:rPr>
            <w:bCs/>
          </w:rPr>
          <w:delText xml:space="preserve">. Beach seine operations took place over 15 weeks each </w:delText>
        </w:r>
        <w:r w:rsidR="002E045D" w:rsidRPr="00926F2C" w:rsidDel="00317BE8">
          <w:rPr>
            <w:bCs/>
          </w:rPr>
          <w:delText>summer</w:delText>
        </w:r>
        <w:r w:rsidR="00DF6469" w:rsidRPr="00926F2C" w:rsidDel="00317BE8">
          <w:rPr>
            <w:bCs/>
          </w:rPr>
          <w:delText>,</w:delText>
        </w:r>
        <w:r w:rsidR="00E142AE" w:rsidRPr="00926F2C" w:rsidDel="00317BE8">
          <w:rPr>
            <w:bCs/>
          </w:rPr>
          <w:delText xml:space="preserve"> with </w:delText>
        </w:r>
        <w:r w:rsidR="0059204D" w:rsidRPr="00926F2C" w:rsidDel="00317BE8">
          <w:rPr>
            <w:bCs/>
          </w:rPr>
          <w:delText xml:space="preserve">age-0 cohorts for both </w:delText>
        </w:r>
        <w:r w:rsidR="00E142AE" w:rsidRPr="00926F2C" w:rsidDel="00317BE8">
          <w:rPr>
            <w:bCs/>
          </w:rPr>
          <w:delText xml:space="preserve">focal species persisting in the area for </w:delText>
        </w:r>
        <w:r w:rsidR="0059204D" w:rsidRPr="00926F2C" w:rsidDel="00317BE8">
          <w:rPr>
            <w:bCs/>
          </w:rPr>
          <w:delText xml:space="preserve">only </w:delText>
        </w:r>
        <w:r w:rsidR="00E142AE" w:rsidRPr="00926F2C" w:rsidDel="00317BE8">
          <w:rPr>
            <w:bCs/>
          </w:rPr>
          <w:delText xml:space="preserve">a </w:delText>
        </w:r>
        <w:r w:rsidR="0059204D" w:rsidRPr="00926F2C" w:rsidDel="00317BE8">
          <w:rPr>
            <w:bCs/>
          </w:rPr>
          <w:delText>few weeks</w:delText>
        </w:r>
        <w:r w:rsidR="00E142AE" w:rsidRPr="00926F2C" w:rsidDel="00317BE8">
          <w:rPr>
            <w:bCs/>
          </w:rPr>
          <w:delText xml:space="preserve"> of that time. </w:delText>
        </w:r>
      </w:del>
      <w:ins w:id="451" w:author="Katie Lankowicz" w:date="2025-10-15T12:54:00Z" w16du:dateUtc="2025-10-15T15:54:00Z">
        <w:r w:rsidR="00317BE8">
          <w:rPr>
            <w:bCs/>
          </w:rPr>
          <w:t xml:space="preserve">The relatively short duration of the </w:t>
        </w:r>
      </w:ins>
      <w:ins w:id="452" w:author="Katie Lankowicz" w:date="2025-10-15T12:55:00Z" w16du:dateUtc="2025-10-15T15:55:00Z">
        <w:r w:rsidR="00317BE8">
          <w:rPr>
            <w:bCs/>
          </w:rPr>
          <w:t xml:space="preserve">observation window (typically 15 weeks a year) </w:t>
        </w:r>
      </w:ins>
      <w:del w:id="453" w:author="Katie Lankowicz" w:date="2025-10-15T12:54:00Z" w16du:dateUtc="2025-10-15T15:54:00Z">
        <w:r w:rsidR="00E142AE" w:rsidRPr="00926F2C" w:rsidDel="00317BE8">
          <w:rPr>
            <w:bCs/>
          </w:rPr>
          <w:delText>R</w:delText>
        </w:r>
        <w:r w:rsidR="002E045D" w:rsidRPr="00926F2C" w:rsidDel="00317BE8">
          <w:rPr>
            <w:bCs/>
          </w:rPr>
          <w:delText xml:space="preserve">apid growth over </w:delText>
        </w:r>
        <w:r w:rsidR="00C94488" w:rsidRPr="00926F2C" w:rsidDel="00317BE8">
          <w:rPr>
            <w:bCs/>
          </w:rPr>
          <w:delText>this</w:delText>
        </w:r>
        <w:r w:rsidR="002E045D" w:rsidRPr="00926F2C" w:rsidDel="00317BE8">
          <w:rPr>
            <w:bCs/>
          </w:rPr>
          <w:delText xml:space="preserve"> relatively short period </w:delText>
        </w:r>
      </w:del>
      <w:r w:rsidR="002E045D" w:rsidRPr="00926F2C">
        <w:rPr>
          <w:bCs/>
        </w:rPr>
        <w:t>support</w:t>
      </w:r>
      <w:ins w:id="454" w:author="Katie Lankowicz" w:date="2025-10-15T12:55:00Z" w16du:dateUtc="2025-10-15T15:55:00Z">
        <w:r w:rsidR="00317BE8">
          <w:rPr>
            <w:bCs/>
          </w:rPr>
          <w:t>ed</w:t>
        </w:r>
      </w:ins>
      <w:del w:id="455" w:author="Katie Lankowicz" w:date="2025-10-15T12:55:00Z" w16du:dateUtc="2025-10-15T15:55:00Z">
        <w:r w:rsidR="002E045D" w:rsidRPr="00926F2C" w:rsidDel="00317BE8">
          <w:rPr>
            <w:bCs/>
          </w:rPr>
          <w:delText>s</w:delText>
        </w:r>
      </w:del>
      <w:r w:rsidR="002E045D" w:rsidRPr="00926F2C">
        <w:rPr>
          <w:bCs/>
        </w:rPr>
        <w:t xml:space="preserve"> </w:t>
      </w:r>
      <w:r w:rsidR="0059204D" w:rsidRPr="00926F2C">
        <w:rPr>
          <w:bCs/>
        </w:rPr>
        <w:t>estimating</w:t>
      </w:r>
      <w:r w:rsidR="002E045D" w:rsidRPr="00926F2C">
        <w:rPr>
          <w:bCs/>
        </w:rPr>
        <w:t xml:space="preserve"> </w:t>
      </w:r>
      <w:r w:rsidR="00C94488" w:rsidRPr="00926F2C">
        <w:rPr>
          <w:bCs/>
        </w:rPr>
        <w:t xml:space="preserve">the observed </w:t>
      </w:r>
      <w:r w:rsidR="002E045D" w:rsidRPr="00926F2C">
        <w:rPr>
          <w:bCs/>
        </w:rPr>
        <w:t xml:space="preserve">growth rate as a linear </w:t>
      </w:r>
      <w:r w:rsidR="0059204D" w:rsidRPr="00926F2C">
        <w:rPr>
          <w:bCs/>
        </w:rPr>
        <w:t>relationship</w:t>
      </w:r>
      <w:del w:id="456" w:author="Katie Lankowicz" w:date="2025-10-15T13:32:00Z" w16du:dateUtc="2025-10-15T16:32:00Z">
        <w:r w:rsidR="00DF6469" w:rsidRPr="00926F2C" w:rsidDel="00317BE8">
          <w:rPr>
            <w:bCs/>
          </w:rPr>
          <w:delText xml:space="preserve">. </w:delText>
        </w:r>
        <w:r w:rsidR="0019083E" w:rsidRPr="00926F2C" w:rsidDel="00317BE8">
          <w:rPr>
            <w:bCs/>
          </w:rPr>
          <w:delText>Therefore, linear models were fit to the weekly upper and lower limits of length range</w:delText>
        </w:r>
        <w:r w:rsidR="0059204D" w:rsidRPr="00926F2C" w:rsidDel="00317BE8">
          <w:rPr>
            <w:bCs/>
          </w:rPr>
          <w:delText>s</w:delText>
        </w:r>
        <w:r w:rsidR="0019083E" w:rsidRPr="00926F2C" w:rsidDel="00317BE8">
          <w:rPr>
            <w:bCs/>
          </w:rPr>
          <w:delText xml:space="preserve"> as estimated in the previous step</w:delText>
        </w:r>
      </w:del>
      <w:r w:rsidR="0019083E" w:rsidRPr="00926F2C">
        <w:rPr>
          <w:bCs/>
        </w:rPr>
        <w:t xml:space="preserve">. Fish with lengths </w:t>
      </w:r>
      <w:del w:id="457" w:author="Katie Lankowicz" w:date="2025-10-15T12:55:00Z" w16du:dateUtc="2025-10-15T15:55:00Z">
        <w:r w:rsidR="0019083E" w:rsidRPr="00926F2C" w:rsidDel="00317BE8">
          <w:rPr>
            <w:bCs/>
          </w:rPr>
          <w:delText xml:space="preserve">within </w:delText>
        </w:r>
      </w:del>
      <w:ins w:id="458" w:author="Katie Lankowicz" w:date="2025-10-15T12:55:00Z" w16du:dateUtc="2025-10-15T15:55:00Z">
        <w:r w:rsidR="00317BE8">
          <w:rPr>
            <w:bCs/>
          </w:rPr>
          <w:t>outside</w:t>
        </w:r>
        <w:r w:rsidR="00317BE8" w:rsidRPr="00926F2C">
          <w:rPr>
            <w:bCs/>
          </w:rPr>
          <w:t xml:space="preserve"> </w:t>
        </w:r>
      </w:ins>
      <w:r w:rsidR="0019083E" w:rsidRPr="00926F2C">
        <w:rPr>
          <w:bCs/>
        </w:rPr>
        <w:t xml:space="preserve">the modeled </w:t>
      </w:r>
      <w:ins w:id="459" w:author="Katie Lankowicz" w:date="2025-10-15T12:56:00Z" w16du:dateUtc="2025-10-15T15:56:00Z">
        <w:r w:rsidR="00317BE8">
          <w:rPr>
            <w:bCs/>
          </w:rPr>
          <w:t>age-0 limits of each week were removed from further growth analyses.</w:t>
        </w:r>
      </w:ins>
      <w:ins w:id="460" w:author="Katie Lankowicz" w:date="2025-10-15T13:11:00Z" w16du:dateUtc="2025-10-15T16:11:00Z">
        <w:r w:rsidR="00317BE8">
          <w:rPr>
            <w:bCs/>
          </w:rPr>
          <w:t xml:space="preserve"> </w:t>
        </w:r>
      </w:ins>
      <w:ins w:id="461" w:author="Katie Lankowicz" w:date="2025-10-15T13:32:00Z" w16du:dateUtc="2025-10-15T16:32:00Z">
        <w:r w:rsidR="00317BE8">
          <w:rPr>
            <w:bCs/>
          </w:rPr>
          <w:t>Finally, w</w:t>
        </w:r>
      </w:ins>
      <w:ins w:id="462" w:author="Katie Lankowicz" w:date="2025-10-15T13:11:00Z" w16du:dateUtc="2025-10-15T16:11:00Z">
        <w:r w:rsidR="00317BE8" w:rsidRPr="00926F2C">
          <w:rPr>
            <w:bCs/>
          </w:rPr>
          <w:t xml:space="preserve">eighted least squares regressions were used to </w:t>
        </w:r>
        <w:r w:rsidR="00317BE8">
          <w:rPr>
            <w:bCs/>
          </w:rPr>
          <w:t xml:space="preserve">control for heteroskedasticity and estimate average weekly growth rates in each year. </w:t>
        </w:r>
      </w:ins>
      <w:del w:id="463" w:author="Katie Lankowicz" w:date="2025-10-15T12:56:00Z" w16du:dateUtc="2025-10-15T15:56:00Z">
        <w:r w:rsidR="0019083E" w:rsidRPr="00926F2C" w:rsidDel="00317BE8">
          <w:rPr>
            <w:bCs/>
          </w:rPr>
          <w:delText xml:space="preserve">limits of each week were </w:delText>
        </w:r>
        <w:r w:rsidR="00984539" w:rsidRPr="00926F2C" w:rsidDel="00317BE8">
          <w:rPr>
            <w:bCs/>
          </w:rPr>
          <w:delText xml:space="preserve">assigned to the </w:delText>
        </w:r>
        <w:r w:rsidR="00F10420" w:rsidRPr="00926F2C" w:rsidDel="00317BE8">
          <w:rPr>
            <w:bCs/>
          </w:rPr>
          <w:delText>age-0 cohort.</w:delText>
        </w:r>
        <w:r w:rsidR="00F16509" w:rsidRPr="00926F2C" w:rsidDel="00317BE8">
          <w:rPr>
            <w:bCs/>
          </w:rPr>
          <w:delText xml:space="preserve"> </w:delText>
        </w:r>
        <w:r w:rsidRPr="00926F2C" w:rsidDel="00317BE8">
          <w:rPr>
            <w:bCs/>
          </w:rPr>
          <w:delText xml:space="preserve">Fish not </w:delText>
        </w:r>
        <w:r w:rsidR="00E142AE" w:rsidRPr="00926F2C" w:rsidDel="00317BE8">
          <w:rPr>
            <w:bCs/>
          </w:rPr>
          <w:delText>assigned to</w:delText>
        </w:r>
        <w:r w:rsidRPr="00926F2C" w:rsidDel="00317BE8">
          <w:rPr>
            <w:bCs/>
          </w:rPr>
          <w:delText xml:space="preserve"> the age-0 cohort were removed from further growth analyses.</w:delText>
        </w:r>
      </w:del>
    </w:p>
    <w:p w14:paraId="5C4D8348" w14:textId="33B9E29D" w:rsidR="004E0283" w:rsidRPr="00926F2C" w:rsidDel="00317BE8" w:rsidRDefault="004E0283" w:rsidP="001F6AAD">
      <w:pPr>
        <w:spacing w:after="0" w:line="240" w:lineRule="auto"/>
        <w:rPr>
          <w:del w:id="464" w:author="Katie Lankowicz" w:date="2025-10-15T13:11:00Z" w16du:dateUtc="2025-10-15T16:11:00Z"/>
          <w:bCs/>
        </w:rPr>
      </w:pPr>
    </w:p>
    <w:p w14:paraId="7F5656CC" w14:textId="6225998C" w:rsidR="00ED01C5" w:rsidDel="00317BE8" w:rsidRDefault="00ED01C5" w:rsidP="001F6AAD">
      <w:pPr>
        <w:spacing w:after="0" w:line="240" w:lineRule="auto"/>
        <w:rPr>
          <w:del w:id="465" w:author="Katie Lankowicz" w:date="2025-10-15T13:02:00Z" w16du:dateUtc="2025-10-15T16:02:00Z"/>
          <w:bCs/>
        </w:rPr>
      </w:pPr>
      <w:del w:id="466" w:author="Katie Lankowicz" w:date="2025-10-15T13:11:00Z" w16du:dateUtc="2025-10-15T16:11:00Z">
        <w:r w:rsidRPr="00926F2C" w:rsidDel="00317BE8">
          <w:rPr>
            <w:bCs/>
          </w:rPr>
          <w:delText>The weekly length distribution</w:delText>
        </w:r>
        <w:r w:rsidR="00926F2C" w:rsidRPr="00926F2C" w:rsidDel="00317BE8">
          <w:rPr>
            <w:bCs/>
          </w:rPr>
          <w:delText>s</w:delText>
        </w:r>
        <w:r w:rsidRPr="00926F2C" w:rsidDel="00317BE8">
          <w:rPr>
            <w:bCs/>
          </w:rPr>
          <w:delText xml:space="preserve"> of both age-0 silverside</w:delText>
        </w:r>
        <w:r w:rsidR="0059204D" w:rsidRPr="00926F2C" w:rsidDel="00317BE8">
          <w:rPr>
            <w:bCs/>
          </w:rPr>
          <w:delText>s</w:delText>
        </w:r>
        <w:r w:rsidRPr="00926F2C" w:rsidDel="00317BE8">
          <w:rPr>
            <w:bCs/>
          </w:rPr>
          <w:delText xml:space="preserve"> and age-0 herring in each year often exhibited higher variance in later weeks </w:delText>
        </w:r>
      </w:del>
      <w:del w:id="467" w:author="Katie Lankowicz" w:date="2025-10-14T14:17:00Z" w16du:dateUtc="2025-10-14T17:17:00Z">
        <w:r w:rsidRPr="00926F2C" w:rsidDel="008749F6">
          <w:rPr>
            <w:bCs/>
          </w:rPr>
          <w:delText>as compared to</w:delText>
        </w:r>
      </w:del>
      <w:del w:id="468" w:author="Katie Lankowicz" w:date="2025-10-15T13:11:00Z" w16du:dateUtc="2025-10-15T16:11:00Z">
        <w:r w:rsidRPr="00926F2C" w:rsidDel="00317BE8">
          <w:rPr>
            <w:bCs/>
          </w:rPr>
          <w:delText xml:space="preserve"> earlier weeks. Weighted least squares regressions were used to </w:delText>
        </w:r>
        <w:r w:rsidR="00E142AE" w:rsidRPr="00926F2C" w:rsidDel="00317BE8">
          <w:rPr>
            <w:bCs/>
          </w:rPr>
          <w:delText>control</w:delText>
        </w:r>
        <w:r w:rsidRPr="00926F2C" w:rsidDel="00317BE8">
          <w:rPr>
            <w:bCs/>
          </w:rPr>
          <w:delText xml:space="preserve"> </w:delText>
        </w:r>
        <w:r w:rsidR="00E142AE" w:rsidRPr="00926F2C" w:rsidDel="00317BE8">
          <w:rPr>
            <w:bCs/>
          </w:rPr>
          <w:delText xml:space="preserve">for </w:delText>
        </w:r>
        <w:r w:rsidRPr="00926F2C" w:rsidDel="00317BE8">
          <w:rPr>
            <w:bCs/>
          </w:rPr>
          <w:delText>this heteroskedasticity</w:delText>
        </w:r>
      </w:del>
      <w:ins w:id="469" w:author="Katie Lankowicz" w:date="2025-10-15T13:34:00Z" w16du:dateUtc="2025-10-15T16:34:00Z">
        <w:r w:rsidR="00317BE8">
          <w:rPr>
            <w:bCs/>
          </w:rPr>
          <w:t>T</w:t>
        </w:r>
      </w:ins>
      <w:del w:id="470" w:author="Katie Lankowicz" w:date="2025-10-15T13:00:00Z" w16du:dateUtc="2025-10-15T16:00:00Z">
        <w:r w:rsidRPr="00926F2C" w:rsidDel="00317BE8">
          <w:rPr>
            <w:bCs/>
          </w:rPr>
          <w:delText>.</w:delText>
        </w:r>
      </w:del>
      <w:del w:id="471" w:author="Katie Lankowicz" w:date="2025-10-15T13:01:00Z" w16du:dateUtc="2025-10-15T16:01:00Z">
        <w:r w:rsidRPr="00926F2C" w:rsidDel="00317BE8">
          <w:rPr>
            <w:bCs/>
          </w:rPr>
          <w:delText xml:space="preserve"> In these models, </w:delText>
        </w:r>
        <w:r w:rsidR="0059204D" w:rsidRPr="00926F2C" w:rsidDel="00317BE8">
          <w:rPr>
            <w:bCs/>
          </w:rPr>
          <w:delText xml:space="preserve">the </w:delText>
        </w:r>
        <w:r w:rsidRPr="00926F2C" w:rsidDel="00317BE8">
          <w:rPr>
            <w:bCs/>
          </w:rPr>
          <w:delText>length</w:delText>
        </w:r>
        <w:r w:rsidR="00E142AE" w:rsidRPr="00926F2C" w:rsidDel="00317BE8">
          <w:rPr>
            <w:bCs/>
          </w:rPr>
          <w:delText>s</w:delText>
        </w:r>
        <w:r w:rsidRPr="00926F2C" w:rsidDel="00317BE8">
          <w:rPr>
            <w:bCs/>
          </w:rPr>
          <w:delText xml:space="preserve"> of the selected fishes </w:delText>
        </w:r>
        <w:r w:rsidR="00E142AE" w:rsidRPr="00926F2C" w:rsidDel="00317BE8">
          <w:rPr>
            <w:bCs/>
          </w:rPr>
          <w:delText>were</w:delText>
        </w:r>
        <w:r w:rsidRPr="00926F2C" w:rsidDel="00317BE8">
          <w:rPr>
            <w:bCs/>
          </w:rPr>
          <w:delText xml:space="preserve"> the response variable and </w:delText>
        </w:r>
        <w:r w:rsidR="0059204D" w:rsidRPr="00926F2C" w:rsidDel="00317BE8">
          <w:rPr>
            <w:bCs/>
          </w:rPr>
          <w:delText xml:space="preserve">the numeric </w:delText>
        </w:r>
        <w:r w:rsidRPr="00926F2C" w:rsidDel="00317BE8">
          <w:rPr>
            <w:bCs/>
          </w:rPr>
          <w:delText xml:space="preserve">week of </w:delText>
        </w:r>
        <w:r w:rsidR="0059204D" w:rsidRPr="00926F2C" w:rsidDel="00317BE8">
          <w:rPr>
            <w:bCs/>
          </w:rPr>
          <w:delText xml:space="preserve">the </w:delText>
        </w:r>
        <w:r w:rsidRPr="00926F2C" w:rsidDel="00317BE8">
          <w:rPr>
            <w:bCs/>
          </w:rPr>
          <w:delText xml:space="preserve">year was the </w:delText>
        </w:r>
        <w:r w:rsidR="00E142AE" w:rsidRPr="00926F2C" w:rsidDel="00317BE8">
          <w:rPr>
            <w:bCs/>
          </w:rPr>
          <w:delText>explanatory</w:delText>
        </w:r>
        <w:r w:rsidRPr="00926F2C" w:rsidDel="00317BE8">
          <w:rPr>
            <w:bCs/>
          </w:rPr>
          <w:delText xml:space="preserve"> variable. The weekly growth rate of the age-0 cohort of each species in each year was therefore defined as the slope of the regression fit to the weekly </w:delText>
        </w:r>
        <w:r w:rsidR="00E142AE" w:rsidRPr="00926F2C" w:rsidDel="00317BE8">
          <w:rPr>
            <w:bCs/>
          </w:rPr>
          <w:delText xml:space="preserve">age-0 cohort </w:delText>
        </w:r>
        <w:r w:rsidRPr="00926F2C" w:rsidDel="00317BE8">
          <w:rPr>
            <w:bCs/>
          </w:rPr>
          <w:delText xml:space="preserve">length frequency distribution data. </w:delText>
        </w:r>
      </w:del>
      <w:del w:id="472" w:author="Katie Lankowicz" w:date="2025-10-15T13:02:00Z" w16du:dateUtc="2025-10-15T16:02:00Z">
        <w:r w:rsidR="004D46E9" w:rsidRPr="00926F2C" w:rsidDel="00317BE8">
          <w:rPr>
            <w:bCs/>
          </w:rPr>
          <w:delText>T</w:delText>
        </w:r>
      </w:del>
      <w:r w:rsidR="004D46E9" w:rsidRPr="00926F2C">
        <w:rPr>
          <w:bCs/>
        </w:rPr>
        <w:t xml:space="preserve">wo-sided </w:t>
      </w:r>
      <w:r w:rsidRPr="00926F2C">
        <w:rPr>
          <w:bCs/>
        </w:rPr>
        <w:t>Welch’s t-tests were</w:t>
      </w:r>
      <w:ins w:id="473" w:author="Katie Lankowicz" w:date="2025-10-15T13:34:00Z" w16du:dateUtc="2025-10-15T16:34:00Z">
        <w:r w:rsidR="00317BE8">
          <w:rPr>
            <w:bCs/>
          </w:rPr>
          <w:t xml:space="preserve"> then</w:t>
        </w:r>
      </w:ins>
      <w:r w:rsidRPr="00926F2C">
        <w:rPr>
          <w:bCs/>
        </w:rPr>
        <w:t xml:space="preserve"> used to compare weekly growth rates </w:t>
      </w:r>
      <w:ins w:id="474" w:author="Katie Lankowicz" w:date="2025-10-15T13:02:00Z" w16du:dateUtc="2025-10-15T16:02:00Z">
        <w:r w:rsidR="00317BE8">
          <w:rPr>
            <w:bCs/>
          </w:rPr>
          <w:t xml:space="preserve">in </w:t>
        </w:r>
      </w:ins>
      <w:ins w:id="475" w:author="Katie Lankowicz" w:date="2025-10-21T15:57:00Z" w16du:dateUtc="2025-10-21T19:57:00Z">
        <w:r w:rsidR="00CB2CCF">
          <w:rPr>
            <w:bCs/>
          </w:rPr>
          <w:t>anomalously warm and anomalously cool years.</w:t>
        </w:r>
      </w:ins>
      <w:del w:id="476" w:author="Katie Lankowicz" w:date="2025-10-15T13:02:00Z" w16du:dateUtc="2025-10-15T16:02:00Z">
        <w:r w:rsidRPr="00926F2C" w:rsidDel="00317BE8">
          <w:rPr>
            <w:bCs/>
          </w:rPr>
          <w:delText>within each species between years with an annual temperature above the CRP average (“warmer” years) and those with an annual average temperature below the CRP average (“cooler” years).</w:delText>
        </w:r>
      </w:del>
    </w:p>
    <w:p w14:paraId="0E7733D1" w14:textId="77777777" w:rsidR="00317BE8" w:rsidRPr="00926F2C" w:rsidRDefault="00317BE8" w:rsidP="00317BE8">
      <w:pPr>
        <w:spacing w:after="0" w:line="240" w:lineRule="auto"/>
        <w:rPr>
          <w:ins w:id="477" w:author="Katie Lankowicz" w:date="2025-10-15T13:02:00Z" w16du:dateUtc="2025-10-15T16:02:00Z"/>
          <w:bCs/>
        </w:rPr>
      </w:pPr>
    </w:p>
    <w:p w14:paraId="2389BE32" w14:textId="77777777" w:rsidR="001F1CA4" w:rsidRPr="00926F2C" w:rsidRDefault="001F1CA4" w:rsidP="00317BE8">
      <w:pPr>
        <w:spacing w:after="0" w:line="240" w:lineRule="auto"/>
        <w:rPr>
          <w:bCs/>
          <w:color w:val="4472C4"/>
        </w:rPr>
      </w:pPr>
    </w:p>
    <w:p w14:paraId="25B1B6B4" w14:textId="2B5C99E4" w:rsidR="00562A5F" w:rsidRPr="00926F2C" w:rsidRDefault="00625EFB" w:rsidP="0005676A">
      <w:pPr>
        <w:spacing w:after="0" w:line="240" w:lineRule="auto"/>
        <w:rPr>
          <w:bCs/>
          <w:color w:val="4472C4"/>
        </w:rPr>
      </w:pPr>
      <w:ins w:id="478" w:author="Katie Lankowicz" w:date="2025-10-15T14:31:00Z" w16du:dateUtc="2025-10-15T17:31:00Z">
        <w:r>
          <w:rPr>
            <w:bCs/>
            <w:color w:val="4472C4"/>
          </w:rPr>
          <w:t>2</w:t>
        </w:r>
      </w:ins>
      <w:del w:id="479" w:author="Katie Lankowicz" w:date="2025-10-15T14:31:00Z" w16du:dateUtc="2025-10-15T17:31:00Z">
        <w:r w:rsidR="00562A5F" w:rsidRPr="00926F2C" w:rsidDel="00625EFB">
          <w:rPr>
            <w:bCs/>
            <w:color w:val="4472C4"/>
          </w:rPr>
          <w:delText>3</w:delText>
        </w:r>
      </w:del>
      <w:r w:rsidR="00562A5F" w:rsidRPr="00926F2C">
        <w:rPr>
          <w:bCs/>
          <w:color w:val="4472C4"/>
        </w:rPr>
        <w:t>.3.2</w:t>
      </w:r>
      <w:r w:rsidR="00562A5F" w:rsidRPr="00926F2C">
        <w:rPr>
          <w:bCs/>
          <w:color w:val="4472C4"/>
        </w:rPr>
        <w:tab/>
      </w:r>
      <w:r w:rsidR="001579FC" w:rsidRPr="00926F2C">
        <w:rPr>
          <w:bCs/>
          <w:color w:val="4472C4"/>
        </w:rPr>
        <w:t>Effects on catch</w:t>
      </w:r>
    </w:p>
    <w:p w14:paraId="6CB1FC89" w14:textId="342DFD31" w:rsidR="00ED01C5" w:rsidRPr="00926F2C" w:rsidRDefault="00E142AE" w:rsidP="0005676A">
      <w:pPr>
        <w:spacing w:after="0" w:line="240" w:lineRule="auto"/>
        <w:rPr>
          <w:bCs/>
        </w:rPr>
      </w:pPr>
      <w:del w:id="480" w:author="Katie Lankowicz" w:date="2025-10-21T15:58:00Z" w16du:dateUtc="2025-10-21T19:58:00Z">
        <w:r w:rsidRPr="00926F2C" w:rsidDel="00CB2CCF">
          <w:rPr>
            <w:bCs/>
          </w:rPr>
          <w:delText>Generalized</w:delText>
        </w:r>
        <w:r w:rsidR="00ED01C5" w:rsidRPr="00926F2C" w:rsidDel="00CB2CCF">
          <w:rPr>
            <w:bCs/>
          </w:rPr>
          <w:delText xml:space="preserve"> additive models</w:delText>
        </w:r>
      </w:del>
      <w:ins w:id="481" w:author="Katie Lankowicz" w:date="2025-10-21T15:58:00Z" w16du:dateUtc="2025-10-21T19:58:00Z">
        <w:r w:rsidR="00CB2CCF">
          <w:rPr>
            <w:bCs/>
          </w:rPr>
          <w:t>GAMs</w:t>
        </w:r>
      </w:ins>
      <w:r w:rsidR="00ED01C5" w:rsidRPr="00926F2C">
        <w:rPr>
          <w:bCs/>
        </w:rPr>
        <w:t xml:space="preserve"> were used to model </w:t>
      </w:r>
      <w:del w:id="482" w:author="Katie Lankowicz" w:date="2025-10-22T13:14:00Z" w16du:dateUtc="2025-10-22T17:14:00Z">
        <w:r w:rsidR="00ED01C5" w:rsidRPr="00926F2C" w:rsidDel="007500E3">
          <w:rPr>
            <w:bCs/>
          </w:rPr>
          <w:delText xml:space="preserve">changes in </w:delText>
        </w:r>
      </w:del>
      <w:r w:rsidR="00ED01C5" w:rsidRPr="00926F2C">
        <w:rPr>
          <w:bCs/>
        </w:rPr>
        <w:t xml:space="preserve">herring and silverside catch along environmental gradients and through time. Catch data for herring and silverside </w:t>
      </w:r>
      <w:del w:id="483" w:author="Katie Lankowicz" w:date="2025-10-15T13:34:00Z" w16du:dateUtc="2025-10-15T16:34:00Z">
        <w:r w:rsidR="00ED01C5" w:rsidRPr="00926F2C" w:rsidDel="00317BE8">
          <w:rPr>
            <w:bCs/>
          </w:rPr>
          <w:delText xml:space="preserve">was </w:delText>
        </w:r>
      </w:del>
      <w:ins w:id="484" w:author="Katie Lankowicz" w:date="2025-10-15T13:34:00Z" w16du:dateUtc="2025-10-15T16:34:00Z">
        <w:r w:rsidR="00317BE8" w:rsidRPr="00926F2C">
          <w:rPr>
            <w:bCs/>
          </w:rPr>
          <w:t>w</w:t>
        </w:r>
        <w:r w:rsidR="00317BE8">
          <w:rPr>
            <w:bCs/>
          </w:rPr>
          <w:t>ere</w:t>
        </w:r>
        <w:r w:rsidR="00317BE8" w:rsidRPr="00926F2C">
          <w:rPr>
            <w:bCs/>
          </w:rPr>
          <w:t xml:space="preserve"> </w:t>
        </w:r>
      </w:ins>
      <w:r w:rsidR="00ED01C5" w:rsidRPr="00926F2C">
        <w:rPr>
          <w:bCs/>
        </w:rPr>
        <w:t>filtered to only include observations where the time of the observation and the surface temperature were recorded. It is important to note that</w:t>
      </w:r>
      <w:r w:rsidR="0059204D" w:rsidRPr="00926F2C">
        <w:rPr>
          <w:bCs/>
        </w:rPr>
        <w:t>,</w:t>
      </w:r>
      <w:r w:rsidR="00ED01C5" w:rsidRPr="00926F2C">
        <w:rPr>
          <w:bCs/>
        </w:rPr>
        <w:t xml:space="preserve"> unlike the growth analysis, these GAMs</w:t>
      </w:r>
      <w:r w:rsidR="0059204D" w:rsidRPr="00926F2C">
        <w:rPr>
          <w:bCs/>
        </w:rPr>
        <w:t xml:space="preserve"> use all catch data and do not</w:t>
      </w:r>
      <w:r w:rsidR="00ED01C5" w:rsidRPr="00926F2C">
        <w:rPr>
          <w:bCs/>
        </w:rPr>
        <w:t xml:space="preserve"> focus on </w:t>
      </w:r>
      <w:r w:rsidR="0059204D" w:rsidRPr="00926F2C">
        <w:rPr>
          <w:bCs/>
        </w:rPr>
        <w:t xml:space="preserve">only age-0 </w:t>
      </w:r>
      <w:del w:id="485" w:author="Katie Lankowicz" w:date="2025-10-15T13:34:00Z" w16du:dateUtc="2025-10-15T16:34:00Z">
        <w:r w:rsidR="0059204D" w:rsidRPr="00926F2C" w:rsidDel="00317BE8">
          <w:rPr>
            <w:bCs/>
          </w:rPr>
          <w:delText>fishes</w:delText>
        </w:r>
      </w:del>
      <w:ins w:id="486" w:author="Katie Lankowicz" w:date="2025-10-15T13:34:00Z" w16du:dateUtc="2025-10-15T16:34:00Z">
        <w:r w:rsidR="00317BE8">
          <w:rPr>
            <w:bCs/>
          </w:rPr>
          <w:t>individuals</w:t>
        </w:r>
      </w:ins>
      <w:r w:rsidR="00ED01C5" w:rsidRPr="00926F2C">
        <w:rPr>
          <w:bCs/>
        </w:rPr>
        <w:t xml:space="preserve">. </w:t>
      </w:r>
      <w:r w:rsidR="001579FC" w:rsidRPr="00926F2C">
        <w:rPr>
          <w:bCs/>
        </w:rPr>
        <w:t xml:space="preserve">GAMs were fit with a negative </w:t>
      </w:r>
      <w:r w:rsidRPr="00926F2C">
        <w:rPr>
          <w:bCs/>
        </w:rPr>
        <w:t>binomial</w:t>
      </w:r>
      <w:r w:rsidR="001579FC" w:rsidRPr="00926F2C">
        <w:rPr>
          <w:bCs/>
        </w:rPr>
        <w:t xml:space="preserve"> error distribution family and a log-link function due to the zero-inflated and overdispersed nature of the catch data. Thin-plate regression splines were fit to all continuous numeric variables and interaction terms.</w:t>
      </w:r>
    </w:p>
    <w:p w14:paraId="3135603A" w14:textId="77777777" w:rsidR="00ED01C5" w:rsidRPr="00926F2C" w:rsidRDefault="00ED01C5" w:rsidP="0005676A">
      <w:pPr>
        <w:spacing w:after="0" w:line="240" w:lineRule="auto"/>
        <w:rPr>
          <w:bCs/>
        </w:rPr>
      </w:pPr>
    </w:p>
    <w:p w14:paraId="1CEDDC30" w14:textId="67CFE539" w:rsidR="001F1CA4" w:rsidRPr="00926F2C" w:rsidRDefault="00ED01C5" w:rsidP="0005676A">
      <w:pPr>
        <w:spacing w:after="0" w:line="240" w:lineRule="auto"/>
        <w:rPr>
          <w:bCs/>
        </w:rPr>
      </w:pPr>
      <w:del w:id="487" w:author="Katie Lankowicz" w:date="2025-10-15T13:12:00Z" w16du:dateUtc="2025-10-15T16:12:00Z">
        <w:r w:rsidRPr="00926F2C" w:rsidDel="00317BE8">
          <w:rPr>
            <w:bCs/>
          </w:rPr>
          <w:delText>Environmental variables tested as explanatory</w:delText>
        </w:r>
      </w:del>
      <w:ins w:id="488" w:author="Katie Lankowicz" w:date="2025-10-15T13:12:00Z" w16du:dateUtc="2025-10-15T16:12:00Z">
        <w:r w:rsidR="00317BE8">
          <w:rPr>
            <w:bCs/>
          </w:rPr>
          <w:t>Potential explanatory</w:t>
        </w:r>
      </w:ins>
      <w:ins w:id="489" w:author="Katie Lankowicz" w:date="2025-10-15T13:22:00Z" w16du:dateUtc="2025-10-15T16:22:00Z">
        <w:r w:rsidR="00317BE8">
          <w:rPr>
            <w:bCs/>
          </w:rPr>
          <w:t xml:space="preserve"> environmental</w:t>
        </w:r>
      </w:ins>
      <w:r w:rsidRPr="00926F2C">
        <w:rPr>
          <w:bCs/>
        </w:rPr>
        <w:t xml:space="preserve"> variables included </w:t>
      </w:r>
      <w:del w:id="490" w:author="Katie Lankowicz" w:date="2025-10-15T13:24:00Z" w16du:dateUtc="2025-10-15T16:24:00Z">
        <w:r w:rsidRPr="00926F2C" w:rsidDel="00317BE8">
          <w:rPr>
            <w:bCs/>
          </w:rPr>
          <w:delText xml:space="preserve">surface temperature </w:delText>
        </w:r>
        <w:r w:rsidDel="00317BE8">
          <w:rPr>
            <w:bCs/>
          </w:rPr>
          <w:delText>(</w:delText>
        </w:r>
        <w:r w:rsidR="005B3CE9" w:rsidDel="00317BE8">
          <w:rPr>
            <w:bCs/>
          </w:rPr>
          <w:delText>°</w:delText>
        </w:r>
        <w:r w:rsidRPr="00926F2C" w:rsidDel="00317BE8">
          <w:rPr>
            <w:bCs/>
          </w:rPr>
          <w:delText xml:space="preserve">C), </w:delText>
        </w:r>
      </w:del>
      <w:r w:rsidRPr="00926F2C">
        <w:rPr>
          <w:bCs/>
        </w:rPr>
        <w:t xml:space="preserve">substrate type, weather conditions, tidal state (rising or falling), </w:t>
      </w:r>
      <w:del w:id="491" w:author="Katie Lankowicz" w:date="2025-10-15T13:24:00Z" w16du:dateUtc="2025-10-15T16:24:00Z">
        <w:r w:rsidRPr="00926F2C" w:rsidDel="00317BE8">
          <w:rPr>
            <w:bCs/>
          </w:rPr>
          <w:delText xml:space="preserve">and </w:delText>
        </w:r>
      </w:del>
      <w:r w:rsidRPr="00926F2C">
        <w:rPr>
          <w:bCs/>
        </w:rPr>
        <w:t>water level</w:t>
      </w:r>
      <w:r w:rsidR="00792C70" w:rsidRPr="00926F2C">
        <w:rPr>
          <w:bCs/>
        </w:rPr>
        <w:t xml:space="preserve"> (m) </w:t>
      </w:r>
      <w:del w:id="492" w:author="Katie Lankowicz" w:date="2025-10-14T14:17:00Z" w16du:dateUtc="2025-10-14T17:17:00Z">
        <w:r w:rsidR="00792C70" w:rsidRPr="00926F2C" w:rsidDel="008749F6">
          <w:rPr>
            <w:bCs/>
          </w:rPr>
          <w:delText>as compared to</w:delText>
        </w:r>
      </w:del>
      <w:ins w:id="493" w:author="Katie Lankowicz" w:date="2025-10-14T14:17:00Z" w16du:dateUtc="2025-10-14T17:17:00Z">
        <w:r w:rsidR="008749F6">
          <w:rPr>
            <w:bCs/>
          </w:rPr>
          <w:t>compared to</w:t>
        </w:r>
      </w:ins>
      <w:r w:rsidR="00792C70" w:rsidRPr="00926F2C">
        <w:rPr>
          <w:bCs/>
        </w:rPr>
        <w:t xml:space="preserve"> the Mean Low</w:t>
      </w:r>
      <w:r w:rsidR="00926F2C" w:rsidRPr="00926F2C">
        <w:rPr>
          <w:bCs/>
        </w:rPr>
        <w:t>er</w:t>
      </w:r>
      <w:r w:rsidR="00792C70" w:rsidRPr="00926F2C">
        <w:rPr>
          <w:bCs/>
        </w:rPr>
        <w:t xml:space="preserve"> Low Water (MLLW) datum</w:t>
      </w:r>
      <w:ins w:id="494" w:author="Katie Lankowicz" w:date="2025-10-15T13:24:00Z" w16du:dateUtc="2025-10-15T16:24:00Z">
        <w:r w:rsidR="00317BE8">
          <w:rPr>
            <w:bCs/>
          </w:rPr>
          <w:t xml:space="preserve">, and </w:t>
        </w:r>
        <w:r w:rsidR="00317BE8" w:rsidRPr="00926F2C">
          <w:rPr>
            <w:bCs/>
          </w:rPr>
          <w:t xml:space="preserve">surface temperature </w:t>
        </w:r>
        <w:r w:rsidR="00317BE8">
          <w:rPr>
            <w:bCs/>
          </w:rPr>
          <w:t>(°</w:t>
        </w:r>
        <w:r w:rsidR="00317BE8" w:rsidRPr="00926F2C">
          <w:rPr>
            <w:bCs/>
          </w:rPr>
          <w:t>C)</w:t>
        </w:r>
      </w:ins>
      <w:del w:id="495" w:author="Katie Lankowicz" w:date="2025-10-15T13:18:00Z" w16du:dateUtc="2025-10-15T16:18:00Z">
        <w:r w:rsidR="00792C70" w:rsidRPr="00926F2C" w:rsidDel="00317BE8">
          <w:rPr>
            <w:bCs/>
          </w:rPr>
          <w:delText xml:space="preserve"> at the time and location of each seine haul</w:delText>
        </w:r>
      </w:del>
      <w:r w:rsidRPr="00926F2C">
        <w:rPr>
          <w:bCs/>
        </w:rPr>
        <w:t xml:space="preserve">. </w:t>
      </w:r>
      <w:ins w:id="496" w:author="Katie Lankowicz" w:date="2025-10-15T13:26:00Z" w16du:dateUtc="2025-10-15T16:26:00Z">
        <w:r w:rsidR="00317BE8">
          <w:rPr>
            <w:bCs/>
          </w:rPr>
          <w:t>S</w:t>
        </w:r>
        <w:r w:rsidR="00317BE8" w:rsidRPr="00926F2C">
          <w:rPr>
            <w:bCs/>
          </w:rPr>
          <w:t>ubstrate type</w:t>
        </w:r>
        <w:r w:rsidR="00317BE8">
          <w:rPr>
            <w:bCs/>
          </w:rPr>
          <w:t xml:space="preserve">, </w:t>
        </w:r>
        <w:r w:rsidR="00317BE8" w:rsidRPr="00926F2C">
          <w:rPr>
            <w:bCs/>
          </w:rPr>
          <w:t>weather conditions</w:t>
        </w:r>
        <w:r w:rsidR="00317BE8">
          <w:rPr>
            <w:bCs/>
          </w:rPr>
          <w:t xml:space="preserve">, and tidal state </w:t>
        </w:r>
        <w:r w:rsidR="00317BE8" w:rsidRPr="00926F2C">
          <w:rPr>
            <w:bCs/>
          </w:rPr>
          <w:t xml:space="preserve">were included as fixed-effect factor variables. </w:t>
        </w:r>
      </w:ins>
      <w:del w:id="497" w:author="Katie Lankowicz" w:date="2025-10-15T13:18:00Z" w16du:dateUtc="2025-10-15T16:18:00Z">
        <w:r w:rsidR="001579FC" w:rsidRPr="00926F2C" w:rsidDel="00317BE8">
          <w:rPr>
            <w:bCs/>
          </w:rPr>
          <w:delText xml:space="preserve">Surface temperature data were collected immediately after each seine. </w:delText>
        </w:r>
      </w:del>
      <w:del w:id="498" w:author="Katie Lankowicz" w:date="2025-10-15T13:04:00Z" w16du:dateUtc="2025-10-15T16:04:00Z">
        <w:r w:rsidR="001579FC" w:rsidRPr="00926F2C" w:rsidDel="00317BE8">
          <w:rPr>
            <w:bCs/>
          </w:rPr>
          <w:delText xml:space="preserve">Though salinity data were also collected, there were several long gaps in data availability from sensor failures. Thus, salinity could not be included as an environmental variable. </w:delText>
        </w:r>
      </w:del>
      <w:del w:id="499" w:author="Katie Lankowicz" w:date="2025-10-15T13:18:00Z" w16du:dateUtc="2025-10-15T16:18:00Z">
        <w:r w:rsidR="004B3608" w:rsidRPr="00926F2C" w:rsidDel="00317BE8">
          <w:rPr>
            <w:bCs/>
          </w:rPr>
          <w:delText>The s</w:delText>
        </w:r>
        <w:r w:rsidRPr="00926F2C" w:rsidDel="00317BE8">
          <w:rPr>
            <w:bCs/>
          </w:rPr>
          <w:delText xml:space="preserve">ubstrate </w:delText>
        </w:r>
        <w:r w:rsidR="00792C70" w:rsidRPr="00926F2C" w:rsidDel="00317BE8">
          <w:rPr>
            <w:bCs/>
          </w:rPr>
          <w:delText xml:space="preserve">at each sampling site </w:delText>
        </w:r>
        <w:r w:rsidRPr="00926F2C" w:rsidDel="00317BE8">
          <w:rPr>
            <w:bCs/>
          </w:rPr>
          <w:delText xml:space="preserve">was categorized as mud, sand, or sand/gravel mixture </w:delText>
        </w:r>
        <w:r w:rsidR="001579FC" w:rsidRPr="00926F2C" w:rsidDel="00317BE8">
          <w:rPr>
            <w:bCs/>
          </w:rPr>
          <w:delText>according to</w:delText>
        </w:r>
        <w:r w:rsidRPr="00926F2C" w:rsidDel="00317BE8">
          <w:rPr>
            <w:bCs/>
          </w:rPr>
          <w:delText xml:space="preserve"> an estimate of average grain size within the </w:delText>
        </w:r>
        <w:r w:rsidR="0059204D" w:rsidRPr="00926F2C" w:rsidDel="00317BE8">
          <w:rPr>
            <w:bCs/>
          </w:rPr>
          <w:delText>sampled</w:delText>
        </w:r>
        <w:r w:rsidRPr="00926F2C" w:rsidDel="00317BE8">
          <w:rPr>
            <w:bCs/>
          </w:rPr>
          <w:delText xml:space="preserve"> area. Weather conditions were categorized into sunny, partly cloudy, overcast, or rainy. </w:delText>
        </w:r>
      </w:del>
      <w:del w:id="500" w:author="Katie Lankowicz" w:date="2025-10-15T13:25:00Z" w16du:dateUtc="2025-10-15T16:25:00Z">
        <w:r w:rsidR="004808FE" w:rsidRPr="00926F2C" w:rsidDel="00317BE8">
          <w:rPr>
            <w:bCs/>
          </w:rPr>
          <w:delText>Both s</w:delText>
        </w:r>
      </w:del>
      <w:del w:id="501" w:author="Katie Lankowicz" w:date="2025-10-15T13:26:00Z" w16du:dateUtc="2025-10-15T16:26:00Z">
        <w:r w:rsidR="004808FE" w:rsidRPr="00926F2C" w:rsidDel="00317BE8">
          <w:rPr>
            <w:bCs/>
          </w:rPr>
          <w:delText xml:space="preserve">ubstrate type and weather conditions were included as fixed-effect factor variables. </w:delText>
        </w:r>
      </w:del>
      <w:del w:id="502" w:author="Katie Lankowicz" w:date="2025-10-15T13:18:00Z" w16du:dateUtc="2025-10-15T16:18:00Z">
        <w:r w:rsidRPr="00926F2C" w:rsidDel="00317BE8">
          <w:rPr>
            <w:bCs/>
          </w:rPr>
          <w:delText xml:space="preserve">Tidal </w:delText>
        </w:r>
        <w:r w:rsidR="001579FC" w:rsidRPr="00926F2C" w:rsidDel="00317BE8">
          <w:rPr>
            <w:bCs/>
          </w:rPr>
          <w:delText>data were</w:delText>
        </w:r>
        <w:r w:rsidRPr="00926F2C" w:rsidDel="00317BE8">
          <w:rPr>
            <w:bCs/>
          </w:rPr>
          <w:delText xml:space="preserve"> extracted from the nearby Portland Harbor tide gauge. </w:delText>
        </w:r>
      </w:del>
      <w:r w:rsidRPr="00926F2C">
        <w:rPr>
          <w:bCs/>
        </w:rPr>
        <w:t xml:space="preserve">Water level </w:t>
      </w:r>
      <w:r w:rsidR="00E142AE" w:rsidRPr="00926F2C">
        <w:rPr>
          <w:bCs/>
        </w:rPr>
        <w:t xml:space="preserve">data </w:t>
      </w:r>
      <w:ins w:id="503" w:author="Katie Lankowicz" w:date="2025-10-15T13:18:00Z" w16du:dateUtc="2025-10-15T16:18:00Z">
        <w:r w:rsidR="00317BE8">
          <w:rPr>
            <w:bCs/>
          </w:rPr>
          <w:t>from the</w:t>
        </w:r>
      </w:ins>
      <w:ins w:id="504" w:author="Katie Lankowicz" w:date="2025-10-15T13:19:00Z" w16du:dateUtc="2025-10-15T16:19:00Z">
        <w:r w:rsidR="00317BE8">
          <w:rPr>
            <w:bCs/>
          </w:rPr>
          <w:t xml:space="preserve"> Portland Harbor tide gauge </w:t>
        </w:r>
      </w:ins>
      <w:r w:rsidRPr="00926F2C">
        <w:rPr>
          <w:bCs/>
        </w:rPr>
        <w:t>w</w:t>
      </w:r>
      <w:r w:rsidR="00E142AE" w:rsidRPr="00926F2C">
        <w:rPr>
          <w:bCs/>
        </w:rPr>
        <w:t>ere</w:t>
      </w:r>
      <w:r w:rsidRPr="00926F2C">
        <w:rPr>
          <w:bCs/>
        </w:rPr>
        <w:t xml:space="preserve"> </w:t>
      </w:r>
      <w:del w:id="505" w:author="Katie Lankowicz" w:date="2025-10-15T13:23:00Z" w16du:dateUtc="2025-10-15T16:23:00Z">
        <w:r w:rsidRPr="00926F2C" w:rsidDel="00317BE8">
          <w:rPr>
            <w:bCs/>
          </w:rPr>
          <w:delText xml:space="preserve">extracted at </w:delText>
        </w:r>
        <w:r w:rsidR="0059204D" w:rsidRPr="00926F2C" w:rsidDel="00317BE8">
          <w:rPr>
            <w:bCs/>
          </w:rPr>
          <w:delText xml:space="preserve">the </w:delText>
        </w:r>
        <w:r w:rsidRPr="00926F2C" w:rsidDel="00317BE8">
          <w:rPr>
            <w:bCs/>
          </w:rPr>
          <w:delText>native 6-minute frequency, then interpolated and smoothed to a 1-minute frequenc</w:delText>
        </w:r>
      </w:del>
      <w:del w:id="506" w:author="Katie Lankowicz" w:date="2025-10-15T13:13:00Z" w16du:dateUtc="2025-10-15T16:13:00Z">
        <w:r w:rsidRPr="00926F2C" w:rsidDel="00317BE8">
          <w:rPr>
            <w:bCs/>
          </w:rPr>
          <w:delText>y</w:delText>
        </w:r>
        <w:r w:rsidR="0059204D" w:rsidRPr="00926F2C" w:rsidDel="00317BE8">
          <w:rPr>
            <w:bCs/>
          </w:rPr>
          <w:delText xml:space="preserve"> for</w:delText>
        </w:r>
        <w:r w:rsidRPr="00926F2C" w:rsidDel="00317BE8">
          <w:rPr>
            <w:bCs/>
          </w:rPr>
          <w:delText xml:space="preserve"> every summer </w:delText>
        </w:r>
        <w:r w:rsidR="001579FC" w:rsidRPr="00926F2C" w:rsidDel="00317BE8">
          <w:rPr>
            <w:bCs/>
          </w:rPr>
          <w:delText>when</w:delText>
        </w:r>
        <w:r w:rsidRPr="00926F2C" w:rsidDel="00317BE8">
          <w:rPr>
            <w:bCs/>
          </w:rPr>
          <w:delText xml:space="preserve"> sampling occurred</w:delText>
        </w:r>
      </w:del>
      <w:del w:id="507" w:author="Katie Lankowicz" w:date="2025-10-15T13:23:00Z" w16du:dateUtc="2025-10-15T16:23:00Z">
        <w:r w:rsidRPr="00926F2C" w:rsidDel="00317BE8">
          <w:rPr>
            <w:bCs/>
          </w:rPr>
          <w:delText xml:space="preserve">. The timestamp of each seine </w:delText>
        </w:r>
      </w:del>
      <w:del w:id="508" w:author="Katie Lankowicz" w:date="2025-10-15T13:21:00Z" w16du:dateUtc="2025-10-15T16:21:00Z">
        <w:r w:rsidRPr="00926F2C" w:rsidDel="00317BE8">
          <w:rPr>
            <w:bCs/>
          </w:rPr>
          <w:delText xml:space="preserve">set </w:delText>
        </w:r>
      </w:del>
      <w:del w:id="509" w:author="Katie Lankowicz" w:date="2025-10-15T13:23:00Z" w16du:dateUtc="2025-10-15T16:23:00Z">
        <w:r w:rsidRPr="00926F2C" w:rsidDel="00317BE8">
          <w:rPr>
            <w:bCs/>
          </w:rPr>
          <w:delText xml:space="preserve">was then </w:delText>
        </w:r>
      </w:del>
      <w:r w:rsidRPr="00926F2C">
        <w:rPr>
          <w:bCs/>
        </w:rPr>
        <w:t xml:space="preserve">used to determine </w:t>
      </w:r>
      <w:r w:rsidR="0059204D" w:rsidRPr="00926F2C">
        <w:rPr>
          <w:bCs/>
        </w:rPr>
        <w:t xml:space="preserve">the </w:t>
      </w:r>
      <w:r w:rsidRPr="00926F2C">
        <w:rPr>
          <w:bCs/>
        </w:rPr>
        <w:t>tidal state</w:t>
      </w:r>
      <w:ins w:id="510" w:author="Katie Lankowicz" w:date="2025-10-15T13:26:00Z" w16du:dateUtc="2025-10-15T16:26:00Z">
        <w:r w:rsidR="00317BE8">
          <w:rPr>
            <w:bCs/>
          </w:rPr>
          <w:t xml:space="preserve"> </w:t>
        </w:r>
      </w:ins>
      <w:del w:id="511" w:author="Katie Lankowicz" w:date="2025-10-15T13:26:00Z" w16du:dateUtc="2025-10-15T16:26:00Z">
        <w:r w:rsidRPr="00926F2C" w:rsidDel="00317BE8">
          <w:rPr>
            <w:bCs/>
          </w:rPr>
          <w:delText xml:space="preserve"> (rising or falling</w:delText>
        </w:r>
        <w:r w:rsidR="009212C7" w:rsidRPr="00926F2C" w:rsidDel="00317BE8">
          <w:rPr>
            <w:bCs/>
          </w:rPr>
          <w:delText>; fixed-effect factor variable</w:delText>
        </w:r>
        <w:r w:rsidRPr="00926F2C" w:rsidDel="00317BE8">
          <w:rPr>
            <w:bCs/>
          </w:rPr>
          <w:delText xml:space="preserve">) </w:delText>
        </w:r>
      </w:del>
      <w:r w:rsidRPr="00926F2C">
        <w:rPr>
          <w:bCs/>
        </w:rPr>
        <w:t xml:space="preserve">and approximate water level </w:t>
      </w:r>
      <w:del w:id="512" w:author="Katie Lankowicz" w:date="2025-10-14T14:17:00Z" w16du:dateUtc="2025-10-14T17:17:00Z">
        <w:r w:rsidRPr="00926F2C" w:rsidDel="008749F6">
          <w:rPr>
            <w:bCs/>
          </w:rPr>
          <w:delText>as compared to</w:delText>
        </w:r>
      </w:del>
      <w:ins w:id="513" w:author="Katie Lankowicz" w:date="2025-10-15T13:23:00Z" w16du:dateUtc="2025-10-15T16:23:00Z">
        <w:r w:rsidR="00317BE8">
          <w:rPr>
            <w:bCs/>
          </w:rPr>
          <w:t>at the time of each seine haul</w:t>
        </w:r>
      </w:ins>
      <w:del w:id="514" w:author="Katie Lankowicz" w:date="2025-10-15T13:23:00Z" w16du:dateUtc="2025-10-15T16:23:00Z">
        <w:r w:rsidRPr="00926F2C" w:rsidDel="00317BE8">
          <w:rPr>
            <w:bCs/>
          </w:rPr>
          <w:delText xml:space="preserve"> the </w:delText>
        </w:r>
        <w:r w:rsidR="00792C70" w:rsidRPr="00926F2C" w:rsidDel="00317BE8">
          <w:rPr>
            <w:bCs/>
          </w:rPr>
          <w:delText xml:space="preserve">MLLW </w:delText>
        </w:r>
        <w:r w:rsidRPr="00926F2C" w:rsidDel="00317BE8">
          <w:rPr>
            <w:bCs/>
          </w:rPr>
          <w:delText>datum</w:delText>
        </w:r>
      </w:del>
      <w:r w:rsidRPr="00926F2C">
        <w:rPr>
          <w:bCs/>
        </w:rPr>
        <w:t xml:space="preserve">. Though the gauge measurements are specific to Portland Harbor, the time </w:t>
      </w:r>
      <w:r w:rsidR="00E142AE" w:rsidRPr="00926F2C">
        <w:rPr>
          <w:bCs/>
        </w:rPr>
        <w:t>offsets</w:t>
      </w:r>
      <w:r w:rsidRPr="00926F2C">
        <w:rPr>
          <w:bCs/>
        </w:rPr>
        <w:t xml:space="preserve"> for high and low tides at subordinate NOAA tidal prediction stations </w:t>
      </w:r>
      <w:r w:rsidR="001579FC" w:rsidRPr="00926F2C">
        <w:rPr>
          <w:bCs/>
        </w:rPr>
        <w:t xml:space="preserve">near </w:t>
      </w:r>
      <w:r w:rsidRPr="00926F2C">
        <w:rPr>
          <w:bCs/>
        </w:rPr>
        <w:t>the edges of Casco Bay are between 1 and 2 minutes</w:t>
      </w:r>
      <w:ins w:id="515" w:author="Katie Lankowicz" w:date="2025-10-15T13:35:00Z" w16du:dateUtc="2025-10-15T16:35:00Z">
        <w:r w:rsidR="00317BE8">
          <w:rPr>
            <w:bCs/>
          </w:rPr>
          <w:t>,</w:t>
        </w:r>
      </w:ins>
      <w:r w:rsidRPr="00926F2C">
        <w:rPr>
          <w:bCs/>
        </w:rPr>
        <w:t xml:space="preserve"> and tidal height </w:t>
      </w:r>
      <w:r w:rsidR="00E142AE" w:rsidRPr="00926F2C">
        <w:rPr>
          <w:bCs/>
        </w:rPr>
        <w:t>offsets</w:t>
      </w:r>
      <w:r w:rsidRPr="00926F2C">
        <w:rPr>
          <w:bCs/>
        </w:rPr>
        <w:t xml:space="preserve"> are between 0 and 0.3 m. </w:t>
      </w:r>
      <w:r w:rsidR="001579FC" w:rsidRPr="00926F2C">
        <w:rPr>
          <w:bCs/>
        </w:rPr>
        <w:t xml:space="preserve">All our sampled sites are relatively close to Portland Harbor and would likely have temporal and tidal height </w:t>
      </w:r>
      <w:r w:rsidR="00E142AE" w:rsidRPr="00926F2C">
        <w:rPr>
          <w:bCs/>
        </w:rPr>
        <w:t>offsets</w:t>
      </w:r>
      <w:r w:rsidR="001579FC" w:rsidRPr="00926F2C">
        <w:rPr>
          <w:bCs/>
        </w:rPr>
        <w:t xml:space="preserve"> within this range</w:t>
      </w:r>
      <w:r w:rsidR="0059204D" w:rsidRPr="00926F2C">
        <w:rPr>
          <w:bCs/>
        </w:rPr>
        <w:t xml:space="preserve">, which is small enough that we would not likely be able to detect any </w:t>
      </w:r>
      <w:ins w:id="516" w:author="Katie Lankowicz" w:date="2025-10-21T15:58:00Z" w16du:dateUtc="2025-10-21T19:58:00Z">
        <w:r w:rsidR="00CB2CCF">
          <w:rPr>
            <w:bCs/>
          </w:rPr>
          <w:t xml:space="preserve">related </w:t>
        </w:r>
      </w:ins>
      <w:r w:rsidR="0059204D" w:rsidRPr="00926F2C">
        <w:rPr>
          <w:bCs/>
        </w:rPr>
        <w:t>ecological effects.</w:t>
      </w:r>
    </w:p>
    <w:p w14:paraId="32F1FFD8" w14:textId="77777777" w:rsidR="00ED01C5" w:rsidRPr="00926F2C" w:rsidRDefault="00ED01C5" w:rsidP="0005676A">
      <w:pPr>
        <w:spacing w:after="0" w:line="240" w:lineRule="auto"/>
        <w:rPr>
          <w:bCs/>
        </w:rPr>
      </w:pPr>
    </w:p>
    <w:p w14:paraId="6FEB25D4" w14:textId="4D7544E3" w:rsidR="00E64C2E" w:rsidRPr="00926F2C" w:rsidRDefault="00ED01C5" w:rsidP="001579FC">
      <w:pPr>
        <w:spacing w:after="0" w:line="240" w:lineRule="auto"/>
        <w:rPr>
          <w:bCs/>
        </w:rPr>
      </w:pPr>
      <w:r w:rsidRPr="00926F2C">
        <w:rPr>
          <w:bCs/>
        </w:rPr>
        <w:t>Temporal variables included</w:t>
      </w:r>
      <w:r w:rsidR="0059204D" w:rsidRPr="00926F2C">
        <w:rPr>
          <w:bCs/>
        </w:rPr>
        <w:t xml:space="preserve"> </w:t>
      </w:r>
      <w:r w:rsidR="004B3608" w:rsidRPr="00926F2C">
        <w:rPr>
          <w:bCs/>
        </w:rPr>
        <w:t xml:space="preserve">year and </w:t>
      </w:r>
      <w:r w:rsidR="0059204D" w:rsidRPr="00926F2C">
        <w:rPr>
          <w:bCs/>
        </w:rPr>
        <w:t>numeric</w:t>
      </w:r>
      <w:r w:rsidRPr="00926F2C">
        <w:rPr>
          <w:bCs/>
        </w:rPr>
        <w:t xml:space="preserve"> week of year. Year was treated as a </w:t>
      </w:r>
      <w:r w:rsidR="004808FE" w:rsidRPr="00926F2C">
        <w:rPr>
          <w:bCs/>
        </w:rPr>
        <w:t xml:space="preserve">fixed-effect </w:t>
      </w:r>
      <w:r w:rsidRPr="00926F2C">
        <w:rPr>
          <w:bCs/>
        </w:rPr>
        <w:t>factor variable so that the effect of each year on catch could be estimated independently</w:t>
      </w:r>
      <w:r w:rsidR="004B3608" w:rsidRPr="00926F2C">
        <w:rPr>
          <w:bCs/>
        </w:rPr>
        <w:t>, as is most appropriate for generating indices of relative abundance</w:t>
      </w:r>
      <w:r w:rsidRPr="00926F2C">
        <w:rPr>
          <w:bCs/>
        </w:rPr>
        <w:t xml:space="preserve">. Week was incorporated as an interaction term with surface temperature. This was done to </w:t>
      </w:r>
      <w:r w:rsidR="004B3608" w:rsidRPr="00926F2C">
        <w:rPr>
          <w:bCs/>
        </w:rPr>
        <w:t>account for the effect of seasonal warming on the phenology of the focal species</w:t>
      </w:r>
      <w:ins w:id="517" w:author="Katie Lankowicz" w:date="2025-10-15T13:16:00Z" w16du:dateUtc="2025-10-15T16:16:00Z">
        <w:r w:rsidR="00317BE8">
          <w:rPr>
            <w:bCs/>
          </w:rPr>
          <w:t xml:space="preserve">. </w:t>
        </w:r>
      </w:ins>
      <w:moveToRangeStart w:id="518" w:author="Katie Lankowicz" w:date="2025-10-15T13:16:00Z" w:name="move211426627"/>
      <w:moveTo w:id="519" w:author="Katie Lankowicz" w:date="2025-10-15T13:16:00Z" w16du:dateUtc="2025-10-15T16:16:00Z">
        <w:r w:rsidR="00317BE8" w:rsidRPr="00926F2C">
          <w:rPr>
            <w:bCs/>
          </w:rPr>
          <w:t>The interaction between week of year and surface temperature could also highlight age-specific temperature preferences</w:t>
        </w:r>
        <w:del w:id="520" w:author="Katie Lankowicz" w:date="2025-10-15T13:16:00Z" w16du:dateUtc="2025-10-15T16:16:00Z">
          <w:r w:rsidR="00317BE8" w:rsidRPr="00926F2C" w:rsidDel="00317BE8">
            <w:rPr>
              <w:bCs/>
            </w:rPr>
            <w:delText>, particularly for silversides</w:delText>
          </w:r>
        </w:del>
        <w:r w:rsidR="00317BE8" w:rsidRPr="00926F2C">
          <w:rPr>
            <w:bCs/>
          </w:rPr>
          <w:t xml:space="preserve">. </w:t>
        </w:r>
      </w:moveTo>
      <w:moveToRangeEnd w:id="518"/>
      <w:del w:id="521" w:author="Katie Lankowicz" w:date="2025-10-15T13:16:00Z" w16du:dateUtc="2025-10-15T16:16:00Z">
        <w:r w:rsidR="004B3608" w:rsidRPr="00926F2C" w:rsidDel="00317BE8">
          <w:rPr>
            <w:bCs/>
          </w:rPr>
          <w:delText>, particularly herring.</w:delText>
        </w:r>
        <w:r w:rsidRPr="00926F2C" w:rsidDel="00317BE8">
          <w:rPr>
            <w:bCs/>
          </w:rPr>
          <w:delText xml:space="preserve"> If warming signals and temperature maxima are earlier each year, herring use of the nearshore area </w:delText>
        </w:r>
        <w:r w:rsidR="004B3608" w:rsidRPr="00926F2C" w:rsidDel="00317BE8">
          <w:rPr>
            <w:bCs/>
          </w:rPr>
          <w:delText>may</w:delText>
        </w:r>
        <w:r w:rsidRPr="00926F2C" w:rsidDel="00317BE8">
          <w:rPr>
            <w:bCs/>
          </w:rPr>
          <w:delText xml:space="preserve"> end </w:delText>
        </w:r>
        <w:r w:rsidR="007651E3" w:rsidRPr="00926F2C" w:rsidDel="00317BE8">
          <w:rPr>
            <w:bCs/>
          </w:rPr>
          <w:delText>earlier,</w:delText>
        </w:r>
        <w:r w:rsidRPr="00926F2C" w:rsidDel="00317BE8">
          <w:rPr>
            <w:bCs/>
          </w:rPr>
          <w:delText xml:space="preserve"> and herring catch may decrease. </w:delText>
        </w:r>
      </w:del>
      <w:moveFromRangeStart w:id="522" w:author="Katie Lankowicz" w:date="2025-10-15T13:16:00Z" w:name="move211426627"/>
      <w:moveFrom w:id="523" w:author="Katie Lankowicz" w:date="2025-10-15T13:16:00Z" w16du:dateUtc="2025-10-15T16:16:00Z">
        <w:r w:rsidRPr="00926F2C" w:rsidDel="00317BE8">
          <w:rPr>
            <w:bCs/>
          </w:rPr>
          <w:t>The interaction between week of year and surface temperature could also highlight age-specific temperature preferences</w:t>
        </w:r>
        <w:r w:rsidR="00792C70" w:rsidRPr="00926F2C" w:rsidDel="00317BE8">
          <w:rPr>
            <w:bCs/>
          </w:rPr>
          <w:t>, particularly</w:t>
        </w:r>
        <w:r w:rsidRPr="00926F2C" w:rsidDel="00317BE8">
          <w:rPr>
            <w:bCs/>
          </w:rPr>
          <w:t xml:space="preserve"> </w:t>
        </w:r>
        <w:r w:rsidR="00792C70" w:rsidRPr="00926F2C" w:rsidDel="00317BE8">
          <w:rPr>
            <w:bCs/>
          </w:rPr>
          <w:t>for</w:t>
        </w:r>
        <w:r w:rsidRPr="00926F2C" w:rsidDel="00317BE8">
          <w:rPr>
            <w:bCs/>
          </w:rPr>
          <w:t xml:space="preserve"> silverside</w:t>
        </w:r>
        <w:r w:rsidR="00792C70" w:rsidRPr="00926F2C" w:rsidDel="00317BE8">
          <w:rPr>
            <w:bCs/>
          </w:rPr>
          <w:t>s</w:t>
        </w:r>
        <w:r w:rsidRPr="00926F2C" w:rsidDel="00317BE8">
          <w:rPr>
            <w:bCs/>
          </w:rPr>
          <w:t xml:space="preserve">. </w:t>
        </w:r>
      </w:moveFrom>
      <w:moveFromRangeEnd w:id="522"/>
    </w:p>
    <w:p w14:paraId="738DA727" w14:textId="77777777" w:rsidR="00E64C2E" w:rsidRPr="00926F2C" w:rsidRDefault="00E64C2E" w:rsidP="001579FC">
      <w:pPr>
        <w:spacing w:after="0" w:line="240" w:lineRule="auto"/>
        <w:rPr>
          <w:bCs/>
        </w:rPr>
      </w:pPr>
    </w:p>
    <w:p w14:paraId="3DECC9BA" w14:textId="3445220C" w:rsidR="00ED01C5" w:rsidRPr="00926F2C" w:rsidRDefault="0059204D" w:rsidP="0005676A">
      <w:pPr>
        <w:spacing w:after="0" w:line="240" w:lineRule="auto"/>
        <w:rPr>
          <w:bCs/>
        </w:rPr>
      </w:pPr>
      <w:r w:rsidRPr="00926F2C">
        <w:rPr>
          <w:bCs/>
        </w:rPr>
        <w:t>A</w:t>
      </w:r>
      <w:r w:rsidR="00ED01C5" w:rsidRPr="00926F2C">
        <w:rPr>
          <w:bCs/>
        </w:rPr>
        <w:t xml:space="preserve"> random effect for each site</w:t>
      </w:r>
      <w:r w:rsidRPr="00926F2C">
        <w:rPr>
          <w:bCs/>
        </w:rPr>
        <w:t xml:space="preserve"> was also included as a model term</w:t>
      </w:r>
      <w:r w:rsidR="00ED01C5" w:rsidRPr="00926F2C">
        <w:rPr>
          <w:bCs/>
        </w:rPr>
        <w:t xml:space="preserve">. </w:t>
      </w:r>
      <w:r w:rsidRPr="00926F2C">
        <w:rPr>
          <w:bCs/>
        </w:rPr>
        <w:t>Though we</w:t>
      </w:r>
      <w:r w:rsidR="00E64C2E" w:rsidRPr="00926F2C">
        <w:rPr>
          <w:bCs/>
        </w:rPr>
        <w:t xml:space="preserve"> were not interested in characterizing the difference in catch between sites, </w:t>
      </w:r>
      <w:r w:rsidRPr="00926F2C">
        <w:rPr>
          <w:bCs/>
        </w:rPr>
        <w:t>including this term was</w:t>
      </w:r>
      <w:r w:rsidR="008B7A5F" w:rsidRPr="00926F2C">
        <w:rPr>
          <w:bCs/>
        </w:rPr>
        <w:t xml:space="preserve"> necessary to account for the temporal autocorrelation introduced by the repeated measures sampling design. Site was included as a random rather than a fixed effect because it is likely that the catch of fish at any location is a function of the interaction of multiple local conditions, including those beyond what was explicitly included in the model (e.g</w:t>
      </w:r>
      <w:r w:rsidR="00686FE7">
        <w:rPr>
          <w:bCs/>
        </w:rPr>
        <w:t>.</w:t>
      </w:r>
      <w:r w:rsidR="008B7A5F">
        <w:rPr>
          <w:bCs/>
        </w:rPr>
        <w:t>,</w:t>
      </w:r>
      <w:r w:rsidR="008B7A5F" w:rsidRPr="00926F2C">
        <w:rPr>
          <w:bCs/>
        </w:rPr>
        <w:t xml:space="preserve"> bathymetric features or shoreline shapes that influence currents, concentration of </w:t>
      </w:r>
      <w:r w:rsidR="004B3608" w:rsidRPr="00926F2C">
        <w:rPr>
          <w:bCs/>
        </w:rPr>
        <w:t>planktonic prey items</w:t>
      </w:r>
      <w:r w:rsidR="008B7A5F" w:rsidRPr="00926F2C">
        <w:rPr>
          <w:bCs/>
        </w:rPr>
        <w:t xml:space="preserve">, salinity). </w:t>
      </w:r>
      <w:del w:id="524" w:author="Katie Lankowicz" w:date="2025-10-15T13:17:00Z" w16du:dateUtc="2025-10-15T16:17:00Z">
        <w:r w:rsidR="008B7A5F" w:rsidRPr="00926F2C" w:rsidDel="00317BE8">
          <w:rPr>
            <w:bCs/>
          </w:rPr>
          <w:delText>The sites in our study design can be thought of as random samples along the gradients of those unmeasured environmental conditions.</w:delText>
        </w:r>
        <w:r w:rsidR="004B3608" w:rsidRPr="00926F2C" w:rsidDel="00317BE8">
          <w:rPr>
            <w:bCs/>
          </w:rPr>
          <w:delText xml:space="preserve"> </w:delText>
        </w:r>
      </w:del>
      <w:r w:rsidR="001579FC" w:rsidRPr="00926F2C">
        <w:rPr>
          <w:bCs/>
        </w:rPr>
        <w:t xml:space="preserve">Term selection was conducted according to the “double penalty,” or “null space penalization,” approach </w:t>
      </w:r>
      <w:r w:rsidR="001579FC" w:rsidRPr="00926F2C">
        <w:rPr>
          <w:bCs/>
        </w:rPr>
        <w:fldChar w:fldCharType="begin"/>
      </w:r>
      <w:r w:rsidR="001579FC" w:rsidRPr="00926F2C">
        <w:rPr>
          <w:bCs/>
        </w:rPr>
        <w:instrText xml:space="preserve"> ADDIN ZOTERO_ITEM CSL_CITATION {"citationID":"oSYnCiVg","properties":{"formattedCitation":"(Marra &amp; Wood 2011)","plainCitation":"(Marra &amp; Wood 2011)","noteIndex":0},"citationItems":[{"id":491,"uris":["http://zotero.org/users/11233743/items/GK5AZJBA"],"itemData":{"id":491,"type":"article-journal","abstract":"The problem of variable selection within the class of generalized additive models, when there are many covariates to choose from but the number of predictors is still somewhat smaller than the number of observations, is considered. Two very simple but effective shrinkage methods and an extension of the nonnegative garrote estimator are introduced. The proposals avoid having to use nonparametric testing methods for which there is no general reliable distributional theory. Moreover, component selection is carried out in one single step as opposed to many selection procedures which involve an exhaustive search of all possible models. The empirical performance of the proposed methods is compared to that of some available techniques via an extensive simulation study. The results show under which conditions one method can be preferred over another, hence providing applied researchers with some practical guidelines. The procedures are also illustrated analysing data on plasma beta-carotene levels from a cross-sectional study conducted in the United States.","container-title":"Computational Statistics &amp; Data Analysis","DOI":"10.1016/j.csda.2011.02.004","ISSN":"01679473","issue":"7","journalAbbreviation":"Computational Statistics &amp; Data Analysis","language":"en","license":"https://www.elsevier.com/tdm/userlicense/1.0/","page":"2372-2387","source":"DOI.org (Crossref)","title":"Practical variable selection for generalized additive models","volume":"55","author":[{"family":"Marra","given":"Giampiero"},{"family":"Wood","given":"Simon N."}],"issued":{"date-parts":[["2011",7]]}}}],"schema":"https://github.com/citation-style-language/schema/raw/master/csl-citation.json"} </w:instrText>
      </w:r>
      <w:r w:rsidR="001579FC" w:rsidRPr="00926F2C">
        <w:rPr>
          <w:bCs/>
        </w:rPr>
        <w:fldChar w:fldCharType="separate"/>
      </w:r>
      <w:r w:rsidR="001579FC" w:rsidRPr="00926F2C">
        <w:rPr>
          <w:rFonts w:ascii="Aptos" w:hAnsi="Aptos"/>
        </w:rPr>
        <w:t>(Marra &amp; Wood 2011)</w:t>
      </w:r>
      <w:r w:rsidR="001579FC" w:rsidRPr="00926F2C">
        <w:rPr>
          <w:bCs/>
        </w:rPr>
        <w:fldChar w:fldCharType="end"/>
      </w:r>
      <w:r w:rsidR="001579FC" w:rsidRPr="00926F2C">
        <w:rPr>
          <w:bCs/>
        </w:rPr>
        <w:t>.</w:t>
      </w:r>
      <w:del w:id="525" w:author="Katie Lankowicz" w:date="2025-10-15T13:17:00Z" w16du:dateUtc="2025-10-15T16:17:00Z">
        <w:r w:rsidR="001579FC" w:rsidRPr="00926F2C" w:rsidDel="00317BE8">
          <w:rPr>
            <w:bCs/>
          </w:rPr>
          <w:delText xml:space="preserve"> This enables shrinkage for all smoothed </w:delText>
        </w:r>
        <w:r w:rsidR="007651E3" w:rsidRPr="00926F2C" w:rsidDel="00317BE8">
          <w:rPr>
            <w:bCs/>
          </w:rPr>
          <w:delText>terms and</w:delText>
        </w:r>
        <w:r w:rsidR="001579FC" w:rsidRPr="00926F2C" w:rsidDel="00317BE8">
          <w:rPr>
            <w:bCs/>
          </w:rPr>
          <w:delText xml:space="preserve"> essentially penalizes </w:delText>
        </w:r>
        <w:r w:rsidR="00E142AE" w:rsidRPr="00926F2C" w:rsidDel="00317BE8">
          <w:rPr>
            <w:bCs/>
          </w:rPr>
          <w:delText>insignificant</w:delText>
        </w:r>
        <w:r w:rsidR="001579FC" w:rsidRPr="00926F2C" w:rsidDel="00317BE8">
          <w:rPr>
            <w:bCs/>
          </w:rPr>
          <w:delText xml:space="preserve"> terms to 0 through shrinking function components both in the range space and in the null space.</w:delText>
        </w:r>
      </w:del>
    </w:p>
    <w:p w14:paraId="69FF97B2" w14:textId="77777777" w:rsidR="00ED01C5" w:rsidRPr="00926F2C" w:rsidRDefault="00ED01C5" w:rsidP="0005676A">
      <w:pPr>
        <w:spacing w:after="0" w:line="240" w:lineRule="auto"/>
        <w:rPr>
          <w:bCs/>
          <w:color w:val="4472C4"/>
        </w:rPr>
      </w:pPr>
    </w:p>
    <w:p w14:paraId="404CC5EB" w14:textId="628F19DD" w:rsidR="001F1CA4" w:rsidRPr="00926F2C" w:rsidRDefault="00625EFB" w:rsidP="001F1CA4">
      <w:pPr>
        <w:spacing w:after="0" w:line="240" w:lineRule="auto"/>
        <w:rPr>
          <w:bCs/>
          <w:color w:val="4472C4"/>
        </w:rPr>
      </w:pPr>
      <w:ins w:id="526" w:author="Katie Lankowicz" w:date="2025-10-15T14:31:00Z" w16du:dateUtc="2025-10-15T17:31:00Z">
        <w:r>
          <w:rPr>
            <w:bCs/>
            <w:color w:val="4472C4"/>
          </w:rPr>
          <w:t>2</w:t>
        </w:r>
      </w:ins>
      <w:del w:id="527" w:author="Katie Lankowicz" w:date="2025-10-15T14:31:00Z" w16du:dateUtc="2025-10-15T17:31:00Z">
        <w:r w:rsidR="00562A5F" w:rsidRPr="00926F2C" w:rsidDel="00625EFB">
          <w:rPr>
            <w:bCs/>
            <w:color w:val="4472C4"/>
          </w:rPr>
          <w:delText>3</w:delText>
        </w:r>
      </w:del>
      <w:r w:rsidR="00562A5F" w:rsidRPr="00926F2C">
        <w:rPr>
          <w:bCs/>
          <w:color w:val="4472C4"/>
        </w:rPr>
        <w:t>.3.3</w:t>
      </w:r>
      <w:r w:rsidR="00562A5F" w:rsidRPr="00926F2C">
        <w:rPr>
          <w:bCs/>
          <w:color w:val="4472C4"/>
        </w:rPr>
        <w:tab/>
        <w:t xml:space="preserve">Spatiotemporal </w:t>
      </w:r>
      <w:r w:rsidR="009F7462" w:rsidRPr="00926F2C">
        <w:rPr>
          <w:bCs/>
          <w:color w:val="4472C4"/>
        </w:rPr>
        <w:t>community structure</w:t>
      </w:r>
      <w:r w:rsidR="00562A5F" w:rsidRPr="00926F2C">
        <w:rPr>
          <w:bCs/>
          <w:color w:val="4472C4"/>
        </w:rPr>
        <w:t xml:space="preserve"> </w:t>
      </w:r>
    </w:p>
    <w:p w14:paraId="29712B67" w14:textId="0747E121" w:rsidR="00792C70" w:rsidRPr="00926F2C" w:rsidRDefault="0059204D" w:rsidP="0005676A">
      <w:pPr>
        <w:spacing w:after="0" w:line="240" w:lineRule="auto"/>
        <w:rPr>
          <w:bCs/>
        </w:rPr>
      </w:pPr>
      <w:r w:rsidRPr="00926F2C">
        <w:rPr>
          <w:bCs/>
        </w:rPr>
        <w:t>The</w:t>
      </w:r>
      <w:r w:rsidR="009F7462" w:rsidRPr="00926F2C">
        <w:rPr>
          <w:bCs/>
        </w:rPr>
        <w:t xml:space="preserve"> relative proportion of </w:t>
      </w:r>
      <w:r w:rsidRPr="00926F2C">
        <w:rPr>
          <w:bCs/>
        </w:rPr>
        <w:t xml:space="preserve">observed </w:t>
      </w:r>
      <w:r w:rsidR="009F7462" w:rsidRPr="00926F2C">
        <w:rPr>
          <w:bCs/>
        </w:rPr>
        <w:t>species is variable across the different sampling sites</w:t>
      </w:r>
      <w:del w:id="528" w:author="Katie Lankowicz" w:date="2025-10-22T13:19:00Z" w16du:dateUtc="2025-10-22T17:19:00Z">
        <w:r w:rsidR="009F7462" w:rsidRPr="00926F2C" w:rsidDel="007500E3">
          <w:rPr>
            <w:bCs/>
          </w:rPr>
          <w:delText xml:space="preserve"> within Casco Bay</w:delText>
        </w:r>
      </w:del>
      <w:r w:rsidR="009F7462" w:rsidRPr="00926F2C">
        <w:rPr>
          <w:bCs/>
        </w:rPr>
        <w:t xml:space="preserve">, as each site has a unique set of </w:t>
      </w:r>
      <w:del w:id="529" w:author="Katie Lankowicz" w:date="2025-10-15T13:37:00Z" w16du:dateUtc="2025-10-15T16:37:00Z">
        <w:r w:rsidR="009F7462" w:rsidRPr="00926F2C" w:rsidDel="00317BE8">
          <w:rPr>
            <w:bCs/>
          </w:rPr>
          <w:delText xml:space="preserve">static and </w:delText>
        </w:r>
      </w:del>
      <w:r w:rsidR="009F7462" w:rsidRPr="00926F2C">
        <w:rPr>
          <w:bCs/>
        </w:rPr>
        <w:t>dynamic environmental characteristics</w:t>
      </w:r>
      <w:r w:rsidRPr="00926F2C">
        <w:rPr>
          <w:bCs/>
        </w:rPr>
        <w:t xml:space="preserve"> that can influence species-specific habitat selection patterns</w:t>
      </w:r>
      <w:r w:rsidR="009F7462" w:rsidRPr="00926F2C">
        <w:rPr>
          <w:bCs/>
        </w:rPr>
        <w:t xml:space="preserve">. </w:t>
      </w:r>
      <w:del w:id="530" w:author="Katie Lankowicz" w:date="2025-10-15T13:37:00Z" w16du:dateUtc="2025-10-15T16:37:00Z">
        <w:r w:rsidR="009F7462" w:rsidRPr="00926F2C" w:rsidDel="00317BE8">
          <w:rPr>
            <w:bCs/>
          </w:rPr>
          <w:delText xml:space="preserve">Seasonal warming </w:delText>
        </w:r>
        <w:r w:rsidRPr="00926F2C" w:rsidDel="00317BE8">
          <w:rPr>
            <w:bCs/>
          </w:rPr>
          <w:delText>can</w:delText>
        </w:r>
        <w:r w:rsidR="009F7462" w:rsidRPr="00926F2C" w:rsidDel="00317BE8">
          <w:rPr>
            <w:bCs/>
          </w:rPr>
          <w:delText xml:space="preserve"> trigger shifts in habitat use patterns, especially for </w:delText>
        </w:r>
        <w:r w:rsidRPr="00926F2C" w:rsidDel="00317BE8">
          <w:rPr>
            <w:bCs/>
          </w:rPr>
          <w:delText>migratory</w:delText>
        </w:r>
        <w:r w:rsidR="009F7462" w:rsidRPr="00926F2C" w:rsidDel="00317BE8">
          <w:rPr>
            <w:bCs/>
          </w:rPr>
          <w:delText xml:space="preserve"> fishes</w:delText>
        </w:r>
        <w:r w:rsidRPr="00926F2C" w:rsidDel="00317BE8">
          <w:rPr>
            <w:bCs/>
          </w:rPr>
          <w:delText xml:space="preserve"> seeking a preferred thermal range</w:delText>
        </w:r>
        <w:r w:rsidR="009F7462" w:rsidRPr="00926F2C" w:rsidDel="00317BE8">
          <w:rPr>
            <w:bCs/>
          </w:rPr>
          <w:delText xml:space="preserve">. </w:delText>
        </w:r>
      </w:del>
      <w:r w:rsidR="00792C70" w:rsidRPr="00926F2C">
        <w:rPr>
          <w:bCs/>
        </w:rPr>
        <w:t>To get a fine-scale assessment of</w:t>
      </w:r>
      <w:ins w:id="531" w:author="Katie Lankowicz" w:date="2025-10-22T13:19:00Z" w16du:dateUtc="2025-10-22T17:19:00Z">
        <w:r w:rsidR="007500E3">
          <w:rPr>
            <w:bCs/>
          </w:rPr>
          <w:t xml:space="preserve"> seasonal</w:t>
        </w:r>
      </w:ins>
      <w:r w:rsidR="00792C70" w:rsidRPr="00926F2C">
        <w:rPr>
          <w:bCs/>
        </w:rPr>
        <w:t xml:space="preserve"> nearshore community structure, the catch per unit effort (CPUE) of every encountered species was calculated at each site within three seasonal periods</w:t>
      </w:r>
      <w:del w:id="532" w:author="Katie Lankowicz" w:date="2025-10-15T13:37:00Z" w16du:dateUtc="2025-10-15T16:37:00Z">
        <w:r w:rsidR="00792C70" w:rsidRPr="00926F2C" w:rsidDel="00317BE8">
          <w:rPr>
            <w:bCs/>
          </w:rPr>
          <w:delText xml:space="preserve">. Interannual variability was not considered at this stage, so results were </w:delText>
        </w:r>
      </w:del>
      <w:ins w:id="533" w:author="Katie Lankowicz" w:date="2025-10-15T13:37:00Z" w16du:dateUtc="2025-10-15T16:37:00Z">
        <w:r w:rsidR="00317BE8">
          <w:rPr>
            <w:bCs/>
          </w:rPr>
          <w:t xml:space="preserve">, </w:t>
        </w:r>
      </w:ins>
      <w:r w:rsidR="00792C70" w:rsidRPr="00926F2C">
        <w:rPr>
          <w:bCs/>
        </w:rPr>
        <w:t xml:space="preserve">pooled across all years. The seasonal periods were </w:t>
      </w:r>
      <w:r w:rsidRPr="00926F2C">
        <w:rPr>
          <w:bCs/>
        </w:rPr>
        <w:t>defined as</w:t>
      </w:r>
      <w:r w:rsidR="00792C70" w:rsidRPr="00926F2C">
        <w:rPr>
          <w:bCs/>
        </w:rPr>
        <w:t xml:space="preserve"> </w:t>
      </w:r>
      <w:r w:rsidRPr="00926F2C">
        <w:rPr>
          <w:bCs/>
        </w:rPr>
        <w:t>e</w:t>
      </w:r>
      <w:r w:rsidR="00792C70" w:rsidRPr="00926F2C">
        <w:rPr>
          <w:bCs/>
        </w:rPr>
        <w:t xml:space="preserve">arly </w:t>
      </w:r>
      <w:r w:rsidRPr="00926F2C">
        <w:rPr>
          <w:bCs/>
        </w:rPr>
        <w:t>s</w:t>
      </w:r>
      <w:r w:rsidR="00792C70" w:rsidRPr="00926F2C">
        <w:rPr>
          <w:bCs/>
        </w:rPr>
        <w:t xml:space="preserve">ummer (weeks 24-28 of each year), </w:t>
      </w:r>
      <w:r w:rsidRPr="00926F2C">
        <w:rPr>
          <w:bCs/>
        </w:rPr>
        <w:t>mid summer</w:t>
      </w:r>
      <w:r w:rsidR="00792C70" w:rsidRPr="00926F2C">
        <w:rPr>
          <w:bCs/>
        </w:rPr>
        <w:t xml:space="preserve"> (weeks </w:t>
      </w:r>
      <w:r w:rsidRPr="00926F2C">
        <w:rPr>
          <w:bCs/>
        </w:rPr>
        <w:t>2</w:t>
      </w:r>
      <w:r w:rsidR="00792C70" w:rsidRPr="00926F2C">
        <w:rPr>
          <w:bCs/>
        </w:rPr>
        <w:t xml:space="preserve">9-33), and </w:t>
      </w:r>
      <w:r w:rsidRPr="00926F2C">
        <w:rPr>
          <w:bCs/>
        </w:rPr>
        <w:t>late summer</w:t>
      </w:r>
      <w:r w:rsidR="004B3608" w:rsidRPr="00926F2C">
        <w:rPr>
          <w:bCs/>
        </w:rPr>
        <w:t xml:space="preserve"> </w:t>
      </w:r>
      <w:r w:rsidR="00792C70" w:rsidRPr="00926F2C">
        <w:rPr>
          <w:bCs/>
        </w:rPr>
        <w:t xml:space="preserve">(weeks 34-39). CPUE </w:t>
      </w:r>
      <w:r w:rsidRPr="00926F2C">
        <w:rPr>
          <w:bCs/>
        </w:rPr>
        <w:t xml:space="preserve">per seasonal period </w:t>
      </w:r>
      <w:r w:rsidR="00792C70" w:rsidRPr="00926F2C">
        <w:rPr>
          <w:bCs/>
        </w:rPr>
        <w:t xml:space="preserve">for each species was calculated as the number of </w:t>
      </w:r>
      <w:r w:rsidRPr="00926F2C">
        <w:rPr>
          <w:bCs/>
        </w:rPr>
        <w:t>individuals</w:t>
      </w:r>
      <w:r w:rsidR="00792C70" w:rsidRPr="00926F2C">
        <w:rPr>
          <w:bCs/>
        </w:rPr>
        <w:t xml:space="preserve"> caught divided by the number of seine hauls. </w:t>
      </w:r>
      <w:r w:rsidRPr="00926F2C">
        <w:rPr>
          <w:bCs/>
        </w:rPr>
        <w:t>The data were filtered</w:t>
      </w:r>
      <w:r w:rsidR="00792C70" w:rsidRPr="00926F2C">
        <w:rPr>
          <w:bCs/>
        </w:rPr>
        <w:t xml:space="preserve"> so that only species that were caught in more than 1% of all seine hauls and across 8 of 10 sampling years remained. This approach was used to limit the influence of uncommon</w:t>
      </w:r>
      <w:r w:rsidR="007651E3" w:rsidRPr="00926F2C">
        <w:rPr>
          <w:bCs/>
        </w:rPr>
        <w:t xml:space="preserve"> and</w:t>
      </w:r>
      <w:r w:rsidR="00792C70" w:rsidRPr="00926F2C">
        <w:rPr>
          <w:bCs/>
        </w:rPr>
        <w:t xml:space="preserve"> possibly misidentified species. </w:t>
      </w:r>
      <w:r w:rsidRPr="00926F2C">
        <w:rPr>
          <w:bCs/>
        </w:rPr>
        <w:t>Encounter</w:t>
      </w:r>
      <w:r w:rsidR="00792C70" w:rsidRPr="00926F2C">
        <w:rPr>
          <w:bCs/>
        </w:rPr>
        <w:t xml:space="preserve"> rates </w:t>
      </w:r>
      <w:r w:rsidRPr="00926F2C">
        <w:rPr>
          <w:bCs/>
        </w:rPr>
        <w:t xml:space="preserve">were used as thresholds </w:t>
      </w:r>
      <w:r w:rsidR="00792C70" w:rsidRPr="00926F2C">
        <w:rPr>
          <w:bCs/>
        </w:rPr>
        <w:t xml:space="preserve">rather than total abundance to avoid bias towards schooling or shoaling </w:t>
      </w:r>
      <w:r w:rsidRPr="00926F2C">
        <w:rPr>
          <w:bCs/>
        </w:rPr>
        <w:t>species</w:t>
      </w:r>
      <w:r w:rsidR="00792C70" w:rsidRPr="00926F2C">
        <w:rPr>
          <w:bCs/>
        </w:rPr>
        <w:t xml:space="preserve">. </w:t>
      </w:r>
      <w:del w:id="534" w:author="Katie Lankowicz" w:date="2025-10-21T16:00:00Z" w16du:dateUtc="2025-10-21T20:00:00Z">
        <w:r w:rsidR="00792C70" w:rsidRPr="00926F2C" w:rsidDel="00CB2CCF">
          <w:rPr>
            <w:bCs/>
          </w:rPr>
          <w:delText>After this process, 10 species</w:delText>
        </w:r>
        <w:r w:rsidR="007651E3" w:rsidRPr="00926F2C" w:rsidDel="00CB2CCF">
          <w:rPr>
            <w:bCs/>
          </w:rPr>
          <w:delText xml:space="preserve"> remained</w:delText>
        </w:r>
        <w:r w:rsidR="00792C70" w:rsidRPr="00926F2C" w:rsidDel="00CB2CCF">
          <w:rPr>
            <w:bCs/>
          </w:rPr>
          <w:delText xml:space="preserve"> of 42 </w:delText>
        </w:r>
        <w:r w:rsidR="007651E3" w:rsidRPr="00926F2C" w:rsidDel="00CB2CCF">
          <w:rPr>
            <w:bCs/>
          </w:rPr>
          <w:delText xml:space="preserve">total </w:delText>
        </w:r>
        <w:r w:rsidR="00792C70" w:rsidRPr="00926F2C" w:rsidDel="00CB2CCF">
          <w:rPr>
            <w:bCs/>
          </w:rPr>
          <w:delText xml:space="preserve">species encountered. </w:delText>
        </w:r>
      </w:del>
    </w:p>
    <w:p w14:paraId="73067C5D" w14:textId="77777777" w:rsidR="00792C70" w:rsidRPr="00926F2C" w:rsidRDefault="00792C70" w:rsidP="0005676A">
      <w:pPr>
        <w:spacing w:after="0" w:line="240" w:lineRule="auto"/>
        <w:rPr>
          <w:bCs/>
        </w:rPr>
      </w:pPr>
    </w:p>
    <w:p w14:paraId="28E349F3" w14:textId="3DA0B670" w:rsidR="00792C70" w:rsidRPr="00926F2C" w:rsidDel="00CB2CCF" w:rsidRDefault="00792C70" w:rsidP="0005676A">
      <w:pPr>
        <w:spacing w:after="0" w:line="240" w:lineRule="auto"/>
        <w:rPr>
          <w:del w:id="535" w:author="Katie Lankowicz" w:date="2025-10-21T16:20:00Z" w16du:dateUtc="2025-10-21T20:20:00Z"/>
          <w:bCs/>
        </w:rPr>
      </w:pPr>
      <w:del w:id="536" w:author="Katie Lankowicz" w:date="2025-10-21T16:04:00Z" w16du:dateUtc="2025-10-21T20:04:00Z">
        <w:r w:rsidRPr="00926F2C" w:rsidDel="00CB2CCF">
          <w:rPr>
            <w:bCs/>
          </w:rPr>
          <w:delText>Community composition</w:delText>
        </w:r>
      </w:del>
      <w:ins w:id="537" w:author="Katie Lankowicz" w:date="2025-10-21T16:04:00Z" w16du:dateUtc="2025-10-21T20:04:00Z">
        <w:r w:rsidR="00CB2CCF">
          <w:rPr>
            <w:bCs/>
          </w:rPr>
          <w:t>Community structure</w:t>
        </w:r>
      </w:ins>
      <w:r w:rsidRPr="00926F2C">
        <w:rPr>
          <w:bCs/>
        </w:rPr>
        <w:t xml:space="preserve"> analysis was conducted using nonmetric multidimensional scaling (NMDS)</w:t>
      </w:r>
      <w:ins w:id="538" w:author="Katie Lankowicz" w:date="2025-10-15T13:38:00Z" w16du:dateUtc="2025-10-15T16:38:00Z">
        <w:r w:rsidR="00317BE8">
          <w:rPr>
            <w:bCs/>
          </w:rPr>
          <w:t xml:space="preserve"> </w:t>
        </w:r>
      </w:ins>
      <w:del w:id="539" w:author="Katie Lankowicz" w:date="2025-10-15T13:38:00Z" w16du:dateUtc="2025-10-15T16:38:00Z">
        <w:r w:rsidRPr="00926F2C" w:rsidDel="00317BE8">
          <w:rPr>
            <w:bCs/>
          </w:rPr>
          <w:delText xml:space="preserve">, which ordinates data without assuming linear relationships or distance metric properties </w:delText>
        </w:r>
      </w:del>
      <w:r w:rsidRPr="00926F2C">
        <w:rPr>
          <w:bCs/>
        </w:rPr>
        <w:fldChar w:fldCharType="begin"/>
      </w:r>
      <w:r w:rsidRPr="00926F2C">
        <w:rPr>
          <w:bCs/>
        </w:rPr>
        <w:instrText xml:space="preserve"> ADDIN ZOTERO_ITEM CSL_CITATION {"citationID":"GHsRgirk","properties":{"formattedCitation":"(Clarke 1993)","plainCitation":"(Clarke 1993)","noteIndex":0},"citationItems":[{"id":508,"uris":["http://zotero.org/users/11233743/items/XRSJ7NN8"],"itemData":{"id":508,"type":"article-journal","abstract":"Abstract\n              In the early 1980s, a strategy for graphical representation of multivariate (multi</w:instrText>
      </w:r>
      <w:r w:rsidRPr="00926F2C">
        <w:rPr>
          <w:rFonts w:ascii="Cambria Math" w:hAnsi="Cambria Math" w:cs="Cambria Math"/>
          <w:bCs/>
        </w:rPr>
        <w:instrText>‐</w:instrText>
      </w:r>
      <w:r w:rsidRPr="00926F2C">
        <w:rPr>
          <w:bCs/>
        </w:rPr>
        <w:instrText>species) abundance data was introduced into marine ecology by, among others, Field,\n              et al.\n              (1982). A decade on, it is instructive to: (i) identify which elements of this often</w:instrText>
      </w:r>
      <w:r w:rsidRPr="00926F2C">
        <w:rPr>
          <w:rFonts w:ascii="Cambria Math" w:hAnsi="Cambria Math" w:cs="Cambria Math"/>
          <w:bCs/>
        </w:rPr>
        <w:instrText>‐</w:instrText>
      </w:r>
      <w:r w:rsidRPr="00926F2C">
        <w:rPr>
          <w:bCs/>
        </w:rPr>
        <w:instrText>quoted strategy have proved most useful in practical assessment of community change resulting from pollution impact; and (ii) ask to what extent evolution of techniques in the intervening years has added self</w:instrText>
      </w:r>
      <w:r w:rsidRPr="00926F2C">
        <w:rPr>
          <w:rFonts w:ascii="Cambria Math" w:hAnsi="Cambria Math" w:cs="Cambria Math"/>
          <w:bCs/>
        </w:rPr>
        <w:instrText>‐</w:instrText>
      </w:r>
      <w:r w:rsidRPr="00926F2C">
        <w:rPr>
          <w:bCs/>
        </w:rPr>
        <w:instrText>consistency and comprehensiveness to the approach. The pivotal concept has proved to be that of a biologically</w:instrText>
      </w:r>
      <w:r w:rsidRPr="00926F2C">
        <w:rPr>
          <w:rFonts w:ascii="Cambria Math" w:hAnsi="Cambria Math" w:cs="Cambria Math"/>
          <w:bCs/>
        </w:rPr>
        <w:instrText>‐</w:instrText>
      </w:r>
      <w:r w:rsidRPr="00926F2C">
        <w:rPr>
          <w:bCs/>
        </w:rPr>
        <w:instrText>relevant definition of similarity of two samples, and its utilization mainly in simple rank form, for example ‘sample A is more similar to sample B than it is to sample C’. Statistical assumptions about the data are thus minimized and the resulting non</w:instrText>
      </w:r>
      <w:r w:rsidRPr="00926F2C">
        <w:rPr>
          <w:rFonts w:ascii="Cambria Math" w:hAnsi="Cambria Math" w:cs="Cambria Math"/>
          <w:bCs/>
        </w:rPr>
        <w:instrText>‐</w:instrText>
      </w:r>
      <w:r w:rsidRPr="00926F2C">
        <w:rPr>
          <w:bCs/>
        </w:rPr>
        <w:instrText>parametric techniques will be of very general applicability. From such a starting point, a unified framework needs to encompass: (i) the display of community patterns through clustering and ordination of samples; (ii) identification of species principally responsible for determining sample groupings; (iii) statistical tests for differences in space and time (multivariate analogues of analysis of variance, based on rank similarities); and (iv) the linking of community differences to patterns in the physical and chemical environment (the latter also dictated by rank similarities between samples). Techniques are described that bring such a framework into place, and areas in which problems remain are identified. Accumulated practical experience with these methods is discussed, in particular applications to marine benthos, and it is concluded that they have much to offer practitioners of environmental impact studies on communities.","container-title":"Australian Journal of Ecology","DOI":"10.1111/j.1442-9993.1993.tb00438.x","ISSN":"0307-692X","issue":"1","journalAbbreviation":"Australian Journal of Ecology","language":"en","license":"http://onlinelibrary.wiley.com/termsAndConditions#vor","page":"117-143","source":"DOI.org (Crossref)","title":"Non</w:instrText>
      </w:r>
      <w:r w:rsidRPr="00926F2C">
        <w:rPr>
          <w:rFonts w:ascii="Cambria Math" w:hAnsi="Cambria Math" w:cs="Cambria Math"/>
          <w:bCs/>
        </w:rPr>
        <w:instrText>‐</w:instrText>
      </w:r>
      <w:r w:rsidRPr="00926F2C">
        <w:rPr>
          <w:bCs/>
        </w:rPr>
        <w:instrText xml:space="preserve">parametric multivariate analyses of changes in community structure","volume":"18","author":[{"family":"Clarke","given":"K. R."}],"issued":{"date-parts":[["1993",3]]}}}],"schema":"https://github.com/citation-style-language/schema/raw/master/csl-citation.json"} </w:instrText>
      </w:r>
      <w:r w:rsidRPr="00926F2C">
        <w:rPr>
          <w:bCs/>
        </w:rPr>
        <w:fldChar w:fldCharType="separate"/>
      </w:r>
      <w:r w:rsidRPr="00926F2C">
        <w:rPr>
          <w:rFonts w:ascii="Aptos" w:hAnsi="Aptos"/>
        </w:rPr>
        <w:t>(Clarke 1993)</w:t>
      </w:r>
      <w:r w:rsidRPr="00926F2C">
        <w:rPr>
          <w:bCs/>
        </w:rPr>
        <w:fldChar w:fldCharType="end"/>
      </w:r>
      <w:r w:rsidRPr="00926F2C">
        <w:rPr>
          <w:bCs/>
        </w:rPr>
        <w:t xml:space="preserve">. This approach was applied to Bray-Curtis similarity matrices. Because catch </w:t>
      </w:r>
      <w:r w:rsidR="0059204D" w:rsidRPr="00926F2C">
        <w:rPr>
          <w:bCs/>
        </w:rPr>
        <w:t xml:space="preserve">was standardized </w:t>
      </w:r>
      <w:r w:rsidRPr="00926F2C">
        <w:rPr>
          <w:bCs/>
        </w:rPr>
        <w:t>by effort in the previous step, no transformation was applied. The goodness of fit of the data across the ordination axes was indexed by the stress coefficient</w:t>
      </w:r>
      <w:del w:id="540" w:author="Katie Lankowicz" w:date="2025-10-15T13:38:00Z" w16du:dateUtc="2025-10-15T16:38:00Z">
        <w:r w:rsidRPr="00926F2C" w:rsidDel="00317BE8">
          <w:rPr>
            <w:bCs/>
          </w:rPr>
          <w:delText>, which represents</w:delText>
        </w:r>
        <w:r w:rsidR="004B3608" w:rsidRPr="00926F2C" w:rsidDel="00317BE8">
          <w:rPr>
            <w:bCs/>
          </w:rPr>
          <w:delText xml:space="preserve"> </w:delText>
        </w:r>
        <w:r w:rsidRPr="00926F2C" w:rsidDel="00317BE8">
          <w:rPr>
            <w:bCs/>
          </w:rPr>
          <w:delText xml:space="preserve">distortion </w:delText>
        </w:r>
        <w:r w:rsidR="004B3608" w:rsidRPr="00926F2C" w:rsidDel="00317BE8">
          <w:rPr>
            <w:bCs/>
          </w:rPr>
          <w:delText>from</w:delText>
        </w:r>
        <w:r w:rsidRPr="00926F2C" w:rsidDel="00317BE8">
          <w:rPr>
            <w:bCs/>
          </w:rPr>
          <w:delText xml:space="preserve"> reducing multidimensional data to </w:delText>
        </w:r>
        <w:r w:rsidR="007651E3" w:rsidRPr="00926F2C" w:rsidDel="00317BE8">
          <w:rPr>
            <w:bCs/>
          </w:rPr>
          <w:delText>fewer</w:delText>
        </w:r>
        <w:r w:rsidRPr="00926F2C" w:rsidDel="00317BE8">
          <w:rPr>
            <w:bCs/>
          </w:rPr>
          <w:delText xml:space="preserve"> dimensions</w:delText>
        </w:r>
      </w:del>
      <w:r w:rsidRPr="00926F2C">
        <w:rPr>
          <w:bCs/>
        </w:rPr>
        <w:t xml:space="preserve">. If the </w:t>
      </w:r>
      <w:r w:rsidR="004B3608" w:rsidRPr="00926F2C">
        <w:rPr>
          <w:bCs/>
        </w:rPr>
        <w:t xml:space="preserve">calculated </w:t>
      </w:r>
      <w:r w:rsidRPr="00926F2C">
        <w:rPr>
          <w:bCs/>
        </w:rPr>
        <w:t xml:space="preserve">stress coefficient was less than 0.2, the NMDS </w:t>
      </w:r>
      <w:del w:id="541" w:author="Katie Lankowicz" w:date="2025-10-22T13:21:00Z" w16du:dateUtc="2025-10-22T17:21:00Z">
        <w:r w:rsidRPr="00926F2C" w:rsidDel="007500E3">
          <w:rPr>
            <w:bCs/>
          </w:rPr>
          <w:delText xml:space="preserve">plot </w:delText>
        </w:r>
      </w:del>
      <w:ins w:id="542" w:author="Katie Lankowicz" w:date="2025-10-22T13:21:00Z" w16du:dateUtc="2025-10-22T17:21:00Z">
        <w:r w:rsidR="007500E3">
          <w:rPr>
            <w:bCs/>
          </w:rPr>
          <w:t>ordination</w:t>
        </w:r>
        <w:r w:rsidR="007500E3" w:rsidRPr="00926F2C">
          <w:rPr>
            <w:bCs/>
          </w:rPr>
          <w:t xml:space="preserve"> </w:t>
        </w:r>
      </w:ins>
      <w:r w:rsidRPr="00926F2C">
        <w:rPr>
          <w:bCs/>
        </w:rPr>
        <w:t xml:space="preserve">was deemed an acceptable representation of the data </w:t>
      </w:r>
      <w:r w:rsidRPr="00926F2C">
        <w:rPr>
          <w:bCs/>
        </w:rPr>
        <w:fldChar w:fldCharType="begin"/>
      </w:r>
      <w:r w:rsidRPr="00926F2C">
        <w:rPr>
          <w:bCs/>
        </w:rPr>
        <w:instrText xml:space="preserve"> ADDIN ZOTERO_ITEM CSL_CITATION {"citationID":"zZxbov3G","properties":{"formattedCitation":"(Field et al. 1982, Clarke 1993)","plainCitation":"(Field et al. 1982, Clarke 1993)","noteIndex":0},"citationItems":[{"id":505,"uris":["http://zotero.org/users/11233743/items/7LZUFEHW"],"itemData":{"id":505,"type":"article-journal","abstract":"A strategy is presented for analysing marine biological survey data and relating the biotic patterns to environmental data. To avoid circular argument, biotic and environmental data are kept separate. The strategy is illustrated by a worked example using data on the distribution of 182 nematode species in 107 samples in the River Exe estuary. Nineteen stations are grouped Into 4 main clusters using complementary classification and multi-dimensional scaling (MDS) ordination techniques. These are both based on root-root transformed abundance data with the Bray-Curtis measure of similarity. Indicator species characterising each group are extracted using information statistics. Inverse analyses give clusters of CO-occurnngspecies which are strongly related to the station groups. Relationships of station groups to environmental variables are revealed by superimposing data for one variable at a time on the MDS plot, showing that some station groups differ in sediment granulometry and others in salinity, for example. Some of the other factors plotted show n o difference between station groups. Similarly, physiognomic charactcrlstics of the species are superimposed on the MDS plots of the inverse analysis of species groups, revealing differences in setal length and trophic status between the species groups. Finally, the 4 major station groups and species groups are related to one another in terms of morphological adaptation to the habitat.","container-title":"Marine Ecology Progress Series","DOI":"10.3354/meps008037","ISSN":"0171-8630, 1616-1599","journalAbbreviation":"Mar. Ecol. Prog. Ser.","language":"en","page":"37-52","source":"DOI.org (Crossref)","title":"A Practical Strategy for Analysing Multispecies Distribution Patterns","volume":"8","author":[{"family":"Field","given":"J. G."},{"family":"Clarke","given":"K. R."},{"family":"Warwick","given":"R. M."}],"issued":{"date-parts":[["1982"]]}}},{"id":508,"uris":["http://zotero.org/users/11233743/items/XRSJ7NN8"],"itemData":{"id":508,"type":"article-journal","abstract":"Abstract\n              In the early 1980s, a strategy for graphical representation of multivariate (multi</w:instrText>
      </w:r>
      <w:r w:rsidRPr="00926F2C">
        <w:rPr>
          <w:rFonts w:ascii="Cambria Math" w:hAnsi="Cambria Math" w:cs="Cambria Math"/>
          <w:bCs/>
        </w:rPr>
        <w:instrText>‐</w:instrText>
      </w:r>
      <w:r w:rsidRPr="00926F2C">
        <w:rPr>
          <w:bCs/>
        </w:rPr>
        <w:instrText>species) abundance data was introduced into marine ecology by, among others, Field,\n              et al.\n              (1982). A decade on, it is instructive to: (i) identify which elements of this often</w:instrText>
      </w:r>
      <w:r w:rsidRPr="00926F2C">
        <w:rPr>
          <w:rFonts w:ascii="Cambria Math" w:hAnsi="Cambria Math" w:cs="Cambria Math"/>
          <w:bCs/>
        </w:rPr>
        <w:instrText>‐</w:instrText>
      </w:r>
      <w:r w:rsidRPr="00926F2C">
        <w:rPr>
          <w:bCs/>
        </w:rPr>
        <w:instrText>quoted strategy have proved most useful in practical assessment of community change resulting from pollution impact; and (ii) ask to what extent evolution of techniques in the intervening years has added self</w:instrText>
      </w:r>
      <w:r w:rsidRPr="00926F2C">
        <w:rPr>
          <w:rFonts w:ascii="Cambria Math" w:hAnsi="Cambria Math" w:cs="Cambria Math"/>
          <w:bCs/>
        </w:rPr>
        <w:instrText>‐</w:instrText>
      </w:r>
      <w:r w:rsidRPr="00926F2C">
        <w:rPr>
          <w:bCs/>
        </w:rPr>
        <w:instrText>consistency and comprehensiveness to the approach. The pivotal concept has proved to be that of a biologically</w:instrText>
      </w:r>
      <w:r w:rsidRPr="00926F2C">
        <w:rPr>
          <w:rFonts w:ascii="Cambria Math" w:hAnsi="Cambria Math" w:cs="Cambria Math"/>
          <w:bCs/>
        </w:rPr>
        <w:instrText>‐</w:instrText>
      </w:r>
      <w:r w:rsidRPr="00926F2C">
        <w:rPr>
          <w:bCs/>
        </w:rPr>
        <w:instrText>relevant definition of similarity of two samples, and its utilization mainly in simple rank form, for example ‘sample A is more similar to sample B than it is to sample C’. Statistical assumptions about the data are thus minimized and the resulting non</w:instrText>
      </w:r>
      <w:r w:rsidRPr="00926F2C">
        <w:rPr>
          <w:rFonts w:ascii="Cambria Math" w:hAnsi="Cambria Math" w:cs="Cambria Math"/>
          <w:bCs/>
        </w:rPr>
        <w:instrText>‐</w:instrText>
      </w:r>
      <w:r w:rsidRPr="00926F2C">
        <w:rPr>
          <w:bCs/>
        </w:rPr>
        <w:instrText>parametric techniques will be of very general applicability. From such a starting point, a unified framework needs to encompass: (i) the display of community patterns through clustering and ordination of samples; (ii) identification of species principally responsible for determining sample groupings; (iii) statistical tests for differences in space and time (multivariate analogues of analysis of variance, based on rank similarities); and (iv) the linking of community differences to patterns in the physical and chemical environment (the latter also dictated by rank similarities between samples). Techniques are described that bring such a framework into place, and areas in which problems remain are identified. Accumulated practical experience with these methods is discussed, in particular applications to marine benthos, and it is concluded that they have much to offer practitioners of environmental impact studies on communities.","container-title":"Australian Journal of Ecology","DOI":"10.1111/j.1442-9993.1993.tb00438.x","ISSN":"0307-692X","issue":"1","journalAbbreviation":"Australian Journal of Ecology","language":"en","license":"http://onlinelibrary.wiley.com/termsAndConditions#vor","page":"117-143","source":"DOI.org (Crossref)","title":"Non</w:instrText>
      </w:r>
      <w:r w:rsidRPr="00926F2C">
        <w:rPr>
          <w:rFonts w:ascii="Cambria Math" w:hAnsi="Cambria Math" w:cs="Cambria Math"/>
          <w:bCs/>
        </w:rPr>
        <w:instrText>‐</w:instrText>
      </w:r>
      <w:r w:rsidRPr="00926F2C">
        <w:rPr>
          <w:bCs/>
        </w:rPr>
        <w:instrText xml:space="preserve">parametric multivariate analyses of changes in community structure","volume":"18","author":[{"family":"Clarke","given":"K. R."}],"issued":{"date-parts":[["1993",3]]}}}],"schema":"https://github.com/citation-style-language/schema/raw/master/csl-citation.json"} </w:instrText>
      </w:r>
      <w:r w:rsidRPr="00926F2C">
        <w:rPr>
          <w:bCs/>
        </w:rPr>
        <w:fldChar w:fldCharType="separate"/>
      </w:r>
      <w:r w:rsidRPr="00926F2C">
        <w:rPr>
          <w:rFonts w:ascii="Aptos" w:hAnsi="Aptos"/>
        </w:rPr>
        <w:t>(Field et al. 1982, Clarke 1993)</w:t>
      </w:r>
      <w:r w:rsidRPr="00926F2C">
        <w:rPr>
          <w:bCs/>
        </w:rPr>
        <w:fldChar w:fldCharType="end"/>
      </w:r>
      <w:r w:rsidRPr="00926F2C">
        <w:rPr>
          <w:bCs/>
        </w:rPr>
        <w:t>.</w:t>
      </w:r>
      <w:ins w:id="543" w:author="Katie Lankowicz" w:date="2025-10-21T16:20:00Z" w16du:dateUtc="2025-10-21T20:20:00Z">
        <w:r w:rsidR="00CB2CCF">
          <w:rPr>
            <w:bCs/>
          </w:rPr>
          <w:t xml:space="preserve"> </w:t>
        </w:r>
      </w:ins>
    </w:p>
    <w:p w14:paraId="7751F9FD" w14:textId="77777777" w:rsidR="00792C70" w:rsidRPr="00926F2C" w:rsidDel="00CB2CCF" w:rsidRDefault="00792C70" w:rsidP="0005676A">
      <w:pPr>
        <w:spacing w:after="0" w:line="240" w:lineRule="auto"/>
        <w:rPr>
          <w:del w:id="544" w:author="Katie Lankowicz" w:date="2025-10-21T16:20:00Z" w16du:dateUtc="2025-10-21T20:20:00Z"/>
          <w:bCs/>
        </w:rPr>
      </w:pPr>
    </w:p>
    <w:p w14:paraId="3C4632EC" w14:textId="06976B2F" w:rsidR="00767559" w:rsidRPr="00926F2C" w:rsidRDefault="00792C70" w:rsidP="0005676A">
      <w:pPr>
        <w:spacing w:after="0" w:line="240" w:lineRule="auto"/>
        <w:rPr>
          <w:bCs/>
        </w:rPr>
      </w:pPr>
      <w:r w:rsidRPr="00926F2C">
        <w:rPr>
          <w:bCs/>
        </w:rPr>
        <w:t>After NMDS, k-means clustering was used to identify groups with similar community structures.</w:t>
      </w:r>
      <w:r w:rsidR="000337C8" w:rsidRPr="00926F2C">
        <w:rPr>
          <w:bCs/>
        </w:rPr>
        <w:t xml:space="preserve"> </w:t>
      </w:r>
      <w:del w:id="545" w:author="Katie Lankowicz" w:date="2025-10-15T13:39:00Z" w16du:dateUtc="2025-10-15T16:39:00Z">
        <w:r w:rsidR="000337C8" w:rsidRPr="00926F2C" w:rsidDel="00317BE8">
          <w:rPr>
            <w:bCs/>
          </w:rPr>
          <w:delText xml:space="preserve">This is a non-hierarchical method used to minimize the distance between data points and the center of an assigned cluster. </w:delText>
        </w:r>
      </w:del>
      <w:r w:rsidR="000337C8" w:rsidRPr="00926F2C">
        <w:rPr>
          <w:bCs/>
        </w:rPr>
        <w:t>The silhouette and total within sum of squares (WSS) methods were used to identify the most appropriate number of clusters. We did not assign data points</w:t>
      </w:r>
      <w:r w:rsidR="000337C8">
        <w:rPr>
          <w:bCs/>
        </w:rPr>
        <w:t xml:space="preserve"> </w:t>
      </w:r>
      <w:r w:rsidR="008055D9" w:rsidRPr="008055D9">
        <w:rPr>
          <w:bCs/>
          <w:i/>
          <w:iCs/>
        </w:rPr>
        <w:t>a priori</w:t>
      </w:r>
      <w:r w:rsidR="000337C8" w:rsidRPr="00261818">
        <w:rPr>
          <w:i/>
        </w:rPr>
        <w:t xml:space="preserve"> </w:t>
      </w:r>
      <w:r w:rsidR="000337C8" w:rsidRPr="00926F2C">
        <w:rPr>
          <w:bCs/>
        </w:rPr>
        <w:t xml:space="preserve">to clusters by seasonal period or location within the study area, as we expected both spatial location and seasonal </w:t>
      </w:r>
      <w:r w:rsidR="0059204D" w:rsidRPr="00926F2C">
        <w:rPr>
          <w:bCs/>
        </w:rPr>
        <w:t>warming</w:t>
      </w:r>
      <w:r w:rsidR="000337C8" w:rsidRPr="00926F2C">
        <w:rPr>
          <w:bCs/>
        </w:rPr>
        <w:t xml:space="preserve"> to affect </w:t>
      </w:r>
      <w:del w:id="546" w:author="Katie Lankowicz" w:date="2025-10-21T16:04:00Z" w16du:dateUtc="2025-10-21T20:04:00Z">
        <w:r w:rsidR="000337C8" w:rsidRPr="00926F2C" w:rsidDel="00CB2CCF">
          <w:rPr>
            <w:bCs/>
          </w:rPr>
          <w:delText>community composition</w:delText>
        </w:r>
      </w:del>
      <w:ins w:id="547" w:author="Katie Lankowicz" w:date="2025-10-21T16:04:00Z" w16du:dateUtc="2025-10-21T20:04:00Z">
        <w:r w:rsidR="00CB2CCF">
          <w:rPr>
            <w:bCs/>
          </w:rPr>
          <w:t>community structure</w:t>
        </w:r>
      </w:ins>
      <w:r w:rsidR="000337C8" w:rsidRPr="00926F2C">
        <w:rPr>
          <w:bCs/>
        </w:rPr>
        <w:t xml:space="preserve"> and did not want to assume the nature of that interaction. </w:t>
      </w:r>
      <w:r w:rsidRPr="00926F2C">
        <w:rPr>
          <w:bCs/>
        </w:rPr>
        <w:t>A</w:t>
      </w:r>
      <w:r w:rsidR="000337C8" w:rsidRPr="00926F2C">
        <w:rPr>
          <w:bCs/>
        </w:rPr>
        <w:t xml:space="preserve"> permutation-based, one-way</w:t>
      </w:r>
      <w:r w:rsidRPr="00926F2C">
        <w:rPr>
          <w:bCs/>
        </w:rPr>
        <w:t xml:space="preserve"> Analysis of Similarities (ANOSIM) test was used to identify whether </w:t>
      </w:r>
      <w:del w:id="548" w:author="Katie Lankowicz" w:date="2025-10-21T16:04:00Z" w16du:dateUtc="2025-10-21T20:04:00Z">
        <w:r w:rsidRPr="00926F2C" w:rsidDel="00CB2CCF">
          <w:rPr>
            <w:bCs/>
          </w:rPr>
          <w:delText>community composition</w:delText>
        </w:r>
      </w:del>
      <w:ins w:id="549" w:author="Katie Lankowicz" w:date="2025-10-21T16:04:00Z" w16du:dateUtc="2025-10-21T20:04:00Z">
        <w:r w:rsidR="00CB2CCF">
          <w:rPr>
            <w:bCs/>
          </w:rPr>
          <w:t>community structure</w:t>
        </w:r>
      </w:ins>
      <w:r w:rsidR="000337C8" w:rsidRPr="00926F2C">
        <w:rPr>
          <w:bCs/>
        </w:rPr>
        <w:t xml:space="preserve"> </w:t>
      </w:r>
      <w:r w:rsidRPr="00926F2C">
        <w:rPr>
          <w:bCs/>
        </w:rPr>
        <w:t>w</w:t>
      </w:r>
      <w:r w:rsidR="000337C8" w:rsidRPr="00926F2C">
        <w:rPr>
          <w:bCs/>
        </w:rPr>
        <w:t>as</w:t>
      </w:r>
      <w:r w:rsidRPr="00926F2C">
        <w:rPr>
          <w:bCs/>
        </w:rPr>
        <w:t xml:space="preserve"> statistically significantly different between clusters</w:t>
      </w:r>
      <w:r w:rsidR="000337C8" w:rsidRPr="00926F2C">
        <w:rPr>
          <w:bCs/>
        </w:rPr>
        <w:t xml:space="preserve"> </w:t>
      </w:r>
      <w:r w:rsidR="000337C8" w:rsidRPr="00926F2C">
        <w:rPr>
          <w:bCs/>
        </w:rPr>
        <w:fldChar w:fldCharType="begin"/>
      </w:r>
      <w:r w:rsidR="000337C8" w:rsidRPr="00926F2C">
        <w:rPr>
          <w:bCs/>
        </w:rPr>
        <w:instrText xml:space="preserve"> ADDIN ZOTERO_ITEM CSL_CITATION {"citationID":"1PsSTcOf","properties":{"formattedCitation":"(Clarke 1993)","plainCitation":"(Clarke 1993)","noteIndex":0},"citationItems":[{"id":508,"uris":["http://zotero.org/users/11233743/items/XRSJ7NN8"],"itemData":{"id":508,"type":"article-journal","abstract":"Abstract\n              In the early 1980s, a strategy for graphical representation of multivariate (multi</w:instrText>
      </w:r>
      <w:r w:rsidR="000337C8" w:rsidRPr="00926F2C">
        <w:rPr>
          <w:rFonts w:ascii="Cambria Math" w:hAnsi="Cambria Math" w:cs="Cambria Math"/>
          <w:bCs/>
        </w:rPr>
        <w:instrText>‐</w:instrText>
      </w:r>
      <w:r w:rsidR="000337C8" w:rsidRPr="00926F2C">
        <w:rPr>
          <w:bCs/>
        </w:rPr>
        <w:instrText>species) abundance data was introduced into marine ecology by, among others, Field,\n              et al.\n              (1982). A decade on, it is instructive to: (i) identify which elements of this often</w:instrText>
      </w:r>
      <w:r w:rsidR="000337C8" w:rsidRPr="00926F2C">
        <w:rPr>
          <w:rFonts w:ascii="Cambria Math" w:hAnsi="Cambria Math" w:cs="Cambria Math"/>
          <w:bCs/>
        </w:rPr>
        <w:instrText>‐</w:instrText>
      </w:r>
      <w:r w:rsidR="000337C8" w:rsidRPr="00926F2C">
        <w:rPr>
          <w:bCs/>
        </w:rPr>
        <w:instrText>quoted strategy have proved most useful in practical assessment of community change resulting from pollution impact; and (ii) ask to what extent evolution of techniques in the intervening years has added self</w:instrText>
      </w:r>
      <w:r w:rsidR="000337C8" w:rsidRPr="00926F2C">
        <w:rPr>
          <w:rFonts w:ascii="Cambria Math" w:hAnsi="Cambria Math" w:cs="Cambria Math"/>
          <w:bCs/>
        </w:rPr>
        <w:instrText>‐</w:instrText>
      </w:r>
      <w:r w:rsidR="000337C8" w:rsidRPr="00926F2C">
        <w:rPr>
          <w:bCs/>
        </w:rPr>
        <w:instrText>consistency and comprehensiveness to the approach. The pivotal concept has proved to be that of a biologically</w:instrText>
      </w:r>
      <w:r w:rsidR="000337C8" w:rsidRPr="00926F2C">
        <w:rPr>
          <w:rFonts w:ascii="Cambria Math" w:hAnsi="Cambria Math" w:cs="Cambria Math"/>
          <w:bCs/>
        </w:rPr>
        <w:instrText>‐</w:instrText>
      </w:r>
      <w:r w:rsidR="000337C8" w:rsidRPr="00926F2C">
        <w:rPr>
          <w:bCs/>
        </w:rPr>
        <w:instrText>relevant definition of similarity of two samples, and its utilization mainly in simple rank form, for example ‘sample A is more similar to sample B than it is to sample C’. Statistical assumptions about the data are thus minimized and the resulting non</w:instrText>
      </w:r>
      <w:r w:rsidR="000337C8" w:rsidRPr="00926F2C">
        <w:rPr>
          <w:rFonts w:ascii="Cambria Math" w:hAnsi="Cambria Math" w:cs="Cambria Math"/>
          <w:bCs/>
        </w:rPr>
        <w:instrText>‐</w:instrText>
      </w:r>
      <w:r w:rsidR="000337C8" w:rsidRPr="00926F2C">
        <w:rPr>
          <w:bCs/>
        </w:rPr>
        <w:instrText>parametric techniques will be of very general applicability. From such a starting point, a unified framework needs to encompass: (i) the display of community patterns through clustering and ordination of samples; (ii) identification of species principally responsible for determining sample groupings; (iii) statistical tests for differences in space and time (multivariate analogues of analysis of variance, based on rank similarities); and (iv) the linking of community differences to patterns in the physical and chemical environment (the latter also dictated by rank similarities between samples). Techniques are described that bring such a framework into place, and areas in which problems remain are identified. Accumulated practical experience with these methods is discussed, in particular applications to marine benthos, and it is concluded that they have much to offer practitioners of environmental impact studies on communities.","container-title":"Australian Journal of Ecology","DOI":"10.1111/j.1442-9993.1993.tb00438.x","ISSN":"0307-692X","issue":"1","journalAbbreviation":"Australian Journal of Ecology","language":"en","license":"http://onlinelibrary.wiley.com/termsAndConditions#vor","page":"117-143","source":"DOI.org (Crossref)","title":"Non</w:instrText>
      </w:r>
      <w:r w:rsidR="000337C8" w:rsidRPr="00926F2C">
        <w:rPr>
          <w:rFonts w:ascii="Cambria Math" w:hAnsi="Cambria Math" w:cs="Cambria Math"/>
          <w:bCs/>
        </w:rPr>
        <w:instrText>‐</w:instrText>
      </w:r>
      <w:r w:rsidR="000337C8" w:rsidRPr="00926F2C">
        <w:rPr>
          <w:bCs/>
        </w:rPr>
        <w:instrText xml:space="preserve">parametric multivariate analyses of changes in community structure","volume":"18","author":[{"family":"Clarke","given":"K. R."}],"issued":{"date-parts":[["1993",3]]}}}],"schema":"https://github.com/citation-style-language/schema/raw/master/csl-citation.json"} </w:instrText>
      </w:r>
      <w:r w:rsidR="000337C8" w:rsidRPr="00926F2C">
        <w:rPr>
          <w:bCs/>
        </w:rPr>
        <w:fldChar w:fldCharType="separate"/>
      </w:r>
      <w:r w:rsidR="000337C8" w:rsidRPr="00926F2C">
        <w:rPr>
          <w:rFonts w:ascii="Aptos" w:hAnsi="Aptos"/>
        </w:rPr>
        <w:t>(Clarke 1993)</w:t>
      </w:r>
      <w:r w:rsidR="000337C8" w:rsidRPr="00926F2C">
        <w:rPr>
          <w:bCs/>
        </w:rPr>
        <w:fldChar w:fldCharType="end"/>
      </w:r>
      <w:r w:rsidR="000337C8" w:rsidRPr="00926F2C">
        <w:rPr>
          <w:bCs/>
        </w:rPr>
        <w:t xml:space="preserve">. This was followed by </w:t>
      </w:r>
      <w:r w:rsidRPr="00926F2C">
        <w:rPr>
          <w:bCs/>
        </w:rPr>
        <w:t>a Similarity Percentages (SIMPER) test</w:t>
      </w:r>
      <w:r w:rsidR="000337C8" w:rsidRPr="00926F2C">
        <w:rPr>
          <w:bCs/>
        </w:rPr>
        <w:t>, which</w:t>
      </w:r>
      <w:r w:rsidRPr="00926F2C">
        <w:rPr>
          <w:bCs/>
        </w:rPr>
        <w:t xml:space="preserve"> was used to identify </w:t>
      </w:r>
      <w:r w:rsidR="000337C8" w:rsidRPr="00926F2C">
        <w:rPr>
          <w:bCs/>
        </w:rPr>
        <w:t>the</w:t>
      </w:r>
      <w:r w:rsidRPr="00926F2C">
        <w:rPr>
          <w:bCs/>
        </w:rPr>
        <w:t xml:space="preserve"> species</w:t>
      </w:r>
      <w:r w:rsidR="000337C8" w:rsidRPr="00926F2C">
        <w:rPr>
          <w:bCs/>
        </w:rPr>
        <w:t xml:space="preserve"> that</w:t>
      </w:r>
      <w:r w:rsidRPr="00926F2C">
        <w:rPr>
          <w:bCs/>
        </w:rPr>
        <w:t xml:space="preserve"> </w:t>
      </w:r>
      <w:r w:rsidR="000337C8" w:rsidRPr="00926F2C">
        <w:rPr>
          <w:bCs/>
        </w:rPr>
        <w:t xml:space="preserve">contributed the most to </w:t>
      </w:r>
      <w:r w:rsidR="0059204D" w:rsidRPr="00926F2C">
        <w:rPr>
          <w:bCs/>
        </w:rPr>
        <w:t xml:space="preserve">the </w:t>
      </w:r>
      <w:r w:rsidR="000337C8" w:rsidRPr="00926F2C">
        <w:rPr>
          <w:bCs/>
        </w:rPr>
        <w:t xml:space="preserve">dissimilarity between identified clusters’ </w:t>
      </w:r>
      <w:del w:id="550" w:author="Katie Lankowicz" w:date="2025-10-21T16:04:00Z" w16du:dateUtc="2025-10-21T20:04:00Z">
        <w:r w:rsidR="000337C8" w:rsidRPr="00926F2C" w:rsidDel="00CB2CCF">
          <w:rPr>
            <w:bCs/>
          </w:rPr>
          <w:delText>community composition</w:delText>
        </w:r>
      </w:del>
      <w:ins w:id="551" w:author="Katie Lankowicz" w:date="2025-10-21T16:04:00Z" w16du:dateUtc="2025-10-21T20:04:00Z">
        <w:r w:rsidR="00CB2CCF">
          <w:rPr>
            <w:bCs/>
          </w:rPr>
          <w:t>community structure</w:t>
        </w:r>
      </w:ins>
      <w:r w:rsidRPr="00926F2C">
        <w:rPr>
          <w:bCs/>
        </w:rPr>
        <w:t xml:space="preserve"> </w:t>
      </w:r>
      <w:r w:rsidRPr="00926F2C">
        <w:rPr>
          <w:bCs/>
        </w:rPr>
        <w:fldChar w:fldCharType="begin"/>
      </w:r>
      <w:r w:rsidRPr="00926F2C">
        <w:rPr>
          <w:bCs/>
        </w:rPr>
        <w:instrText xml:space="preserve"> ADDIN ZOTERO_ITEM CSL_CITATION {"citationID":"OjLnoT2a","properties":{"formattedCitation":"(Clarke 1993)","plainCitation":"(Clarke 1993)","noteIndex":0},"citationItems":[{"id":508,"uris":["http://zotero.org/users/11233743/items/XRSJ7NN8"],"itemData":{"id":508,"type":"article-journal","abstract":"Abstract\n              In the early 1980s, a strategy for graphical representation of multivariate (multi</w:instrText>
      </w:r>
      <w:r w:rsidRPr="00926F2C">
        <w:rPr>
          <w:rFonts w:ascii="Cambria Math" w:hAnsi="Cambria Math" w:cs="Cambria Math"/>
          <w:bCs/>
        </w:rPr>
        <w:instrText>‐</w:instrText>
      </w:r>
      <w:r w:rsidRPr="00926F2C">
        <w:rPr>
          <w:bCs/>
        </w:rPr>
        <w:instrText>species) abundance data was introduced into marine ecology by, among others, Field,\n              et al.\n              (1982). A decade on, it is instructive to: (i) identify which elements of this often</w:instrText>
      </w:r>
      <w:r w:rsidRPr="00926F2C">
        <w:rPr>
          <w:rFonts w:ascii="Cambria Math" w:hAnsi="Cambria Math" w:cs="Cambria Math"/>
          <w:bCs/>
        </w:rPr>
        <w:instrText>‐</w:instrText>
      </w:r>
      <w:r w:rsidRPr="00926F2C">
        <w:rPr>
          <w:bCs/>
        </w:rPr>
        <w:instrText>quoted strategy have proved most useful in practical assessment of community change resulting from pollution impact; and (ii) ask to what extent evolution of techniques in the intervening years has added self</w:instrText>
      </w:r>
      <w:r w:rsidRPr="00926F2C">
        <w:rPr>
          <w:rFonts w:ascii="Cambria Math" w:hAnsi="Cambria Math" w:cs="Cambria Math"/>
          <w:bCs/>
        </w:rPr>
        <w:instrText>‐</w:instrText>
      </w:r>
      <w:r w:rsidRPr="00926F2C">
        <w:rPr>
          <w:bCs/>
        </w:rPr>
        <w:instrText>consistency and comprehensiveness to the approach. The pivotal concept has proved to be that of a biologically</w:instrText>
      </w:r>
      <w:r w:rsidRPr="00926F2C">
        <w:rPr>
          <w:rFonts w:ascii="Cambria Math" w:hAnsi="Cambria Math" w:cs="Cambria Math"/>
          <w:bCs/>
        </w:rPr>
        <w:instrText>‐</w:instrText>
      </w:r>
      <w:r w:rsidRPr="00926F2C">
        <w:rPr>
          <w:bCs/>
        </w:rPr>
        <w:instrText>relevant definition of similarity of two samples, and its utilization mainly in simple rank form, for example ‘sample A is more similar to sample B than it is to sample C’. Statistical assumptions about the data are thus minimized and the resulting non</w:instrText>
      </w:r>
      <w:r w:rsidRPr="00926F2C">
        <w:rPr>
          <w:rFonts w:ascii="Cambria Math" w:hAnsi="Cambria Math" w:cs="Cambria Math"/>
          <w:bCs/>
        </w:rPr>
        <w:instrText>‐</w:instrText>
      </w:r>
      <w:r w:rsidRPr="00926F2C">
        <w:rPr>
          <w:bCs/>
        </w:rPr>
        <w:instrText>parametric techniques will be of very general applicability. From such a starting point, a unified framework needs to encompass: (i) the display of community patterns through clustering and ordination of samples; (ii) identification of species principally responsible for determining sample groupings; (iii) statistical tests for differences in space and time (multivariate analogues of analysis of variance, based on rank similarities); and (iv) the linking of community differences to patterns in the physical and chemical environment (the latter also dictated by rank similarities between samples). Techniques are described that bring such a framework into place, and areas in which problems remain are identified. Accumulated practical experience with these methods is discussed, in particular applications to marine benthos, and it is concluded that they have much to offer practitioners of environmental impact studies on communities.","container-title":"Australian Journal of Ecology","DOI":"10.1111/j.1442-9993.1993.tb00438.x","ISSN":"0307-692X","issue":"1","journalAbbreviation":"Australian Journal of Ecology","language":"en","license":"http://onlinelibrary.wiley.com/termsAndConditions#vor","page":"117-143","source":"DOI.org (Crossref)","title":"Non</w:instrText>
      </w:r>
      <w:r w:rsidRPr="00926F2C">
        <w:rPr>
          <w:rFonts w:ascii="Cambria Math" w:hAnsi="Cambria Math" w:cs="Cambria Math"/>
          <w:bCs/>
        </w:rPr>
        <w:instrText>‐</w:instrText>
      </w:r>
      <w:r w:rsidRPr="00926F2C">
        <w:rPr>
          <w:bCs/>
        </w:rPr>
        <w:instrText xml:space="preserve">parametric multivariate analyses of changes in community structure","volume":"18","author":[{"family":"Clarke","given":"K. R."}],"issued":{"date-parts":[["1993",3]]}}}],"schema":"https://github.com/citation-style-language/schema/raw/master/csl-citation.json"} </w:instrText>
      </w:r>
      <w:r w:rsidRPr="00926F2C">
        <w:rPr>
          <w:bCs/>
        </w:rPr>
        <w:fldChar w:fldCharType="separate"/>
      </w:r>
      <w:r w:rsidRPr="00926F2C">
        <w:rPr>
          <w:rFonts w:ascii="Aptos" w:hAnsi="Aptos"/>
        </w:rPr>
        <w:t>(Clarke 1993)</w:t>
      </w:r>
      <w:r w:rsidRPr="00926F2C">
        <w:rPr>
          <w:bCs/>
        </w:rPr>
        <w:fldChar w:fldCharType="end"/>
      </w:r>
      <w:r w:rsidRPr="00926F2C">
        <w:rPr>
          <w:bCs/>
        </w:rPr>
        <w:t>.</w:t>
      </w:r>
      <w:r w:rsidR="000337C8" w:rsidRPr="00926F2C">
        <w:rPr>
          <w:bCs/>
        </w:rPr>
        <w:t xml:space="preserve"> </w:t>
      </w:r>
      <w:r w:rsidRPr="00926F2C">
        <w:rPr>
          <w:bCs/>
        </w:rPr>
        <w:t xml:space="preserve">All statistical tests except k-means clustering were performed using the </w:t>
      </w:r>
      <w:r w:rsidRPr="00926F2C">
        <w:rPr>
          <w:bCs/>
          <w:i/>
          <w:iCs/>
        </w:rPr>
        <w:t>vegan</w:t>
      </w:r>
      <w:r w:rsidRPr="00926F2C">
        <w:rPr>
          <w:bCs/>
        </w:rPr>
        <w:t xml:space="preserve"> R package, version 2.6-8 </w:t>
      </w:r>
      <w:r w:rsidRPr="00926F2C">
        <w:rPr>
          <w:bCs/>
        </w:rPr>
        <w:fldChar w:fldCharType="begin"/>
      </w:r>
      <w:r w:rsidRPr="00926F2C">
        <w:rPr>
          <w:bCs/>
        </w:rPr>
        <w:instrText xml:space="preserve"> ADDIN ZOTERO_ITEM CSL_CITATION {"citationID":"mw05m9Qm","properties":{"formattedCitation":"(Oksanen et al. 2024)","plainCitation":"(Oksanen et al. 2024)","noteIndex":0},"citationItems":[{"id":502,"uris":["http://zotero.org/users/11233743/items/SRM6NY6E"],"itemData":{"id":502,"type":"software","title":"vegan: Community Ecology Package","URL":"https://CRAN.R-project.org/package=vegan","version":"R package version 2.6-8","author":[{"family":"Oksanen","given":"Jari"},{"family":"Simpson","given":"Gavin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Carvalho","given":"Gustavo"},{"family":"Chirico","given":"Michael"},{"family":"De Caceres","given":"Miquel"},{"family":"Durand","given":"Sebastien"},{"family":"Evangelista","given":"Heloisa Beatriz Antoniazi"},{"family":"FitzJohn","given":"Rich"},{"family":"Friendly","given":"Michael"},{"family":"Furneaux","given":"Brendan"},{"family":"Hannigan","given":"Geoffrey"},{"family":"Hill","given":"Mark O."},{"family":"Lahti","given":"Leo"},{"family":"McGlinn","given":"Dan"},{"family":"Ouellette","given":"Marie-Helene"},{"family":"Ribiero Cunha","given":"Eduardo"},{"family":"Smith","given":"Tyler"},{"family":"Stier","given":"Adrian"},{"family":"Ter Braak","given":"Cajo J. F."},{"family":"Weedon","given":"James"}],"issued":{"date-parts":[["2024"]]}}}],"schema":"https://github.com/citation-style-language/schema/raw/master/csl-citation.json"} </w:instrText>
      </w:r>
      <w:r w:rsidRPr="00926F2C">
        <w:rPr>
          <w:bCs/>
        </w:rPr>
        <w:fldChar w:fldCharType="separate"/>
      </w:r>
      <w:r w:rsidRPr="00926F2C">
        <w:rPr>
          <w:rFonts w:ascii="Aptos" w:hAnsi="Aptos"/>
        </w:rPr>
        <w:t>(Oksanen et al. 2024)</w:t>
      </w:r>
      <w:r w:rsidRPr="00926F2C">
        <w:rPr>
          <w:bCs/>
        </w:rPr>
        <w:fldChar w:fldCharType="end"/>
      </w:r>
      <w:r w:rsidRPr="00926F2C">
        <w:rPr>
          <w:bCs/>
        </w:rPr>
        <w:t>.</w:t>
      </w:r>
    </w:p>
    <w:p w14:paraId="20E2C623" w14:textId="77777777" w:rsidR="00767559" w:rsidRPr="00926F2C" w:rsidRDefault="00767559" w:rsidP="0005676A">
      <w:pPr>
        <w:spacing w:after="0" w:line="240" w:lineRule="auto"/>
        <w:rPr>
          <w:bCs/>
        </w:rPr>
      </w:pPr>
    </w:p>
    <w:p w14:paraId="7A2DFF77" w14:textId="2E8FF818" w:rsidR="00562A5F" w:rsidRPr="00926F2C" w:rsidRDefault="00792C70" w:rsidP="0005676A">
      <w:pPr>
        <w:spacing w:after="0" w:line="240" w:lineRule="auto"/>
        <w:rPr>
          <w:bCs/>
        </w:rPr>
      </w:pPr>
      <w:r w:rsidRPr="00926F2C">
        <w:rPr>
          <w:bCs/>
        </w:rPr>
        <w:t xml:space="preserve">Interannual differences in community structure, driven by larger-scale </w:t>
      </w:r>
      <w:r w:rsidR="0059204D" w:rsidRPr="00926F2C">
        <w:rPr>
          <w:bCs/>
        </w:rPr>
        <w:t xml:space="preserve">and longer-term </w:t>
      </w:r>
      <w:r w:rsidRPr="00926F2C">
        <w:rPr>
          <w:bCs/>
        </w:rPr>
        <w:t>processes than those encompassed by the previous analysis, were also of interest. We applied the same sequence of tests—NMDS, k-means clustering, ANOSIM, and SIMPER—on species CPUE when pooled across all sampling sites and seasonal periods per year.</w:t>
      </w:r>
    </w:p>
    <w:p w14:paraId="3120223A" w14:textId="77777777" w:rsidR="00C92709" w:rsidRPr="00926F2C" w:rsidRDefault="00C92709" w:rsidP="0005676A">
      <w:pPr>
        <w:spacing w:after="0" w:line="240" w:lineRule="auto"/>
        <w:rPr>
          <w:bCs/>
          <w:color w:val="4472C4"/>
        </w:rPr>
      </w:pPr>
    </w:p>
    <w:p w14:paraId="1C507AF0" w14:textId="53EBC907" w:rsidR="00C92709" w:rsidRPr="00926F2C" w:rsidRDefault="00625EFB" w:rsidP="0005676A">
      <w:pPr>
        <w:spacing w:after="0" w:line="240" w:lineRule="auto"/>
        <w:rPr>
          <w:b/>
          <w:color w:val="4472C4"/>
        </w:rPr>
      </w:pPr>
      <w:ins w:id="552" w:author="Katie Lankowicz" w:date="2025-10-15T14:31:00Z" w16du:dateUtc="2025-10-15T17:31:00Z">
        <w:r>
          <w:rPr>
            <w:b/>
            <w:color w:val="4472C4"/>
          </w:rPr>
          <w:t>3</w:t>
        </w:r>
      </w:ins>
      <w:del w:id="553" w:author="Katie Lankowicz" w:date="2025-10-15T14:31:00Z" w16du:dateUtc="2025-10-15T17:31:00Z">
        <w:r w:rsidR="00C92709" w:rsidRPr="00926F2C" w:rsidDel="00625EFB">
          <w:rPr>
            <w:b/>
            <w:color w:val="4472C4"/>
          </w:rPr>
          <w:delText>4</w:delText>
        </w:r>
      </w:del>
      <w:r w:rsidR="00C92709" w:rsidRPr="00926F2C">
        <w:rPr>
          <w:b/>
          <w:color w:val="4472C4"/>
        </w:rPr>
        <w:tab/>
        <w:t>Results</w:t>
      </w:r>
    </w:p>
    <w:p w14:paraId="2AFFB9AA" w14:textId="74F1EBCC" w:rsidR="00562A5F" w:rsidRPr="00926F2C" w:rsidRDefault="00625EFB" w:rsidP="0005676A">
      <w:pPr>
        <w:spacing w:after="0" w:line="240" w:lineRule="auto"/>
        <w:rPr>
          <w:bCs/>
          <w:color w:val="4472C4"/>
        </w:rPr>
      </w:pPr>
      <w:ins w:id="554" w:author="Katie Lankowicz" w:date="2025-10-15T14:31:00Z" w16du:dateUtc="2025-10-15T17:31:00Z">
        <w:r>
          <w:rPr>
            <w:bCs/>
            <w:color w:val="4472C4"/>
          </w:rPr>
          <w:t>3</w:t>
        </w:r>
      </w:ins>
      <w:del w:id="555" w:author="Katie Lankowicz" w:date="2025-10-15T14:31:00Z" w16du:dateUtc="2025-10-15T17:31:00Z">
        <w:r w:rsidR="00562A5F" w:rsidRPr="00926F2C" w:rsidDel="00625EFB">
          <w:rPr>
            <w:bCs/>
            <w:color w:val="4472C4"/>
          </w:rPr>
          <w:delText>4</w:delText>
        </w:r>
      </w:del>
      <w:r w:rsidR="00562A5F" w:rsidRPr="00926F2C">
        <w:rPr>
          <w:bCs/>
          <w:color w:val="4472C4"/>
        </w:rPr>
        <w:t>.1</w:t>
      </w:r>
      <w:r w:rsidR="00562A5F" w:rsidRPr="00926F2C">
        <w:rPr>
          <w:bCs/>
          <w:color w:val="4472C4"/>
        </w:rPr>
        <w:tab/>
        <w:t>Species caught</w:t>
      </w:r>
    </w:p>
    <w:p w14:paraId="7777D647" w14:textId="4C93A2AB" w:rsidR="00792C70" w:rsidRPr="00545060" w:rsidRDefault="00792C70" w:rsidP="0005676A">
      <w:pPr>
        <w:spacing w:after="0" w:line="240" w:lineRule="auto"/>
        <w:rPr>
          <w:bCs/>
        </w:rPr>
      </w:pPr>
      <w:r w:rsidRPr="00545060">
        <w:rPr>
          <w:bCs/>
        </w:rPr>
        <w:t xml:space="preserve">In total, 659 seine hauls across 132 </w:t>
      </w:r>
      <w:del w:id="556" w:author="Katie Lankowicz" w:date="2025-10-15T13:42:00Z" w16du:dateUtc="2025-10-15T16:42:00Z">
        <w:r w:rsidRPr="00545060" w:rsidDel="00317BE8">
          <w:rPr>
            <w:bCs/>
          </w:rPr>
          <w:delText xml:space="preserve">unique </w:delText>
        </w:r>
      </w:del>
      <w:r w:rsidRPr="00545060">
        <w:rPr>
          <w:bCs/>
        </w:rPr>
        <w:t>sampling days met data collection standards and were included in our analyses</w:t>
      </w:r>
      <w:r w:rsidR="00C17D53" w:rsidRPr="00545060">
        <w:rPr>
          <w:bCs/>
        </w:rPr>
        <w:t xml:space="preserve"> (Table 1)</w:t>
      </w:r>
      <w:r w:rsidRPr="00545060">
        <w:rPr>
          <w:bCs/>
        </w:rPr>
        <w:t>. T</w:t>
      </w:r>
      <w:r w:rsidR="0059204D" w:rsidRPr="00545060">
        <w:rPr>
          <w:bCs/>
        </w:rPr>
        <w:t>he t</w:t>
      </w:r>
      <w:r w:rsidRPr="00545060">
        <w:rPr>
          <w:bCs/>
        </w:rPr>
        <w:t xml:space="preserve">otal catch was 159,590 individuals across 42 species. The 10 species that met encounter thresholds to be included in </w:t>
      </w:r>
      <w:del w:id="557" w:author="Katie Lankowicz" w:date="2025-10-21T16:04:00Z" w16du:dateUtc="2025-10-21T20:04:00Z">
        <w:r w:rsidRPr="00545060" w:rsidDel="00CB2CCF">
          <w:rPr>
            <w:bCs/>
          </w:rPr>
          <w:delText>community composition</w:delText>
        </w:r>
      </w:del>
      <w:ins w:id="558" w:author="Katie Lankowicz" w:date="2025-10-21T16:04:00Z" w16du:dateUtc="2025-10-21T20:04:00Z">
        <w:r w:rsidR="00CB2CCF" w:rsidRPr="00545060">
          <w:rPr>
            <w:bCs/>
          </w:rPr>
          <w:t>community structure</w:t>
        </w:r>
      </w:ins>
      <w:r w:rsidRPr="00545060">
        <w:rPr>
          <w:bCs/>
        </w:rPr>
        <w:t xml:space="preserve"> analyses were</w:t>
      </w:r>
      <w:r w:rsidR="002171B2" w:rsidRPr="00545060">
        <w:rPr>
          <w:bCs/>
        </w:rPr>
        <w:t xml:space="preserve">, in order of increasing encounter percentage, </w:t>
      </w:r>
      <w:r w:rsidR="008E1E8C" w:rsidRPr="00545060">
        <w:rPr>
          <w:bCs/>
        </w:rPr>
        <w:t>b</w:t>
      </w:r>
      <w:r w:rsidR="002171B2" w:rsidRPr="00545060">
        <w:rPr>
          <w:bCs/>
        </w:rPr>
        <w:t>luefish (</w:t>
      </w:r>
      <w:r w:rsidR="002171B2" w:rsidRPr="00545060">
        <w:rPr>
          <w:bCs/>
          <w:i/>
          <w:iCs/>
        </w:rPr>
        <w:t>Pomatomus</w:t>
      </w:r>
      <w:r w:rsidR="002171B2" w:rsidRPr="00545060">
        <w:rPr>
          <w:bCs/>
        </w:rPr>
        <w:t xml:space="preserve"> </w:t>
      </w:r>
      <w:r w:rsidR="002171B2" w:rsidRPr="00545060">
        <w:rPr>
          <w:bCs/>
          <w:i/>
          <w:iCs/>
        </w:rPr>
        <w:t>saltatrix</w:t>
      </w:r>
      <w:r w:rsidR="002171B2" w:rsidRPr="00545060">
        <w:rPr>
          <w:bCs/>
        </w:rPr>
        <w:t xml:space="preserve">), </w:t>
      </w:r>
      <w:r w:rsidR="008E1E8C" w:rsidRPr="00545060">
        <w:rPr>
          <w:bCs/>
        </w:rPr>
        <w:t>n</w:t>
      </w:r>
      <w:r w:rsidR="002171B2" w:rsidRPr="00545060">
        <w:rPr>
          <w:bCs/>
        </w:rPr>
        <w:t xml:space="preserve">orthern </w:t>
      </w:r>
      <w:r w:rsidR="008E1E8C" w:rsidRPr="00545060">
        <w:rPr>
          <w:bCs/>
        </w:rPr>
        <w:t>p</w:t>
      </w:r>
      <w:r w:rsidR="002171B2" w:rsidRPr="00545060">
        <w:rPr>
          <w:bCs/>
        </w:rPr>
        <w:t>ipefish (</w:t>
      </w:r>
      <w:r w:rsidR="002171B2" w:rsidRPr="00545060">
        <w:rPr>
          <w:bCs/>
          <w:i/>
          <w:iCs/>
        </w:rPr>
        <w:t>Syngnathus</w:t>
      </w:r>
      <w:r w:rsidR="002171B2" w:rsidRPr="00545060">
        <w:rPr>
          <w:bCs/>
        </w:rPr>
        <w:t xml:space="preserve"> </w:t>
      </w:r>
      <w:r w:rsidR="002171B2" w:rsidRPr="00545060">
        <w:rPr>
          <w:bCs/>
          <w:i/>
          <w:iCs/>
        </w:rPr>
        <w:t>fuscus</w:t>
      </w:r>
      <w:r w:rsidR="002171B2" w:rsidRPr="00545060">
        <w:rPr>
          <w:bCs/>
        </w:rPr>
        <w:t xml:space="preserve">), American </w:t>
      </w:r>
      <w:r w:rsidR="008E1E8C" w:rsidRPr="00545060">
        <w:rPr>
          <w:bCs/>
        </w:rPr>
        <w:t>s</w:t>
      </w:r>
      <w:r w:rsidR="002171B2" w:rsidRPr="00545060">
        <w:rPr>
          <w:bCs/>
        </w:rPr>
        <w:t>and</w:t>
      </w:r>
      <w:r w:rsidR="0059204D" w:rsidRPr="00545060">
        <w:rPr>
          <w:bCs/>
        </w:rPr>
        <w:t xml:space="preserve"> </w:t>
      </w:r>
      <w:r w:rsidR="002171B2" w:rsidRPr="00545060">
        <w:rPr>
          <w:bCs/>
        </w:rPr>
        <w:t>lance (</w:t>
      </w:r>
      <w:r w:rsidR="002171B2" w:rsidRPr="00545060">
        <w:rPr>
          <w:bCs/>
          <w:i/>
          <w:iCs/>
        </w:rPr>
        <w:t>Ammodytes</w:t>
      </w:r>
      <w:r w:rsidR="002171B2" w:rsidRPr="00545060">
        <w:rPr>
          <w:bCs/>
        </w:rPr>
        <w:t xml:space="preserve"> </w:t>
      </w:r>
      <w:r w:rsidR="002171B2" w:rsidRPr="00545060">
        <w:rPr>
          <w:bCs/>
          <w:i/>
          <w:iCs/>
        </w:rPr>
        <w:t>americanus</w:t>
      </w:r>
      <w:r w:rsidR="002171B2" w:rsidRPr="00545060">
        <w:rPr>
          <w:bCs/>
        </w:rPr>
        <w:t xml:space="preserve">), Atlantic </w:t>
      </w:r>
      <w:r w:rsidR="008E1E8C" w:rsidRPr="00545060">
        <w:rPr>
          <w:bCs/>
        </w:rPr>
        <w:t>t</w:t>
      </w:r>
      <w:r w:rsidR="002171B2" w:rsidRPr="00545060">
        <w:rPr>
          <w:bCs/>
        </w:rPr>
        <w:t>omcod (</w:t>
      </w:r>
      <w:r w:rsidR="002171B2" w:rsidRPr="00545060">
        <w:rPr>
          <w:bCs/>
          <w:i/>
          <w:iCs/>
        </w:rPr>
        <w:t>Microgadus</w:t>
      </w:r>
      <w:r w:rsidR="002171B2" w:rsidRPr="00545060">
        <w:rPr>
          <w:bCs/>
        </w:rPr>
        <w:t xml:space="preserve"> </w:t>
      </w:r>
      <w:r w:rsidR="002171B2" w:rsidRPr="00545060">
        <w:rPr>
          <w:bCs/>
          <w:i/>
          <w:iCs/>
        </w:rPr>
        <w:t>tomcod</w:t>
      </w:r>
      <w:r w:rsidR="002171B2" w:rsidRPr="00545060">
        <w:rPr>
          <w:bCs/>
        </w:rPr>
        <w:t xml:space="preserve">), Atlantic </w:t>
      </w:r>
      <w:r w:rsidR="008E1E8C" w:rsidRPr="00545060">
        <w:rPr>
          <w:bCs/>
        </w:rPr>
        <w:t>h</w:t>
      </w:r>
      <w:r w:rsidR="002171B2" w:rsidRPr="00545060">
        <w:rPr>
          <w:bCs/>
        </w:rPr>
        <w:t>erring (</w:t>
      </w:r>
      <w:r w:rsidR="00ED08C5" w:rsidRPr="00545060">
        <w:rPr>
          <w:bCs/>
          <w:i/>
          <w:iCs/>
        </w:rPr>
        <w:t xml:space="preserve">C. </w:t>
      </w:r>
      <w:r w:rsidR="002171B2" w:rsidRPr="00545060">
        <w:rPr>
          <w:bCs/>
          <w:i/>
          <w:iCs/>
        </w:rPr>
        <w:t>harengus</w:t>
      </w:r>
      <w:r w:rsidR="002171B2" w:rsidRPr="00545060">
        <w:rPr>
          <w:bCs/>
        </w:rPr>
        <w:t xml:space="preserve">), </w:t>
      </w:r>
      <w:r w:rsidR="007604EB" w:rsidRPr="00545060">
        <w:rPr>
          <w:bCs/>
        </w:rPr>
        <w:t>river herring</w:t>
      </w:r>
      <w:r w:rsidR="002171B2" w:rsidRPr="00545060">
        <w:rPr>
          <w:bCs/>
        </w:rPr>
        <w:t xml:space="preserve"> (</w:t>
      </w:r>
      <w:r w:rsidR="002171B2" w:rsidRPr="00545060">
        <w:rPr>
          <w:bCs/>
          <w:i/>
          <w:iCs/>
        </w:rPr>
        <w:t>Alosa</w:t>
      </w:r>
      <w:r w:rsidR="002171B2" w:rsidRPr="00545060">
        <w:rPr>
          <w:bCs/>
        </w:rPr>
        <w:t xml:space="preserve"> </w:t>
      </w:r>
      <w:r w:rsidR="007604EB" w:rsidRPr="00545060">
        <w:rPr>
          <w:bCs/>
        </w:rPr>
        <w:t>spp.</w:t>
      </w:r>
      <w:r w:rsidR="002171B2" w:rsidRPr="00545060">
        <w:rPr>
          <w:bCs/>
        </w:rPr>
        <w:t xml:space="preserve">), </w:t>
      </w:r>
      <w:r w:rsidR="008E1E8C" w:rsidRPr="00545060">
        <w:rPr>
          <w:bCs/>
        </w:rPr>
        <w:t>m</w:t>
      </w:r>
      <w:r w:rsidR="002171B2" w:rsidRPr="00545060">
        <w:rPr>
          <w:bCs/>
        </w:rPr>
        <w:t>ummichog (</w:t>
      </w:r>
      <w:r w:rsidR="002171B2" w:rsidRPr="00545060">
        <w:rPr>
          <w:bCs/>
          <w:i/>
          <w:iCs/>
        </w:rPr>
        <w:t>Fundulus</w:t>
      </w:r>
      <w:r w:rsidR="002171B2" w:rsidRPr="00545060">
        <w:rPr>
          <w:bCs/>
        </w:rPr>
        <w:t xml:space="preserve"> </w:t>
      </w:r>
      <w:r w:rsidR="002171B2" w:rsidRPr="00545060">
        <w:rPr>
          <w:bCs/>
          <w:i/>
          <w:iCs/>
        </w:rPr>
        <w:t>heteroclitus</w:t>
      </w:r>
      <w:r w:rsidR="002171B2" w:rsidRPr="00545060">
        <w:rPr>
          <w:bCs/>
        </w:rPr>
        <w:t xml:space="preserve">), </w:t>
      </w:r>
      <w:r w:rsidR="008E1E8C" w:rsidRPr="00545060">
        <w:rPr>
          <w:bCs/>
        </w:rPr>
        <w:t>w</w:t>
      </w:r>
      <w:r w:rsidR="002171B2" w:rsidRPr="00545060">
        <w:rPr>
          <w:bCs/>
        </w:rPr>
        <w:t xml:space="preserve">inter </w:t>
      </w:r>
      <w:r w:rsidR="008E1E8C" w:rsidRPr="00545060">
        <w:rPr>
          <w:bCs/>
        </w:rPr>
        <w:t>f</w:t>
      </w:r>
      <w:r w:rsidR="002171B2" w:rsidRPr="00545060">
        <w:rPr>
          <w:bCs/>
        </w:rPr>
        <w:t>lounder (</w:t>
      </w:r>
      <w:r w:rsidR="002171B2" w:rsidRPr="00545060">
        <w:rPr>
          <w:bCs/>
          <w:i/>
          <w:iCs/>
        </w:rPr>
        <w:t>Pseudopleuronectes</w:t>
      </w:r>
      <w:r w:rsidR="002171B2" w:rsidRPr="00545060">
        <w:rPr>
          <w:bCs/>
        </w:rPr>
        <w:t xml:space="preserve"> </w:t>
      </w:r>
      <w:r w:rsidR="002171B2" w:rsidRPr="00545060">
        <w:rPr>
          <w:bCs/>
          <w:i/>
          <w:iCs/>
        </w:rPr>
        <w:t>americanus</w:t>
      </w:r>
      <w:r w:rsidR="002171B2" w:rsidRPr="00545060">
        <w:rPr>
          <w:bCs/>
        </w:rPr>
        <w:t xml:space="preserve">), Atlantic </w:t>
      </w:r>
      <w:r w:rsidR="008E1E8C" w:rsidRPr="00545060">
        <w:rPr>
          <w:bCs/>
        </w:rPr>
        <w:t>s</w:t>
      </w:r>
      <w:r w:rsidR="002171B2" w:rsidRPr="00545060">
        <w:rPr>
          <w:bCs/>
        </w:rPr>
        <w:t>ilverside (</w:t>
      </w:r>
      <w:r w:rsidR="00ED08C5" w:rsidRPr="00545060">
        <w:rPr>
          <w:bCs/>
          <w:i/>
          <w:iCs/>
        </w:rPr>
        <w:t>M.</w:t>
      </w:r>
      <w:r w:rsidR="002171B2" w:rsidRPr="00545060">
        <w:rPr>
          <w:bCs/>
        </w:rPr>
        <w:t xml:space="preserve"> </w:t>
      </w:r>
      <w:r w:rsidR="002171B2" w:rsidRPr="00545060">
        <w:rPr>
          <w:bCs/>
          <w:i/>
          <w:iCs/>
        </w:rPr>
        <w:t>menidia</w:t>
      </w:r>
      <w:r w:rsidR="002171B2" w:rsidRPr="00545060">
        <w:rPr>
          <w:bCs/>
        </w:rPr>
        <w:t>), and</w:t>
      </w:r>
      <w:r w:rsidRPr="00545060">
        <w:rPr>
          <w:bCs/>
        </w:rPr>
        <w:t xml:space="preserve"> </w:t>
      </w:r>
      <w:r w:rsidR="008E1E8C" w:rsidRPr="00545060">
        <w:rPr>
          <w:bCs/>
        </w:rPr>
        <w:t>g</w:t>
      </w:r>
      <w:r w:rsidRPr="00545060">
        <w:rPr>
          <w:bCs/>
        </w:rPr>
        <w:t xml:space="preserve">reen </w:t>
      </w:r>
      <w:r w:rsidR="008E1E8C" w:rsidRPr="00545060">
        <w:rPr>
          <w:bCs/>
        </w:rPr>
        <w:t>c</w:t>
      </w:r>
      <w:r w:rsidRPr="00545060">
        <w:rPr>
          <w:bCs/>
        </w:rPr>
        <w:t>rab (</w:t>
      </w:r>
      <w:r w:rsidRPr="00545060">
        <w:rPr>
          <w:bCs/>
          <w:i/>
          <w:iCs/>
        </w:rPr>
        <w:t>Carsinus</w:t>
      </w:r>
      <w:r w:rsidRPr="00545060">
        <w:rPr>
          <w:bCs/>
        </w:rPr>
        <w:t xml:space="preserve"> </w:t>
      </w:r>
      <w:r w:rsidRPr="00545060">
        <w:rPr>
          <w:bCs/>
          <w:i/>
          <w:iCs/>
        </w:rPr>
        <w:t>maenas</w:t>
      </w:r>
      <w:r w:rsidRPr="00545060">
        <w:rPr>
          <w:bCs/>
        </w:rPr>
        <w:t>)</w:t>
      </w:r>
      <w:r w:rsidR="002171B2" w:rsidRPr="00545060">
        <w:rPr>
          <w:bCs/>
        </w:rPr>
        <w:t xml:space="preserve">. </w:t>
      </w:r>
      <w:r w:rsidR="007604EB" w:rsidRPr="00545060">
        <w:rPr>
          <w:bCs/>
        </w:rPr>
        <w:t>Note that river herring is an umbrella term for both alewife (</w:t>
      </w:r>
      <w:r w:rsidR="007604EB" w:rsidRPr="00545060">
        <w:rPr>
          <w:bCs/>
          <w:i/>
          <w:iCs/>
        </w:rPr>
        <w:t>Alosa pseudoharengus</w:t>
      </w:r>
      <w:r w:rsidR="007604EB" w:rsidRPr="00545060">
        <w:rPr>
          <w:bCs/>
        </w:rPr>
        <w:t>) and blueback herring (</w:t>
      </w:r>
      <w:r w:rsidR="007604EB" w:rsidRPr="00545060">
        <w:rPr>
          <w:bCs/>
          <w:i/>
          <w:iCs/>
        </w:rPr>
        <w:t>Alosa aestivalis</w:t>
      </w:r>
      <w:r w:rsidR="007604EB" w:rsidRPr="00545060">
        <w:rPr>
          <w:bCs/>
        </w:rPr>
        <w:t>)</w:t>
      </w:r>
      <w:r w:rsidR="00A36363" w:rsidRPr="00545060">
        <w:rPr>
          <w:bCs/>
        </w:rPr>
        <w:t>. We did not differentiate between the two, as they are difficult to identify without lethal sampling.</w:t>
      </w:r>
      <w:r w:rsidR="002171B2" w:rsidRPr="00545060">
        <w:rPr>
          <w:bCs/>
        </w:rPr>
        <w:t xml:space="preserve"> </w:t>
      </w:r>
      <w:r w:rsidR="0059204D" w:rsidRPr="00545060">
        <w:rPr>
          <w:bCs/>
        </w:rPr>
        <w:t>Combined, these</w:t>
      </w:r>
      <w:r w:rsidRPr="00545060">
        <w:rPr>
          <w:bCs/>
        </w:rPr>
        <w:t xml:space="preserve"> </w:t>
      </w:r>
      <w:r w:rsidR="00A36363" w:rsidRPr="00545060">
        <w:rPr>
          <w:bCs/>
        </w:rPr>
        <w:t xml:space="preserve">10 </w:t>
      </w:r>
      <w:del w:id="559" w:author="Katie Lankowicz" w:date="2025-10-22T13:23:00Z" w16du:dateUtc="2025-10-22T17:23:00Z">
        <w:r w:rsidR="00A36363" w:rsidRPr="00545060" w:rsidDel="007500E3">
          <w:rPr>
            <w:bCs/>
          </w:rPr>
          <w:delText>commonly</w:delText>
        </w:r>
      </w:del>
      <w:del w:id="560" w:author="Katie Lankowicz" w:date="2025-10-15T13:39:00Z" w16du:dateUtc="2025-10-15T16:39:00Z">
        <w:r w:rsidR="00A36363" w:rsidRPr="00545060" w:rsidDel="00317BE8">
          <w:rPr>
            <w:bCs/>
          </w:rPr>
          <w:delText>-</w:delText>
        </w:r>
      </w:del>
      <w:del w:id="561" w:author="Katie Lankowicz" w:date="2025-10-22T13:23:00Z" w16du:dateUtc="2025-10-22T17:23:00Z">
        <w:r w:rsidR="00A36363" w:rsidRPr="00545060" w:rsidDel="007500E3">
          <w:rPr>
            <w:bCs/>
          </w:rPr>
          <w:delText>encountered</w:delText>
        </w:r>
        <w:r w:rsidRPr="00545060" w:rsidDel="007500E3">
          <w:rPr>
            <w:bCs/>
          </w:rPr>
          <w:delText xml:space="preserve"> </w:delText>
        </w:r>
      </w:del>
      <w:r w:rsidRPr="00545060">
        <w:rPr>
          <w:bCs/>
        </w:rPr>
        <w:t xml:space="preserve">species comprised over 99% of </w:t>
      </w:r>
      <w:r w:rsidR="0059204D" w:rsidRPr="00545060">
        <w:rPr>
          <w:bCs/>
        </w:rPr>
        <w:t>all</w:t>
      </w:r>
      <w:r w:rsidRPr="00545060">
        <w:rPr>
          <w:bCs/>
        </w:rPr>
        <w:t xml:space="preserve"> </w:t>
      </w:r>
      <w:r w:rsidR="004B3608" w:rsidRPr="00545060">
        <w:rPr>
          <w:bCs/>
        </w:rPr>
        <w:t>individuals</w:t>
      </w:r>
      <w:r w:rsidRPr="00545060">
        <w:rPr>
          <w:bCs/>
        </w:rPr>
        <w:t xml:space="preserve"> caught. Atlantic silverside was the most abundant species </w:t>
      </w:r>
      <w:r w:rsidR="007651E3" w:rsidRPr="00545060">
        <w:rPr>
          <w:bCs/>
        </w:rPr>
        <w:t xml:space="preserve">at </w:t>
      </w:r>
      <w:r w:rsidRPr="00545060">
        <w:rPr>
          <w:bCs/>
        </w:rPr>
        <w:t>nearly 42% of total catch</w:t>
      </w:r>
      <w:r w:rsidR="007651E3" w:rsidRPr="00545060">
        <w:rPr>
          <w:bCs/>
        </w:rPr>
        <w:t xml:space="preserve"> and was </w:t>
      </w:r>
      <w:r w:rsidRPr="00545060">
        <w:rPr>
          <w:bCs/>
        </w:rPr>
        <w:t xml:space="preserve">encountered in 56% of all seine hauls. Atlantic herring were also highly abundant (nearly 35% of total catch), but were encountered in only 15% of all seine hauls. Both species were encountered </w:t>
      </w:r>
      <w:del w:id="562" w:author="Katie Lankowicz" w:date="2025-10-22T13:22:00Z" w16du:dateUtc="2025-10-22T17:22:00Z">
        <w:r w:rsidRPr="00545060" w:rsidDel="007500E3">
          <w:rPr>
            <w:bCs/>
          </w:rPr>
          <w:delText xml:space="preserve">in </w:delText>
        </w:r>
      </w:del>
      <w:r w:rsidRPr="00545060">
        <w:rPr>
          <w:bCs/>
        </w:rPr>
        <w:t xml:space="preserve">every year of the sampling period. Green </w:t>
      </w:r>
      <w:r w:rsidR="008E1E8C" w:rsidRPr="00545060">
        <w:rPr>
          <w:bCs/>
        </w:rPr>
        <w:t>c</w:t>
      </w:r>
      <w:r w:rsidRPr="00545060">
        <w:rPr>
          <w:bCs/>
        </w:rPr>
        <w:t xml:space="preserve">rabs had the widest range of spatiotemporal distribution </w:t>
      </w:r>
      <w:r w:rsidR="0059204D" w:rsidRPr="00545060">
        <w:rPr>
          <w:bCs/>
        </w:rPr>
        <w:t>and</w:t>
      </w:r>
      <w:r w:rsidRPr="00545060">
        <w:rPr>
          <w:bCs/>
        </w:rPr>
        <w:t xml:space="preserve"> were encountered in 68% of all seine hauls</w:t>
      </w:r>
      <w:r w:rsidR="0059204D" w:rsidRPr="00545060">
        <w:rPr>
          <w:bCs/>
        </w:rPr>
        <w:t>.</w:t>
      </w:r>
      <w:r w:rsidRPr="00545060">
        <w:rPr>
          <w:bCs/>
        </w:rPr>
        <w:t xml:space="preserve"> </w:t>
      </w:r>
      <w:r w:rsidR="0059204D" w:rsidRPr="00545060">
        <w:rPr>
          <w:bCs/>
        </w:rPr>
        <w:t>W</w:t>
      </w:r>
      <w:r w:rsidRPr="00545060">
        <w:rPr>
          <w:bCs/>
        </w:rPr>
        <w:t>ith few exceptions</w:t>
      </w:r>
      <w:r w:rsidR="0059204D" w:rsidRPr="00545060">
        <w:rPr>
          <w:bCs/>
        </w:rPr>
        <w:t>, they</w:t>
      </w:r>
      <w:r w:rsidRPr="00545060">
        <w:rPr>
          <w:bCs/>
        </w:rPr>
        <w:t xml:space="preserve"> were detected at least once at every </w:t>
      </w:r>
      <w:r w:rsidR="007651E3" w:rsidRPr="00545060">
        <w:rPr>
          <w:bCs/>
        </w:rPr>
        <w:t>site</w:t>
      </w:r>
      <w:r w:rsidR="0059204D" w:rsidRPr="00545060">
        <w:rPr>
          <w:bCs/>
        </w:rPr>
        <w:t xml:space="preserve"> in</w:t>
      </w:r>
      <w:r w:rsidRPr="00545060">
        <w:rPr>
          <w:bCs/>
        </w:rPr>
        <w:t xml:space="preserve"> every year.</w:t>
      </w:r>
      <w:r w:rsidR="004B3608" w:rsidRPr="00545060">
        <w:rPr>
          <w:bCs/>
        </w:rPr>
        <w:t xml:space="preserve"> Green crabs are the only non-teleost included in the analyses; other benthic invertebrates like horseshoe crabs (</w:t>
      </w:r>
      <w:r w:rsidR="004B3608" w:rsidRPr="00545060">
        <w:rPr>
          <w:bCs/>
          <w:i/>
          <w:iCs/>
        </w:rPr>
        <w:t>Limulus polyphemus</w:t>
      </w:r>
      <w:r w:rsidR="004B3608" w:rsidRPr="00545060">
        <w:rPr>
          <w:bCs/>
        </w:rPr>
        <w:t xml:space="preserve">) and various species of shrimp and hermit crabs were occasionally encountered but not enumerated. </w:t>
      </w:r>
    </w:p>
    <w:p w14:paraId="337CD347" w14:textId="77777777" w:rsidR="00792C70" w:rsidRPr="00545060" w:rsidRDefault="00792C70" w:rsidP="0005676A">
      <w:pPr>
        <w:spacing w:after="0" w:line="240" w:lineRule="auto"/>
        <w:rPr>
          <w:bCs/>
        </w:rPr>
      </w:pPr>
    </w:p>
    <w:p w14:paraId="354B82F9" w14:textId="3210C5C9" w:rsidR="00792C70" w:rsidRPr="00926F2C" w:rsidDel="00625EFB" w:rsidRDefault="00D92B01" w:rsidP="0005676A">
      <w:pPr>
        <w:spacing w:after="0" w:line="240" w:lineRule="auto"/>
        <w:rPr>
          <w:moveFrom w:id="563" w:author="Katie Lankowicz" w:date="2025-10-15T13:47:00Z" w16du:dateUtc="2025-10-15T16:47:00Z"/>
          <w:bCs/>
        </w:rPr>
      </w:pPr>
      <w:moveFromRangeStart w:id="564" w:author="Katie Lankowicz" w:date="2025-10-15T13:47:00Z" w:name="move211428492"/>
      <w:moveFrom w:id="565" w:author="Katie Lankowicz" w:date="2025-10-15T13:47:00Z" w16du:dateUtc="2025-10-15T16:47:00Z">
        <w:r w:rsidRPr="00545060" w:rsidDel="00625EFB">
          <w:rPr>
            <w:bCs/>
          </w:rPr>
          <w:t>The remaining 32 species</w:t>
        </w:r>
        <w:r w:rsidR="00926F2C" w:rsidRPr="00545060" w:rsidDel="00625EFB">
          <w:rPr>
            <w:bCs/>
          </w:rPr>
          <w:t>, which combined made up less than 1% of total individuals caught,</w:t>
        </w:r>
        <w:r w:rsidRPr="00545060" w:rsidDel="00625EFB">
          <w:rPr>
            <w:bCs/>
          </w:rPr>
          <w:t xml:space="preserve"> were mainly juvenile fishes native to the Gulf of Maine</w:t>
        </w:r>
        <w:r w:rsidR="002171B2" w:rsidRPr="00545060" w:rsidDel="00625EFB">
          <w:rPr>
            <w:bCs/>
          </w:rPr>
          <w:t xml:space="preserve"> or connecting freshwater systems</w:t>
        </w:r>
        <w:r w:rsidRPr="00545060" w:rsidDel="00625EFB">
          <w:rPr>
            <w:bCs/>
          </w:rPr>
          <w:t xml:space="preserve"> but also included </w:t>
        </w:r>
        <w:r w:rsidR="008E1E8C" w:rsidRPr="00545060" w:rsidDel="00625EFB">
          <w:rPr>
            <w:bCs/>
          </w:rPr>
          <w:t>p</w:t>
        </w:r>
        <w:r w:rsidR="00792C70" w:rsidRPr="00545060" w:rsidDel="00625EFB">
          <w:rPr>
            <w:bCs/>
          </w:rPr>
          <w:t>ermit (</w:t>
        </w:r>
        <w:r w:rsidR="00792C70" w:rsidRPr="00545060" w:rsidDel="00625EFB">
          <w:rPr>
            <w:bCs/>
            <w:i/>
            <w:iCs/>
          </w:rPr>
          <w:t>Trachinotus</w:t>
        </w:r>
        <w:r w:rsidR="00792C70" w:rsidRPr="00545060" w:rsidDel="00625EFB">
          <w:rPr>
            <w:bCs/>
          </w:rPr>
          <w:t xml:space="preserve"> </w:t>
        </w:r>
        <w:r w:rsidR="00792C70" w:rsidRPr="00545060" w:rsidDel="00625EFB">
          <w:rPr>
            <w:bCs/>
            <w:i/>
            <w:iCs/>
          </w:rPr>
          <w:t>falcatus</w:t>
        </w:r>
        <w:r w:rsidR="00792C70" w:rsidRPr="00545060" w:rsidDel="00625EFB">
          <w:rPr>
            <w:bCs/>
          </w:rPr>
          <w:t>)</w:t>
        </w:r>
        <w:r w:rsidRPr="00545060" w:rsidDel="00625EFB">
          <w:rPr>
            <w:bCs/>
          </w:rPr>
          <w:t xml:space="preserve">, </w:t>
        </w:r>
        <w:r w:rsidR="008E1E8C" w:rsidRPr="00545060" w:rsidDel="00625EFB">
          <w:rPr>
            <w:bCs/>
          </w:rPr>
          <w:t>c</w:t>
        </w:r>
        <w:r w:rsidRPr="00545060" w:rsidDel="00625EFB">
          <w:rPr>
            <w:bCs/>
          </w:rPr>
          <w:t xml:space="preserve">revalle </w:t>
        </w:r>
        <w:r w:rsidR="008E1E8C" w:rsidRPr="00545060" w:rsidDel="00625EFB">
          <w:rPr>
            <w:bCs/>
          </w:rPr>
          <w:t>j</w:t>
        </w:r>
        <w:r w:rsidRPr="00545060" w:rsidDel="00625EFB">
          <w:rPr>
            <w:bCs/>
          </w:rPr>
          <w:t>ack (</w:t>
        </w:r>
        <w:r w:rsidRPr="00545060" w:rsidDel="00625EFB">
          <w:rPr>
            <w:bCs/>
            <w:i/>
            <w:iCs/>
          </w:rPr>
          <w:t>Caranx</w:t>
        </w:r>
        <w:r w:rsidRPr="00545060" w:rsidDel="00625EFB">
          <w:rPr>
            <w:bCs/>
          </w:rPr>
          <w:t xml:space="preserve"> </w:t>
        </w:r>
        <w:r w:rsidRPr="00545060" w:rsidDel="00625EFB">
          <w:rPr>
            <w:bCs/>
            <w:i/>
            <w:iCs/>
          </w:rPr>
          <w:t>hippos</w:t>
        </w:r>
        <w:r w:rsidRPr="00545060" w:rsidDel="00625EFB">
          <w:rPr>
            <w:bCs/>
          </w:rPr>
          <w:t xml:space="preserve">), </w:t>
        </w:r>
        <w:r w:rsidR="008E1E8C" w:rsidRPr="00545060" w:rsidDel="00625EFB">
          <w:rPr>
            <w:bCs/>
          </w:rPr>
          <w:t>w</w:t>
        </w:r>
        <w:r w:rsidRPr="00545060" w:rsidDel="00625EFB">
          <w:rPr>
            <w:bCs/>
          </w:rPr>
          <w:t xml:space="preserve">hite </w:t>
        </w:r>
        <w:r w:rsidR="008E1E8C" w:rsidRPr="00545060" w:rsidDel="00625EFB">
          <w:rPr>
            <w:bCs/>
          </w:rPr>
          <w:t>m</w:t>
        </w:r>
        <w:r w:rsidRPr="00545060" w:rsidDel="00625EFB">
          <w:rPr>
            <w:bCs/>
          </w:rPr>
          <w:t>ullet (</w:t>
        </w:r>
        <w:r w:rsidRPr="00545060" w:rsidDel="00625EFB">
          <w:rPr>
            <w:bCs/>
            <w:i/>
            <w:iCs/>
          </w:rPr>
          <w:t>Mugil</w:t>
        </w:r>
        <w:r w:rsidRPr="00545060" w:rsidDel="00625EFB">
          <w:rPr>
            <w:bCs/>
          </w:rPr>
          <w:t xml:space="preserve"> </w:t>
        </w:r>
        <w:r w:rsidRPr="00545060" w:rsidDel="00625EFB">
          <w:rPr>
            <w:bCs/>
            <w:i/>
            <w:iCs/>
          </w:rPr>
          <w:t>curema</w:t>
        </w:r>
        <w:r w:rsidRPr="00545060" w:rsidDel="00625EFB">
          <w:rPr>
            <w:bCs/>
          </w:rPr>
          <w:t xml:space="preserve">), and </w:t>
        </w:r>
        <w:r w:rsidR="008E1E8C" w:rsidRPr="00545060" w:rsidDel="00625EFB">
          <w:rPr>
            <w:bCs/>
          </w:rPr>
          <w:t>s</w:t>
        </w:r>
        <w:r w:rsidR="00792C70" w:rsidRPr="00545060" w:rsidDel="00625EFB">
          <w:rPr>
            <w:bCs/>
          </w:rPr>
          <w:t xml:space="preserve">ummer </w:t>
        </w:r>
        <w:r w:rsidR="008E1E8C" w:rsidRPr="00545060" w:rsidDel="00625EFB">
          <w:rPr>
            <w:bCs/>
          </w:rPr>
          <w:t>f</w:t>
        </w:r>
        <w:r w:rsidR="00792C70" w:rsidRPr="00545060" w:rsidDel="00625EFB">
          <w:rPr>
            <w:bCs/>
          </w:rPr>
          <w:t>lounder (</w:t>
        </w:r>
        <w:r w:rsidR="00792C70" w:rsidRPr="00545060" w:rsidDel="00625EFB">
          <w:rPr>
            <w:bCs/>
            <w:i/>
            <w:iCs/>
          </w:rPr>
          <w:t>Paralychthis</w:t>
        </w:r>
        <w:r w:rsidR="00792C70" w:rsidRPr="00545060" w:rsidDel="00625EFB">
          <w:rPr>
            <w:bCs/>
          </w:rPr>
          <w:t xml:space="preserve"> </w:t>
        </w:r>
        <w:r w:rsidR="00792C70" w:rsidRPr="00545060" w:rsidDel="00625EFB">
          <w:rPr>
            <w:bCs/>
            <w:i/>
            <w:iCs/>
          </w:rPr>
          <w:t>dentatus</w:t>
        </w:r>
        <w:r w:rsidR="00792C70" w:rsidRPr="00545060" w:rsidDel="00625EFB">
          <w:rPr>
            <w:bCs/>
          </w:rPr>
          <w:t xml:space="preserve">). Permit </w:t>
        </w:r>
        <w:r w:rsidRPr="00545060" w:rsidDel="00625EFB">
          <w:rPr>
            <w:bCs/>
          </w:rPr>
          <w:t xml:space="preserve">and </w:t>
        </w:r>
        <w:r w:rsidR="008E1E8C" w:rsidRPr="00545060" w:rsidDel="00625EFB">
          <w:rPr>
            <w:bCs/>
          </w:rPr>
          <w:t>c</w:t>
        </w:r>
        <w:r w:rsidRPr="00545060" w:rsidDel="00625EFB">
          <w:rPr>
            <w:bCs/>
          </w:rPr>
          <w:t xml:space="preserve">revalle </w:t>
        </w:r>
        <w:r w:rsidR="008E1E8C" w:rsidRPr="00545060" w:rsidDel="00625EFB">
          <w:rPr>
            <w:bCs/>
          </w:rPr>
          <w:t>j</w:t>
        </w:r>
        <w:r w:rsidRPr="00545060" w:rsidDel="00625EFB">
          <w:rPr>
            <w:bCs/>
          </w:rPr>
          <w:t xml:space="preserve">ack </w:t>
        </w:r>
        <w:r w:rsidR="00792C70" w:rsidRPr="00545060" w:rsidDel="00625EFB">
          <w:rPr>
            <w:bCs/>
          </w:rPr>
          <w:t xml:space="preserve">are among an assemblage of tropical or subtropical species that typically reside south of Cape Cod, but may be advected northward into the Gulf of Maine by eddies or warm core rings of the Gulf Stream Current </w:t>
        </w:r>
        <w:r w:rsidR="00792C70" w:rsidRPr="00545060" w:rsidDel="00625EFB">
          <w:rPr>
            <w:bCs/>
          </w:rPr>
          <w:fldChar w:fldCharType="begin"/>
        </w:r>
        <w:r w:rsidR="00792C70" w:rsidRPr="00545060" w:rsidDel="00625EFB">
          <w:rPr>
            <w:bCs/>
          </w:rPr>
          <w:instrText xml:space="preserve"> ADDIN ZOTERO_ITEM CSL_CITATION {"citationID":"wPm7LUM4","properties":{"formattedCitation":"(Hare et al. 2002, Wood et al. 2009, O\\uc0\\u8217{}Neill et al. 2025)","plainCitation":"(Hare et al. 2002, Wood et al. 2009, O’Neill et al. 2025)","noteIndex":0},"citationItems":[{"id":513,"uris":["http://zotero.org/users/11233743/items/GPZG23E3"],"itemData":{"id":513,"type":"article-journal","abstract":"Larval fish originating south of Cape Hatteras, North Carolina, are frequently found on the continental shelf north of Cape Hatteras, even as far north as the Scotian shelf. The Gulf Stream and associated warm</w:instrText>
        </w:r>
        <w:r w:rsidR="00792C70" w:rsidRPr="00545060" w:rsidDel="00625EFB">
          <w:rPr>
            <w:rFonts w:ascii="Cambria Math" w:hAnsi="Cambria Math" w:cs="Cambria Math"/>
            <w:bCs/>
          </w:rPr>
          <w:instrText>‐</w:instrText>
        </w:r>
        <w:r w:rsidR="00792C70" w:rsidRPr="00545060" w:rsidDel="00625EFB">
          <w:rPr>
            <w:bCs/>
          </w:rPr>
          <w:instrText>core rings are hypothesized as the physical mechanisms responsible for the northward transport of larvae. Specifically, larvae spawned along the southeast U.S. continental shelf are entrained into the Gulf Stream, transported to the northeast, regularly incorporated in warm</w:instrText>
        </w:r>
        <w:r w:rsidR="00792C70" w:rsidRPr="00545060" w:rsidDel="00625EFB">
          <w:rPr>
            <w:rFonts w:ascii="Cambria Math" w:hAnsi="Cambria Math" w:cs="Cambria Math"/>
            <w:bCs/>
          </w:rPr>
          <w:instrText>‐</w:instrText>
        </w:r>
        <w:r w:rsidR="00792C70" w:rsidRPr="00545060" w:rsidDel="00625EFB">
          <w:rPr>
            <w:bCs/>
          </w:rPr>
          <w:instrText xml:space="preserve">core ring streamers, transported across the slope region, and released along the shelf edge north of Cape Hatteras. This proposed transport route was evaluated using hydrographic data and drifter tracks that were collected as part of other studies. Continental shelf water that originated south of Cape Hatteras was found along the edge of the Gulf Stream north of Cape Hatteras, and drifter tracks demonstrated each segment of the proposed transport route. A probability model was then developed to estimate transport times for larvae carried over the proposed transport route using a combination of sea surface temperature images, statistics of drifter transport speeds, and a larval mortality function. Modeled transport time distributions closely matched observed age distributions of larvae, further supporting the hypothesized transport route.","container-title":"Limnology and Oceanography","DOI":"10.4319/lo.2002.47.6.1774","ISSN":"0024-3590, 1939-5590","issue":"6","journalAbbreviation":"Limnology &amp; Oceanography","language":"en","license":"http://onlinelibrary.wiley.com/termsAndConditions#vor","page":"1774-1789","source":"DOI.org (Crossref)","title":"Routes and rates of larval fish transport from the southeast to the northeast United States continental shelf","volume":"47","author":[{"family":"Hare","given":"Jonathan A."},{"family":"Churchill","given":"James H."},{"family":"Cowen","given":"Robert K."},{"family":"Berger","given":"Thomas J."},{"family":"Cornillon","given":"Peter C."},{"family":"Dragos","given":"Paul"},{"family":"Glenn","given":"Scott M."},{"family":"Govoni","given":"John J."},{"family":"Lee","given":"Thomas N."}],"issued":{"date-parts":[["2002",11]]}}},{"id":515,"uris":["http://zotero.org/users/11233743/items/Q4NXAMJJ"],"itemData":{"id":515,"type":"article-journal","container-title":"Fishery Bulletin","issue":"1","page":"89-100","title":"A comparison between warm-water fish assemblages of Narragansett Bay and those of Long Island Sound waters","volume":"107","author":[{"family":"Wood","given":"Abby Jane M."},{"family":"Collie","given":"Jeremy S."},{"family":"Hare","given":"Jonathan A."}],"issued":{"date-parts":[["2009"]]}}},{"id":514,"uris":["http://zotero.org/users/11233743/items/Q8F6GDTF"],"itemData":{"id":514,"type":"article-journal","abstract":"ABSTRACT\n            The Gulf Stream exerts tremendous influence over oceanographic conditions in the northwestern Atlantic as it transports tropical water to higher latitudes. While the meandering eddies and warm core rings of the Gulf Stream persist year-round, the seasonal warming of coastal waters in the northwestern Atlantic afford many young-of-year tropical and subtropical species temporary refuge through the summer and fall after Gulf Stream dispersal. Several aspects of this dispersal and its impact on coastal ecosystems are difficult to document. Due to the broad scale and intensive sampling effort required to survey these expatriated species, we used a citizen science platform to gather species observations. We analyzed over 1,200 reports of fish from 28 taxonomic families to describe extralimital geographic distributions, observation frequency, and phenological aspects of their dispersal. The influence of ecosystem dynamics and life stage-specific biological characteristics on the observed extralimital distributions of species is discussed. We found that citizen scientists gathered novel sightings relevant to coastal marine fish ecology through a variety of coastal activities, and complimentary to established research methods. These findings support incorporating crowd-sourced data to improve our understanding of marine species assemblages of the northwestern Atlantic.","container-title":"Fisheries","DOI":"10.1093/fshmag/vuae014","ISSN":"0363-2415, 1548-8446","language":"en","license":"https://creativecommons.org/licenses/by-nc/4.0/","page":"vuae014","source":"DOI.org (Crossref)","title":"Citizen science contributions to the investigation of extralimital tropical and subtropical marine fish distribution via Gulf Stream transport","author":[{"family":"O’Neill","given":"Michael E"},{"family":"Bluhm","given":"Samantha C"},{"family":"Nichols","given":"Owen C"}],"issued":{"date-parts":[["2025",1,22]]}}}],"schema":"https://github.com/citation-style-language/schema/raw/master/csl-citation.json"} </w:instrText>
        </w:r>
        <w:r w:rsidR="00792C70" w:rsidRPr="00545060" w:rsidDel="00625EFB">
          <w:rPr>
            <w:bCs/>
          </w:rPr>
          <w:fldChar w:fldCharType="separate"/>
        </w:r>
        <w:r w:rsidR="00792C70" w:rsidRPr="00545060" w:rsidDel="00625EFB">
          <w:rPr>
            <w:rFonts w:ascii="Aptos" w:hAnsi="Aptos" w:cs="Times New Roman"/>
            <w:kern w:val="0"/>
          </w:rPr>
          <w:t>(Hare et al. 2002, Wood et al. 2009, O’Neill et al. 2025)</w:t>
        </w:r>
        <w:r w:rsidR="00792C70" w:rsidRPr="00545060" w:rsidDel="00625EFB">
          <w:rPr>
            <w:bCs/>
          </w:rPr>
          <w:fldChar w:fldCharType="end"/>
        </w:r>
        <w:r w:rsidR="00792C70" w:rsidRPr="00545060" w:rsidDel="00625EFB">
          <w:rPr>
            <w:bCs/>
          </w:rPr>
          <w:t>. Species within this group are colloquially known as “Gulf Stream Orphans”</w:t>
        </w:r>
        <w:r w:rsidR="002171B2" w:rsidRPr="00545060" w:rsidDel="00625EFB">
          <w:rPr>
            <w:bCs/>
          </w:rPr>
          <w:t xml:space="preserve"> </w:t>
        </w:r>
        <w:r w:rsidR="007D00E2" w:rsidRPr="00545060" w:rsidDel="00625EFB">
          <w:rPr>
            <w:bCs/>
          </w:rPr>
          <w:t>(gsoproject.org, see O’Neill et al. 2025).</w:t>
        </w:r>
        <w:r w:rsidR="00792C70" w:rsidRPr="00545060" w:rsidDel="00625EFB">
          <w:rPr>
            <w:bCs/>
          </w:rPr>
          <w:t>”</w:t>
        </w:r>
        <w:r w:rsidR="002171B2" w:rsidRPr="00545060" w:rsidDel="00625EFB">
          <w:rPr>
            <w:bCs/>
          </w:rPr>
          <w:t xml:space="preserve"> Though not officially recognized as part of this group, </w:t>
        </w:r>
        <w:r w:rsidR="008E1E8C" w:rsidRPr="00545060" w:rsidDel="00625EFB">
          <w:rPr>
            <w:bCs/>
          </w:rPr>
          <w:t>w</w:t>
        </w:r>
        <w:r w:rsidR="002171B2" w:rsidRPr="00545060" w:rsidDel="00625EFB">
          <w:rPr>
            <w:bCs/>
          </w:rPr>
          <w:t xml:space="preserve">hite </w:t>
        </w:r>
        <w:r w:rsidR="008E1E8C" w:rsidRPr="00545060" w:rsidDel="00625EFB">
          <w:rPr>
            <w:bCs/>
          </w:rPr>
          <w:t>m</w:t>
        </w:r>
        <w:r w:rsidR="002171B2" w:rsidRPr="00545060" w:rsidDel="00625EFB">
          <w:rPr>
            <w:bCs/>
          </w:rPr>
          <w:t xml:space="preserve">ullet and other </w:t>
        </w:r>
        <w:r w:rsidR="00F00A17" w:rsidRPr="00545060" w:rsidDel="00625EFB">
          <w:rPr>
            <w:bCs/>
          </w:rPr>
          <w:t xml:space="preserve">Mugilidae </w:t>
        </w:r>
        <w:r w:rsidR="002171B2" w:rsidRPr="00545060" w:rsidDel="00625EFB">
          <w:rPr>
            <w:bCs/>
          </w:rPr>
          <w:t>fishes</w:t>
        </w:r>
        <w:r w:rsidR="00F00A17" w:rsidRPr="00545060" w:rsidDel="00625EFB">
          <w:rPr>
            <w:bCs/>
          </w:rPr>
          <w:t xml:space="preserve"> </w:t>
        </w:r>
        <w:r w:rsidR="002171B2" w:rsidRPr="00545060" w:rsidDel="00625EFB">
          <w:rPr>
            <w:bCs/>
          </w:rPr>
          <w:t xml:space="preserve">are subtropical species unknown to be breeding in or regularly migrating to </w:t>
        </w:r>
        <w:r w:rsidR="00F00285" w:rsidRPr="00545060" w:rsidDel="00625EFB">
          <w:rPr>
            <w:bCs/>
          </w:rPr>
          <w:t xml:space="preserve">regions north of Cape Cod </w:t>
        </w:r>
        <w:r w:rsidR="00F00285" w:rsidRPr="00545060" w:rsidDel="00625EFB">
          <w:rPr>
            <w:bCs/>
          </w:rPr>
          <w:fldChar w:fldCharType="begin"/>
        </w:r>
        <w:r w:rsidR="00F00285" w:rsidRPr="00545060" w:rsidDel="00625EFB">
          <w:rPr>
            <w:bCs/>
          </w:rPr>
          <w:instrText xml:space="preserve"> ADDIN ZOTERO_ITEM CSL_CITATION {"citationID":"jmK89QVQ","properties":{"formattedCitation":"(Bigelow &amp; Schroeder 1953, Ayvazian et al. 1992)","plainCitation":"(Bigelow &amp; Schroeder 1953, Ayvazian et al. 1992)","noteIndex":0},"citationItems":[{"id":509,"uris":["http://zotero.org/users/11233743/items/6PBMDUE4"],"itemData":{"id":509,"type":"article-journal","collection-title":"US Fish and Wiildlife Service","container-title":"Fishery Bulletin","issue":"74","page":"267-270","title":"Fishes of the Gulf of Maine","volume":"53","author":[{"family":"Bigelow","given":"Henry B."},{"family":"Schroeder","given":"William C."}],"issued":{"date-parts":[["1953"]]}}},{"id":517,"uris":["http://zotero.org/users/11233743/items/ZP9Q4G2V"],"itemData":{"id":517,"type":"article-journal","abstract":"Comparison of the relative abundance of fish species from different life-history groups and their temporal patterns of estuarine habitat use from two estuaries north and south of Cape Cod indicates that the Cape acts as a zoogeographic boundary. Between April 1988 and December 1989, monthly seine and trawl samples were collected from nearshore, shallow-water marsh, and beach and deeper open-water habitats in Wells Harbor, Maine, and Waquoit Bay, Massachusetts. Forty-eight species and 80,341 individuals were collected from Waquoit Bay compared to 24 species and 22,561 individuals from Wells Harbor. Waquoit Bay had proportionally fewer resident species and more marine, nursery, and occasional species than Wells Harbor. Annual density and biomass values were greater across all habitats in Waquoit Bay, with the summer values from the marsh habitat an order of magnitude higher than comparable summer data from the Wells habitats. We suggest that marsh and beach habitats provide a nursery area for young-of-the-year fishes, while deeper, open-water habitats serve as a corridor for fishes moving to nearshore habitats or serve as a refuge during low tide.","container-title":"Estuaries","DOI":"10.2307/1352784","ISSN":"01608347","issue":"3","journalAbbreviation":"Estuaries","language":"en","page":"368","source":"DOI.org (Crossref)","title":"Comparison of Habitat Use by Estuarine Fish Assemblages in the Acadian and Virginian Zoogeographic Provinces","volume":"15","author":[{"family":"Ayvazian","given":"S. G."},{"family":"Deegan","given":"L. A."},{"family":"Finn","given":"J. T."}],"issued":{"date-parts":[["1992",9]]}}}],"schema":"https://github.com/citation-style-language/schema/raw/master/csl-citation.json"} </w:instrText>
        </w:r>
        <w:r w:rsidR="00F00285" w:rsidRPr="00545060" w:rsidDel="00625EFB">
          <w:rPr>
            <w:bCs/>
          </w:rPr>
          <w:fldChar w:fldCharType="separate"/>
        </w:r>
        <w:r w:rsidR="00F00285" w:rsidRPr="00545060" w:rsidDel="00625EFB">
          <w:rPr>
            <w:rFonts w:ascii="Aptos" w:hAnsi="Aptos"/>
          </w:rPr>
          <w:t>(Bigelow &amp; Schroeder 1953, Ayvazian et al. 1992)</w:t>
        </w:r>
        <w:r w:rsidR="00F00285" w:rsidRPr="00545060" w:rsidDel="00625EFB">
          <w:rPr>
            <w:bCs/>
          </w:rPr>
          <w:fldChar w:fldCharType="end"/>
        </w:r>
        <w:r w:rsidR="00F00285" w:rsidRPr="00545060" w:rsidDel="00625EFB">
          <w:rPr>
            <w:bCs/>
          </w:rPr>
          <w:t xml:space="preserve">. </w:t>
        </w:r>
        <w:r w:rsidR="00792C70" w:rsidRPr="00545060" w:rsidDel="00625EFB">
          <w:rPr>
            <w:bCs/>
          </w:rPr>
          <w:t xml:space="preserve">Summer flounder </w:t>
        </w:r>
        <w:r w:rsidR="0059204D" w:rsidRPr="00545060" w:rsidDel="00625EFB">
          <w:rPr>
            <w:bCs/>
          </w:rPr>
          <w:t>is</w:t>
        </w:r>
        <w:r w:rsidR="00F00285" w:rsidRPr="00545060" w:rsidDel="00625EFB">
          <w:rPr>
            <w:bCs/>
          </w:rPr>
          <w:t xml:space="preserve"> a temperate species</w:t>
        </w:r>
        <w:r w:rsidR="00792C70" w:rsidRPr="00545060" w:rsidDel="00625EFB">
          <w:rPr>
            <w:bCs/>
          </w:rPr>
          <w:t xml:space="preserve"> more commonly found south of Cape Cod, but </w:t>
        </w:r>
        <w:r w:rsidR="00F00285" w:rsidRPr="00545060" w:rsidDel="00625EFB">
          <w:rPr>
            <w:bCs/>
          </w:rPr>
          <w:t>some individuals may make</w:t>
        </w:r>
        <w:r w:rsidR="00792C70" w:rsidRPr="00545060" w:rsidDel="00625EFB">
          <w:rPr>
            <w:bCs/>
          </w:rPr>
          <w:t xml:space="preserve"> </w:t>
        </w:r>
        <w:r w:rsidR="00F00285" w:rsidRPr="00545060" w:rsidDel="00625EFB">
          <w:rPr>
            <w:bCs/>
          </w:rPr>
          <w:t xml:space="preserve">seasonal migrations to </w:t>
        </w:r>
        <w:r w:rsidR="00792C70" w:rsidRPr="00545060" w:rsidDel="00625EFB">
          <w:rPr>
            <w:bCs/>
          </w:rPr>
          <w:t xml:space="preserve">coastal Maine and are </w:t>
        </w:r>
        <w:r w:rsidR="004B3608" w:rsidRPr="00545060" w:rsidDel="00625EFB">
          <w:rPr>
            <w:bCs/>
          </w:rPr>
          <w:t xml:space="preserve">therefore </w:t>
        </w:r>
        <w:r w:rsidR="00792C70" w:rsidRPr="00545060" w:rsidDel="00625EFB">
          <w:rPr>
            <w:bCs/>
          </w:rPr>
          <w:t xml:space="preserve">not considered Gulf Stream Orphans </w:t>
        </w:r>
        <w:r w:rsidR="00792C70" w:rsidRPr="00545060" w:rsidDel="00625EFB">
          <w:rPr>
            <w:bCs/>
          </w:rPr>
          <w:fldChar w:fldCharType="begin"/>
        </w:r>
        <w:r w:rsidR="00792C70" w:rsidRPr="00545060" w:rsidDel="00625EFB">
          <w:rPr>
            <w:bCs/>
          </w:rPr>
          <w:instrText xml:space="preserve"> ADDIN ZOTERO_ITEM CSL_CITATION {"citationID":"R8aT5inu","properties":{"formattedCitation":"(Bigelow &amp; Schroeder 1953)","plainCitation":"(Bigelow &amp; Schroeder 1953)","noteIndex":0},"citationItems":[{"id":509,"uris":["http://zotero.org/users/11233743/items/6PBMDUE4"],"itemData":{"id":509,"type":"article-journal","collection-title":"US Fish and Wiildlife Service","container-title":"Fishery Bulletin","issue":"74","page":"267-270","title":"Fishes of the Gulf of Maine","volume":"53","author":[{"family":"Bigelow","given":"Henry B."},{"family":"Schroeder","given":"William C."}],"issued":{"date-parts":[["1953"]]}}}],"schema":"https://github.com/citation-style-language/schema/raw/master/csl-citation.json"} </w:instrText>
        </w:r>
        <w:r w:rsidR="00792C70" w:rsidRPr="00545060" w:rsidDel="00625EFB">
          <w:rPr>
            <w:bCs/>
          </w:rPr>
          <w:fldChar w:fldCharType="separate"/>
        </w:r>
        <w:r w:rsidR="00792C70" w:rsidRPr="00545060" w:rsidDel="00625EFB">
          <w:rPr>
            <w:rFonts w:ascii="Aptos" w:hAnsi="Aptos"/>
          </w:rPr>
          <w:t>(Bigelow &amp; Schroeder 1953)</w:t>
        </w:r>
        <w:r w:rsidR="00792C70" w:rsidRPr="00545060" w:rsidDel="00625EFB">
          <w:rPr>
            <w:bCs/>
          </w:rPr>
          <w:fldChar w:fldCharType="end"/>
        </w:r>
        <w:r w:rsidR="00792C70" w:rsidRPr="00545060" w:rsidDel="00625EFB">
          <w:rPr>
            <w:bCs/>
          </w:rPr>
          <w:t>.</w:t>
        </w:r>
        <w:r w:rsidR="00792C70" w:rsidRPr="00926F2C" w:rsidDel="00625EFB">
          <w:rPr>
            <w:bCs/>
          </w:rPr>
          <w:t xml:space="preserve"> </w:t>
        </w:r>
      </w:moveFrom>
    </w:p>
    <w:moveFromRangeEnd w:id="564"/>
    <w:p w14:paraId="32267774" w14:textId="6EC59ED4" w:rsidR="00792C70" w:rsidRPr="00926F2C" w:rsidDel="00625EFB" w:rsidRDefault="00792C70" w:rsidP="0005676A">
      <w:pPr>
        <w:spacing w:after="0" w:line="240" w:lineRule="auto"/>
        <w:rPr>
          <w:del w:id="566" w:author="Katie Lankowicz" w:date="2025-10-15T13:46:00Z" w16du:dateUtc="2025-10-15T16:46:00Z"/>
          <w:bCs/>
          <w:color w:val="4472C4"/>
        </w:rPr>
      </w:pPr>
    </w:p>
    <w:p w14:paraId="1474C1F9" w14:textId="0407BA54" w:rsidR="00562A5F" w:rsidRPr="00926F2C" w:rsidRDefault="00625EFB" w:rsidP="0005676A">
      <w:pPr>
        <w:spacing w:after="0" w:line="240" w:lineRule="auto"/>
        <w:rPr>
          <w:bCs/>
          <w:color w:val="4472C4"/>
        </w:rPr>
      </w:pPr>
      <w:ins w:id="567" w:author="Katie Lankowicz" w:date="2025-10-15T14:31:00Z" w16du:dateUtc="2025-10-15T17:31:00Z">
        <w:r>
          <w:rPr>
            <w:bCs/>
            <w:color w:val="4472C4"/>
          </w:rPr>
          <w:t>3</w:t>
        </w:r>
      </w:ins>
      <w:del w:id="568" w:author="Katie Lankowicz" w:date="2025-10-15T14:31:00Z" w16du:dateUtc="2025-10-15T17:31:00Z">
        <w:r w:rsidR="00562A5F" w:rsidRPr="00926F2C" w:rsidDel="00625EFB">
          <w:rPr>
            <w:bCs/>
            <w:color w:val="4472C4"/>
          </w:rPr>
          <w:delText>4</w:delText>
        </w:r>
      </w:del>
      <w:r w:rsidR="00562A5F" w:rsidRPr="00926F2C">
        <w:rPr>
          <w:bCs/>
          <w:color w:val="4472C4"/>
        </w:rPr>
        <w:t>.2</w:t>
      </w:r>
      <w:r w:rsidR="00562A5F" w:rsidRPr="00926F2C">
        <w:rPr>
          <w:bCs/>
          <w:color w:val="4472C4"/>
        </w:rPr>
        <w:tab/>
      </w:r>
      <w:r w:rsidR="00792C70" w:rsidRPr="00926F2C">
        <w:rPr>
          <w:bCs/>
          <w:color w:val="4472C4"/>
        </w:rPr>
        <w:t>Nearshore</w:t>
      </w:r>
      <w:r w:rsidR="00562A5F" w:rsidRPr="00926F2C">
        <w:rPr>
          <w:bCs/>
          <w:color w:val="4472C4"/>
        </w:rPr>
        <w:t xml:space="preserve"> surface temperature anomaly</w:t>
      </w:r>
    </w:p>
    <w:p w14:paraId="6302D2CB" w14:textId="56028D92" w:rsidR="00792C70" w:rsidRPr="00926F2C" w:rsidRDefault="004B3608" w:rsidP="0005676A">
      <w:pPr>
        <w:spacing w:after="0" w:line="240" w:lineRule="auto"/>
        <w:rPr>
          <w:bCs/>
          <w:color w:val="4472C4"/>
        </w:rPr>
      </w:pPr>
      <w:r w:rsidRPr="00926F2C">
        <w:rPr>
          <w:bCs/>
        </w:rPr>
        <w:t xml:space="preserve">GAMs fit to average daily surface temperature data from the Portland Harbor tide gauge explained 95.9% of the deviance. Results </w:t>
      </w:r>
      <w:r w:rsidR="00F00A17" w:rsidRPr="00926F2C">
        <w:rPr>
          <w:bCs/>
        </w:rPr>
        <w:t>indicated that 2014-2015 and 2017-2019 had average annual temperature anomalies below the CRP average</w:t>
      </w:r>
      <w:r w:rsidR="00C17D53" w:rsidRPr="00926F2C">
        <w:rPr>
          <w:bCs/>
        </w:rPr>
        <w:t xml:space="preserve"> </w:t>
      </w:r>
      <w:r w:rsidR="00C17D53" w:rsidRPr="00261818">
        <w:t>(</w:t>
      </w:r>
      <w:ins w:id="569" w:author="Katie Lankowicz" w:date="2025-10-15T16:42:00Z" w16du:dateUtc="2025-10-15T19:42:00Z">
        <w:r w:rsidR="00431961">
          <w:t>Table 2</w:t>
        </w:r>
      </w:ins>
      <w:del w:id="570" w:author="Katie Lankowicz" w:date="2025-10-15T16:42:00Z" w16du:dateUtc="2025-10-15T19:42:00Z">
        <w:r w:rsidR="00C17D53" w:rsidRPr="00261818" w:rsidDel="00431961">
          <w:delText>Fig</w:delText>
        </w:r>
        <w:r w:rsidR="00291AF8" w:rsidRPr="00261818" w:rsidDel="00431961">
          <w:delText>.</w:delText>
        </w:r>
        <w:r w:rsidR="00C17D53" w:rsidRPr="00261818" w:rsidDel="00431961">
          <w:delText xml:space="preserve"> </w:delText>
        </w:r>
      </w:del>
      <w:del w:id="571" w:author="Katie Lankowicz" w:date="2025-10-15T16:03:00Z" w16du:dateUtc="2025-10-15T19:03:00Z">
        <w:r w:rsidR="00291AF8" w:rsidRPr="00926F2C" w:rsidDel="004C2BA0">
          <w:rPr>
            <w:bCs/>
          </w:rPr>
          <w:delText>3</w:delText>
        </w:r>
      </w:del>
      <w:r w:rsidR="00291AF8" w:rsidRPr="00926F2C">
        <w:rPr>
          <w:bCs/>
        </w:rPr>
        <w:t>)</w:t>
      </w:r>
      <w:ins w:id="572" w:author="Katie Lankowicz" w:date="2025-10-21T16:13:00Z" w16du:dateUtc="2025-10-21T20:13:00Z">
        <w:r w:rsidR="00CB2CCF">
          <w:rPr>
            <w:bCs/>
          </w:rPr>
          <w:t>.</w:t>
        </w:r>
      </w:ins>
      <w:r w:rsidR="00F00A17" w:rsidRPr="00926F2C">
        <w:rPr>
          <w:bCs/>
        </w:rPr>
        <w:t xml:space="preserve"> These </w:t>
      </w:r>
      <w:del w:id="573" w:author="Katie Lankowicz" w:date="2025-10-21T16:14:00Z" w16du:dateUtc="2025-10-21T20:14:00Z">
        <w:r w:rsidR="00F00A17" w:rsidRPr="00926F2C" w:rsidDel="00CB2CCF">
          <w:rPr>
            <w:bCs/>
          </w:rPr>
          <w:delText xml:space="preserve">cooler </w:delText>
        </w:r>
      </w:del>
      <w:ins w:id="574" w:author="Katie Lankowicz" w:date="2025-10-21T16:14:00Z" w16du:dateUtc="2025-10-21T20:14:00Z">
        <w:r w:rsidR="00CB2CCF">
          <w:rPr>
            <w:bCs/>
          </w:rPr>
          <w:t>anomalously cool</w:t>
        </w:r>
        <w:r w:rsidR="00CB2CCF" w:rsidRPr="00926F2C">
          <w:rPr>
            <w:bCs/>
          </w:rPr>
          <w:t xml:space="preserve"> </w:t>
        </w:r>
      </w:ins>
      <w:r w:rsidR="00F00A17" w:rsidRPr="00926F2C">
        <w:rPr>
          <w:bCs/>
        </w:rPr>
        <w:t xml:space="preserve">years were characterized by </w:t>
      </w:r>
      <w:r w:rsidR="00005FA0" w:rsidRPr="00926F2C">
        <w:rPr>
          <w:bCs/>
        </w:rPr>
        <w:t xml:space="preserve">sustained periods </w:t>
      </w:r>
      <w:del w:id="575" w:author="Katie Lankowicz" w:date="2025-10-22T16:47:00Z" w16du:dateUtc="2025-10-22T20:47:00Z">
        <w:r w:rsidR="00005FA0" w:rsidRPr="00926F2C" w:rsidDel="007500E3">
          <w:rPr>
            <w:bCs/>
          </w:rPr>
          <w:delText>of daily temperatures beneath</w:delText>
        </w:r>
      </w:del>
      <w:ins w:id="576" w:author="Katie Lankowicz" w:date="2025-10-22T16:47:00Z" w16du:dateUtc="2025-10-22T20:47:00Z">
        <w:r w:rsidR="007500E3">
          <w:rPr>
            <w:bCs/>
          </w:rPr>
          <w:t>below</w:t>
        </w:r>
      </w:ins>
      <w:r w:rsidR="00005FA0" w:rsidRPr="00926F2C">
        <w:rPr>
          <w:bCs/>
        </w:rPr>
        <w:t xml:space="preserve"> the modeled daily average in </w:t>
      </w:r>
      <w:r w:rsidR="00F00A17" w:rsidRPr="00926F2C">
        <w:rPr>
          <w:bCs/>
        </w:rPr>
        <w:t xml:space="preserve">winter </w:t>
      </w:r>
      <w:del w:id="577" w:author="Katie Lankowicz" w:date="2025-10-15T16:42:00Z" w16du:dateUtc="2025-10-15T19:42:00Z">
        <w:r w:rsidR="00F00A17" w:rsidRPr="00926F2C" w:rsidDel="00431961">
          <w:rPr>
            <w:bCs/>
          </w:rPr>
          <w:delText xml:space="preserve">(December-February) </w:delText>
        </w:r>
      </w:del>
      <w:del w:id="578" w:author="Katie Lankowicz" w:date="2025-10-22T16:47:00Z" w16du:dateUtc="2025-10-22T20:47:00Z">
        <w:r w:rsidR="00F00A17" w:rsidRPr="00926F2C" w:rsidDel="007500E3">
          <w:rPr>
            <w:bCs/>
          </w:rPr>
          <w:delText>and</w:delText>
        </w:r>
      </w:del>
      <w:ins w:id="579" w:author="Katie Lankowicz" w:date="2025-10-22T16:47:00Z" w16du:dateUtc="2025-10-22T20:47:00Z">
        <w:r w:rsidR="007500E3">
          <w:rPr>
            <w:bCs/>
          </w:rPr>
          <w:t>through</w:t>
        </w:r>
      </w:ins>
      <w:r w:rsidR="00F00A17" w:rsidRPr="00926F2C">
        <w:rPr>
          <w:bCs/>
        </w:rPr>
        <w:t xml:space="preserve"> spring</w:t>
      </w:r>
      <w:ins w:id="580" w:author="Katie Lankowicz" w:date="2025-10-15T16:42:00Z" w16du:dateUtc="2025-10-15T19:42:00Z">
        <w:r w:rsidR="00431961">
          <w:rPr>
            <w:bCs/>
          </w:rPr>
          <w:t xml:space="preserve">, </w:t>
        </w:r>
      </w:ins>
      <w:del w:id="581" w:author="Katie Lankowicz" w:date="2025-10-15T16:42:00Z" w16du:dateUtc="2025-10-15T19:42:00Z">
        <w:r w:rsidR="00F00A17" w:rsidRPr="00926F2C" w:rsidDel="00431961">
          <w:rPr>
            <w:bCs/>
          </w:rPr>
          <w:delText xml:space="preserve"> (March-May)</w:delText>
        </w:r>
        <w:r w:rsidR="00005FA0" w:rsidRPr="00926F2C" w:rsidDel="00431961">
          <w:rPr>
            <w:bCs/>
          </w:rPr>
          <w:delText xml:space="preserve">, </w:delText>
        </w:r>
      </w:del>
      <w:r w:rsidR="00005FA0" w:rsidRPr="00926F2C">
        <w:rPr>
          <w:bCs/>
        </w:rPr>
        <w:t xml:space="preserve">and limited time above the modeled daily average </w:t>
      </w:r>
      <w:r w:rsidR="00085C3B" w:rsidRPr="00926F2C">
        <w:rPr>
          <w:bCs/>
        </w:rPr>
        <w:t>in summer (</w:t>
      </w:r>
      <w:ins w:id="582" w:author="Katie Lankowicz" w:date="2025-10-15T16:42:00Z" w16du:dateUtc="2025-10-15T19:42:00Z">
        <w:r w:rsidR="00431961">
          <w:rPr>
            <w:bCs/>
          </w:rPr>
          <w:t>Fig. S2)</w:t>
        </w:r>
      </w:ins>
      <w:del w:id="583" w:author="Katie Lankowicz" w:date="2025-10-15T16:42:00Z" w16du:dateUtc="2025-10-15T19:42:00Z">
        <w:r w:rsidR="00085C3B" w:rsidRPr="00926F2C" w:rsidDel="00431961">
          <w:rPr>
            <w:bCs/>
          </w:rPr>
          <w:delText>June-August)</w:delText>
        </w:r>
      </w:del>
      <w:r w:rsidR="00005FA0" w:rsidRPr="00926F2C">
        <w:rPr>
          <w:bCs/>
        </w:rPr>
        <w:t>.</w:t>
      </w:r>
      <w:r w:rsidR="00085C3B" w:rsidRPr="00926F2C">
        <w:rPr>
          <w:bCs/>
        </w:rPr>
        <w:t xml:space="preserve"> In contrast, </w:t>
      </w:r>
      <w:del w:id="584" w:author="Katie Lankowicz" w:date="2025-10-22T16:48:00Z" w16du:dateUtc="2025-10-22T20:48:00Z">
        <w:r w:rsidR="00085C3B" w:rsidRPr="00926F2C" w:rsidDel="007500E3">
          <w:rPr>
            <w:bCs/>
          </w:rPr>
          <w:delText xml:space="preserve">daily </w:delText>
        </w:r>
      </w:del>
      <w:r w:rsidR="00085C3B" w:rsidRPr="00926F2C">
        <w:rPr>
          <w:bCs/>
        </w:rPr>
        <w:t xml:space="preserve">temperatures </w:t>
      </w:r>
      <w:del w:id="585" w:author="Katie Lankowicz" w:date="2025-10-22T16:48:00Z" w16du:dateUtc="2025-10-22T20:48:00Z">
        <w:r w:rsidR="00085C3B" w:rsidRPr="00926F2C" w:rsidDel="007500E3">
          <w:rPr>
            <w:bCs/>
          </w:rPr>
          <w:delText>in both summers and winters</w:delText>
        </w:r>
      </w:del>
      <w:r w:rsidR="00085C3B" w:rsidRPr="00926F2C">
        <w:rPr>
          <w:bCs/>
        </w:rPr>
        <w:t xml:space="preserve"> of </w:t>
      </w:r>
      <w:del w:id="586" w:author="Katie Lankowicz" w:date="2025-10-21T16:14:00Z" w16du:dateUtc="2025-10-21T20:14:00Z">
        <w:r w:rsidR="00085C3B" w:rsidRPr="00926F2C" w:rsidDel="00CB2CCF">
          <w:rPr>
            <w:bCs/>
          </w:rPr>
          <w:delText xml:space="preserve">warmer </w:delText>
        </w:r>
      </w:del>
      <w:ins w:id="587" w:author="Katie Lankowicz" w:date="2025-10-21T16:14:00Z" w16du:dateUtc="2025-10-21T20:14:00Z">
        <w:r w:rsidR="00CB2CCF">
          <w:rPr>
            <w:bCs/>
          </w:rPr>
          <w:t>anomalously warm</w:t>
        </w:r>
        <w:r w:rsidR="00CB2CCF" w:rsidRPr="00926F2C">
          <w:rPr>
            <w:bCs/>
          </w:rPr>
          <w:t xml:space="preserve"> </w:t>
        </w:r>
      </w:ins>
      <w:r w:rsidR="00085C3B" w:rsidRPr="00926F2C">
        <w:rPr>
          <w:bCs/>
        </w:rPr>
        <w:t xml:space="preserve">years </w:t>
      </w:r>
      <w:r w:rsidR="002F2AE0" w:rsidRPr="00926F2C">
        <w:rPr>
          <w:bCs/>
        </w:rPr>
        <w:t xml:space="preserve">(2016, 2020-2024) </w:t>
      </w:r>
      <w:r w:rsidR="00085C3B" w:rsidRPr="00926F2C">
        <w:rPr>
          <w:bCs/>
        </w:rPr>
        <w:t>typically remained above the modeled daily average</w:t>
      </w:r>
      <w:ins w:id="588" w:author="Katie Lankowicz" w:date="2025-10-22T16:48:00Z" w16du:dateUtc="2025-10-22T20:48:00Z">
        <w:r w:rsidR="007500E3">
          <w:rPr>
            <w:bCs/>
          </w:rPr>
          <w:t xml:space="preserve"> </w:t>
        </w:r>
      </w:ins>
      <w:ins w:id="589" w:author="Katie Lankowicz" w:date="2025-10-22T16:50:00Z" w16du:dateUtc="2025-10-22T20:50:00Z">
        <w:r w:rsidR="007500E3">
          <w:rPr>
            <w:bCs/>
          </w:rPr>
          <w:t>in winter through summer</w:t>
        </w:r>
      </w:ins>
      <w:r w:rsidR="00085C3B" w:rsidRPr="00926F2C">
        <w:rPr>
          <w:bCs/>
        </w:rPr>
        <w:t xml:space="preserve">. </w:t>
      </w:r>
      <w:moveFromRangeStart w:id="590" w:author="Katie Lankowicz" w:date="2025-10-22T16:47:00Z" w:name="move212044050"/>
      <w:moveFrom w:id="591" w:author="Katie Lankowicz" w:date="2025-10-22T16:47:00Z" w16du:dateUtc="2025-10-22T20:47:00Z">
        <w:r w:rsidR="008F6893" w:rsidRPr="00926F2C" w:rsidDel="007500E3">
          <w:rPr>
            <w:bCs/>
          </w:rPr>
          <w:t xml:space="preserve">Notably, </w:t>
        </w:r>
        <w:r w:rsidR="00C17D53" w:rsidRPr="00926F2C" w:rsidDel="007500E3">
          <w:rPr>
            <w:bCs/>
          </w:rPr>
          <w:t>summer</w:t>
        </w:r>
        <w:r w:rsidR="008F6893" w:rsidRPr="00926F2C" w:rsidDel="007500E3">
          <w:rPr>
            <w:bCs/>
          </w:rPr>
          <w:t xml:space="preserve"> temperatures have been </w:t>
        </w:r>
        <w:r w:rsidR="00C17D53" w:rsidRPr="00926F2C" w:rsidDel="007500E3">
          <w:rPr>
            <w:bCs/>
          </w:rPr>
          <w:t>more than 1</w:t>
        </w:r>
        <w:r w:rsidR="007651E3" w:rsidRPr="00926F2C" w:rsidDel="007500E3">
          <w:rPr>
            <w:bCs/>
          </w:rPr>
          <w:t xml:space="preserve">°C </w:t>
        </w:r>
        <w:r w:rsidR="00C17D53" w:rsidRPr="00926F2C" w:rsidDel="007500E3">
          <w:rPr>
            <w:bCs/>
          </w:rPr>
          <w:t>greater than</w:t>
        </w:r>
        <w:r w:rsidR="008F6893" w:rsidRPr="00926F2C" w:rsidDel="007500E3">
          <w:rPr>
            <w:bCs/>
          </w:rPr>
          <w:t xml:space="preserve"> modeled averages in each year since 2020</w:t>
        </w:r>
        <w:r w:rsidR="00C17D53" w:rsidRPr="00926F2C" w:rsidDel="007500E3">
          <w:rPr>
            <w:bCs/>
          </w:rPr>
          <w:t xml:space="preserve"> (Table 2)</w:t>
        </w:r>
        <w:r w:rsidR="008F6893" w:rsidRPr="00926F2C" w:rsidDel="007500E3">
          <w:rPr>
            <w:bCs/>
          </w:rPr>
          <w:t>.</w:t>
        </w:r>
      </w:moveFrom>
      <w:moveFromRangeEnd w:id="590"/>
      <w:ins w:id="592" w:author="Katie Lankowicz" w:date="2025-10-22T16:46:00Z" w16du:dateUtc="2025-10-22T20:46:00Z">
        <w:r w:rsidR="007500E3">
          <w:rPr>
            <w:bCs/>
          </w:rPr>
          <w:t>When calculated just for the June-August summer season, only 2014 and 2017 had anomalously cold temperatures (Table 2).</w:t>
        </w:r>
      </w:ins>
      <w:ins w:id="593" w:author="Katie Lankowicz" w:date="2025-10-22T16:47:00Z" w16du:dateUtc="2025-10-22T20:47:00Z">
        <w:r w:rsidR="007500E3">
          <w:rPr>
            <w:bCs/>
          </w:rPr>
          <w:t xml:space="preserve"> </w:t>
        </w:r>
      </w:ins>
      <w:moveToRangeStart w:id="594" w:author="Katie Lankowicz" w:date="2025-10-22T16:47:00Z" w:name="move212044050"/>
      <w:moveTo w:id="595" w:author="Katie Lankowicz" w:date="2025-10-22T16:47:00Z" w16du:dateUtc="2025-10-22T20:47:00Z">
        <w:r w:rsidR="007500E3" w:rsidRPr="00926F2C">
          <w:rPr>
            <w:bCs/>
          </w:rPr>
          <w:t>Notably, summer temperatures have been more than 1°C greater than modeled averages in each year since 2020 (Table 2).</w:t>
        </w:r>
        <w:r w:rsidR="007500E3">
          <w:rPr>
            <w:bCs/>
          </w:rPr>
          <w:t xml:space="preserve"> </w:t>
        </w:r>
      </w:moveTo>
      <w:moveToRangeEnd w:id="594"/>
    </w:p>
    <w:p w14:paraId="2AEE0DC1" w14:textId="77777777" w:rsidR="00792C70" w:rsidRPr="00926F2C" w:rsidRDefault="00792C70" w:rsidP="0005676A">
      <w:pPr>
        <w:spacing w:after="0" w:line="240" w:lineRule="auto"/>
        <w:rPr>
          <w:bCs/>
          <w:color w:val="4472C4"/>
        </w:rPr>
      </w:pPr>
    </w:p>
    <w:p w14:paraId="6B708E68" w14:textId="5879717A" w:rsidR="009C4616" w:rsidRPr="00926F2C" w:rsidRDefault="00625EFB" w:rsidP="0005676A">
      <w:pPr>
        <w:spacing w:after="0" w:line="240" w:lineRule="auto"/>
        <w:rPr>
          <w:bCs/>
          <w:color w:val="4472C4"/>
        </w:rPr>
      </w:pPr>
      <w:ins w:id="596" w:author="Katie Lankowicz" w:date="2025-10-15T14:31:00Z" w16du:dateUtc="2025-10-15T17:31:00Z">
        <w:r>
          <w:rPr>
            <w:bCs/>
            <w:color w:val="4472C4"/>
          </w:rPr>
          <w:t>3</w:t>
        </w:r>
      </w:ins>
      <w:del w:id="597" w:author="Katie Lankowicz" w:date="2025-10-15T14:31:00Z" w16du:dateUtc="2025-10-15T17:31:00Z">
        <w:r w:rsidR="00562A5F" w:rsidRPr="00926F2C" w:rsidDel="00625EFB">
          <w:rPr>
            <w:bCs/>
            <w:color w:val="4472C4"/>
          </w:rPr>
          <w:delText>4</w:delText>
        </w:r>
      </w:del>
      <w:r w:rsidR="00562A5F" w:rsidRPr="00926F2C">
        <w:rPr>
          <w:bCs/>
          <w:color w:val="4472C4"/>
        </w:rPr>
        <w:t>.3</w:t>
      </w:r>
      <w:r w:rsidR="00562A5F" w:rsidRPr="00926F2C">
        <w:rPr>
          <w:bCs/>
          <w:color w:val="4472C4"/>
        </w:rPr>
        <w:tab/>
        <w:t>Weekly growth rates</w:t>
      </w:r>
    </w:p>
    <w:p w14:paraId="25BC09EC" w14:textId="4FE186E6" w:rsidR="00405AE8" w:rsidRPr="00926F2C" w:rsidRDefault="009C4616" w:rsidP="0005676A">
      <w:pPr>
        <w:spacing w:after="0" w:line="240" w:lineRule="auto"/>
        <w:rPr>
          <w:bCs/>
        </w:rPr>
      </w:pPr>
      <w:del w:id="598" w:author="Katie Lankowicz" w:date="2025-10-15T14:03:00Z" w16du:dateUtc="2025-10-15T17:03:00Z">
        <w:r w:rsidRPr="00545060" w:rsidDel="00625EFB">
          <w:rPr>
            <w:bCs/>
          </w:rPr>
          <w:delText xml:space="preserve">The process of filtering </w:delText>
        </w:r>
        <w:r w:rsidR="000311B2" w:rsidRPr="00545060" w:rsidDel="00625EFB">
          <w:rPr>
            <w:bCs/>
          </w:rPr>
          <w:delText xml:space="preserve">length frequency distribution </w:delText>
        </w:r>
        <w:r w:rsidRPr="00545060" w:rsidDel="00625EFB">
          <w:rPr>
            <w:bCs/>
          </w:rPr>
          <w:delText>data to include o</w:delText>
        </w:r>
        <w:r w:rsidR="000311B2" w:rsidRPr="00545060" w:rsidDel="00625EFB">
          <w:rPr>
            <w:bCs/>
          </w:rPr>
          <w:delText xml:space="preserve">nly age-0 fish </w:delText>
        </w:r>
        <w:r w:rsidR="007651E3" w:rsidRPr="00545060" w:rsidDel="00625EFB">
          <w:rPr>
            <w:bCs/>
          </w:rPr>
          <w:delText>produced</w:delText>
        </w:r>
        <w:r w:rsidR="000311B2" w:rsidRPr="00545060" w:rsidDel="00625EFB">
          <w:rPr>
            <w:bCs/>
          </w:rPr>
          <w:delText xml:space="preserve"> between 2 and 5 weeks of data per year </w:delText>
        </w:r>
        <w:r w:rsidR="00467478" w:rsidRPr="00545060" w:rsidDel="00625EFB">
          <w:rPr>
            <w:bCs/>
          </w:rPr>
          <w:delText>to estimate herring weekly growth rates</w:delText>
        </w:r>
        <w:r w:rsidR="000311B2" w:rsidRPr="00545060" w:rsidDel="00625EFB">
          <w:rPr>
            <w:bCs/>
          </w:rPr>
          <w:delText xml:space="preserve">. </w:delText>
        </w:r>
        <w:r w:rsidR="00405AE8" w:rsidRPr="00545060" w:rsidDel="00625EFB">
          <w:rPr>
            <w:bCs/>
          </w:rPr>
          <w:delText>Herring were caught in only the first week of sampling in 2023, so growth rates could not be estimated for that year.</w:delText>
        </w:r>
        <w:r w:rsidR="007651E3" w:rsidRPr="00545060" w:rsidDel="00625EFB">
          <w:rPr>
            <w:bCs/>
          </w:rPr>
          <w:delText xml:space="preserve"> Herring growth rates in 2024 were estimated from data that had no sampling in weeks 32 to 38 because of vessel mechanical issues; we therefore had low confidence in the results for this year and did not include them in further analyses. </w:delText>
        </w:r>
      </w:del>
      <w:r w:rsidR="000311B2" w:rsidRPr="00545060">
        <w:rPr>
          <w:bCs/>
        </w:rPr>
        <w:t>The earliest week of age-0 herring detection was generally in week</w:t>
      </w:r>
      <w:r w:rsidR="004E3BE3" w:rsidRPr="00545060">
        <w:rPr>
          <w:bCs/>
        </w:rPr>
        <w:t xml:space="preserve"> 25 (SD: 1.2 weeks)</w:t>
      </w:r>
      <w:r w:rsidR="000311B2" w:rsidRPr="00545060">
        <w:rPr>
          <w:bCs/>
        </w:rPr>
        <w:t xml:space="preserve">, and the latest week </w:t>
      </w:r>
      <w:r w:rsidR="0059204D" w:rsidRPr="00545060">
        <w:rPr>
          <w:bCs/>
        </w:rPr>
        <w:t xml:space="preserve">of </w:t>
      </w:r>
      <w:r w:rsidR="000311B2" w:rsidRPr="00545060">
        <w:rPr>
          <w:bCs/>
        </w:rPr>
        <w:t xml:space="preserve">detection varied between </w:t>
      </w:r>
      <w:r w:rsidR="004E3BE3" w:rsidRPr="00545060">
        <w:rPr>
          <w:bCs/>
        </w:rPr>
        <w:t xml:space="preserve">week 26 and week 36 (mean: week 30, SD: 3.2 weeks). The wide range of </w:t>
      </w:r>
      <w:r w:rsidR="0059204D" w:rsidRPr="00545060">
        <w:rPr>
          <w:bCs/>
        </w:rPr>
        <w:t>the latest</w:t>
      </w:r>
      <w:r w:rsidR="004E3BE3" w:rsidRPr="00545060">
        <w:rPr>
          <w:bCs/>
        </w:rPr>
        <w:t xml:space="preserve"> week of detection is partially caused by </w:t>
      </w:r>
      <w:r w:rsidR="00467478" w:rsidRPr="00545060">
        <w:rPr>
          <w:bCs/>
        </w:rPr>
        <w:t>variability in</w:t>
      </w:r>
      <w:r w:rsidR="004E3BE3" w:rsidRPr="00545060">
        <w:rPr>
          <w:bCs/>
        </w:rPr>
        <w:t xml:space="preserve"> sampling season end </w:t>
      </w:r>
      <w:r w:rsidR="00AE3827" w:rsidRPr="00545060">
        <w:rPr>
          <w:bCs/>
        </w:rPr>
        <w:t>dates</w:t>
      </w:r>
      <w:ins w:id="599" w:author="Katie Lankowicz" w:date="2025-10-22T13:24:00Z" w16du:dateUtc="2025-10-22T17:24:00Z">
        <w:r w:rsidR="007500E3" w:rsidRPr="00545060">
          <w:rPr>
            <w:bCs/>
          </w:rPr>
          <w:t>,</w:t>
        </w:r>
      </w:ins>
      <w:r w:rsidR="00AE3827" w:rsidRPr="00545060">
        <w:rPr>
          <w:bCs/>
        </w:rPr>
        <w:t xml:space="preserve"> but</w:t>
      </w:r>
      <w:r w:rsidR="004E3BE3" w:rsidRPr="00545060">
        <w:rPr>
          <w:bCs/>
        </w:rPr>
        <w:t xml:space="preserve"> is also </w:t>
      </w:r>
      <w:r w:rsidR="00467478" w:rsidRPr="00545060">
        <w:rPr>
          <w:bCs/>
        </w:rPr>
        <w:t>caused by</w:t>
      </w:r>
      <w:r w:rsidR="00AE3827" w:rsidRPr="00545060">
        <w:rPr>
          <w:bCs/>
        </w:rPr>
        <w:t xml:space="preserve"> </w:t>
      </w:r>
      <w:r w:rsidR="00B7659A" w:rsidRPr="00545060">
        <w:rPr>
          <w:bCs/>
        </w:rPr>
        <w:t xml:space="preserve">high interannual catch variability, </w:t>
      </w:r>
      <w:r w:rsidR="00AE3827" w:rsidRPr="00545060">
        <w:rPr>
          <w:bCs/>
        </w:rPr>
        <w:t>decreasing herring catch through the sampling season</w:t>
      </w:r>
      <w:r w:rsidR="00B7659A" w:rsidRPr="00545060">
        <w:rPr>
          <w:bCs/>
        </w:rPr>
        <w:t>,</w:t>
      </w:r>
      <w:r w:rsidR="00AE3827" w:rsidRPr="00545060">
        <w:rPr>
          <w:bCs/>
        </w:rPr>
        <w:t xml:space="preserve"> and infrequent encounters after the early summer period.</w:t>
      </w:r>
      <w:r w:rsidR="00467478" w:rsidRPr="00545060">
        <w:rPr>
          <w:bCs/>
        </w:rPr>
        <w:t xml:space="preserve"> Weekly growth rates for age-0 herring varied from 1.4 to 3.9 mm per week in </w:t>
      </w:r>
      <w:del w:id="600" w:author="Katie Lankowicz" w:date="2025-10-21T16:15:00Z" w16du:dateUtc="2025-10-21T20:15:00Z">
        <w:r w:rsidR="004B3608" w:rsidRPr="00545060" w:rsidDel="00CB2CCF">
          <w:rPr>
            <w:bCs/>
          </w:rPr>
          <w:delText xml:space="preserve">warmer </w:delText>
        </w:r>
      </w:del>
      <w:ins w:id="601" w:author="Katie Lankowicz" w:date="2025-10-21T16:15:00Z" w16du:dateUtc="2025-10-21T20:15:00Z">
        <w:r w:rsidR="00CB2CCF" w:rsidRPr="00545060">
          <w:rPr>
            <w:bCs/>
          </w:rPr>
          <w:t xml:space="preserve">anomalously warm </w:t>
        </w:r>
      </w:ins>
      <w:r w:rsidR="004B3608" w:rsidRPr="00545060">
        <w:rPr>
          <w:bCs/>
        </w:rPr>
        <w:t>years</w:t>
      </w:r>
      <w:r w:rsidR="00467478" w:rsidRPr="00545060">
        <w:rPr>
          <w:bCs/>
        </w:rPr>
        <w:t xml:space="preserve"> and from 1.2 to 5.0 mm per week in </w:t>
      </w:r>
      <w:del w:id="602" w:author="Katie Lankowicz" w:date="2025-10-21T16:14:00Z" w16du:dateUtc="2025-10-21T20:14:00Z">
        <w:r w:rsidR="004B3608" w:rsidRPr="00545060" w:rsidDel="00CB2CCF">
          <w:rPr>
            <w:bCs/>
          </w:rPr>
          <w:delText xml:space="preserve">cooler </w:delText>
        </w:r>
      </w:del>
      <w:ins w:id="603" w:author="Katie Lankowicz" w:date="2025-10-21T16:14:00Z" w16du:dateUtc="2025-10-21T20:14:00Z">
        <w:r w:rsidR="00CB2CCF" w:rsidRPr="00545060">
          <w:rPr>
            <w:bCs/>
          </w:rPr>
          <w:t xml:space="preserve">anomalously cool </w:t>
        </w:r>
      </w:ins>
      <w:r w:rsidR="004B3608" w:rsidRPr="00545060">
        <w:rPr>
          <w:bCs/>
        </w:rPr>
        <w:t>years</w:t>
      </w:r>
      <w:r w:rsidR="00291AF8" w:rsidRPr="00545060">
        <w:rPr>
          <w:bCs/>
        </w:rPr>
        <w:t xml:space="preserve"> (Fig. </w:t>
      </w:r>
      <w:ins w:id="604" w:author="Katie Lankowicz" w:date="2025-10-15T16:43:00Z" w16du:dateUtc="2025-10-15T19:43:00Z">
        <w:r w:rsidR="00431961" w:rsidRPr="00545060">
          <w:rPr>
            <w:bCs/>
          </w:rPr>
          <w:t>2</w:t>
        </w:r>
      </w:ins>
      <w:ins w:id="605" w:author="Katie Lankowicz" w:date="2025-10-17T14:47:00Z" w16du:dateUtc="2025-10-17T17:47:00Z">
        <w:r w:rsidR="002A40FE" w:rsidRPr="00545060">
          <w:rPr>
            <w:bCs/>
          </w:rPr>
          <w:t>, Table 2</w:t>
        </w:r>
      </w:ins>
      <w:del w:id="606" w:author="Katie Lankowicz" w:date="2025-10-15T16:03:00Z" w16du:dateUtc="2025-10-15T19:03:00Z">
        <w:r w:rsidR="00291AF8" w:rsidRPr="00545060" w:rsidDel="004C2BA0">
          <w:rPr>
            <w:bCs/>
          </w:rPr>
          <w:delText>4</w:delText>
        </w:r>
      </w:del>
      <w:r w:rsidR="00291AF8" w:rsidRPr="00545060">
        <w:rPr>
          <w:bCs/>
        </w:rPr>
        <w:t>)</w:t>
      </w:r>
      <w:r w:rsidR="00467478" w:rsidRPr="00545060">
        <w:rPr>
          <w:bCs/>
        </w:rPr>
        <w:t xml:space="preserve">. </w:t>
      </w:r>
      <w:ins w:id="607" w:author="Katie Lankowicz" w:date="2025-10-15T14:13:00Z" w16du:dateUtc="2025-10-15T17:13:00Z">
        <w:r w:rsidR="00625EFB" w:rsidRPr="00545060">
          <w:rPr>
            <w:bCs/>
          </w:rPr>
          <w:t xml:space="preserve"> Welch’s t-tests indicated no significant difference when comparing mean growth rates between warmer and cooler years (t(4.907) = 0.467, p = 0.661).</w:t>
        </w:r>
      </w:ins>
      <w:moveFromRangeStart w:id="608" w:author="Katie Lankowicz" w:date="2025-10-15T14:15:00Z" w:name="move211429991"/>
      <w:moveFrom w:id="609" w:author="Katie Lankowicz" w:date="2025-10-15T14:15:00Z" w16du:dateUtc="2025-10-15T17:15:00Z">
        <w:r w:rsidR="00E54D83" w:rsidRPr="00545060" w:rsidDel="00625EFB">
          <w:rPr>
            <w:bCs/>
          </w:rPr>
          <w:t xml:space="preserve">There are </w:t>
        </w:r>
        <w:r w:rsidR="005442C8" w:rsidRPr="00545060" w:rsidDel="00625EFB">
          <w:rPr>
            <w:bCs/>
          </w:rPr>
          <w:t>many studies on larval herring growth rates in the North</w:t>
        </w:r>
        <w:r w:rsidR="0059204D" w:rsidRPr="00545060" w:rsidDel="00625EFB">
          <w:rPr>
            <w:bCs/>
          </w:rPr>
          <w:t>western</w:t>
        </w:r>
        <w:r w:rsidR="005442C8" w:rsidRPr="00545060" w:rsidDel="00625EFB">
          <w:rPr>
            <w:bCs/>
          </w:rPr>
          <w:t xml:space="preserve"> Atlantic, but few for juveniles</w:t>
        </w:r>
        <w:r w:rsidR="007651E3" w:rsidRPr="00545060" w:rsidDel="00625EFB">
          <w:rPr>
            <w:bCs/>
          </w:rPr>
          <w:t xml:space="preserve"> with which we can compare our results</w:t>
        </w:r>
        <w:r w:rsidR="005442C8" w:rsidRPr="00545060" w:rsidDel="00625EFB">
          <w:rPr>
            <w:bCs/>
          </w:rPr>
          <w:t xml:space="preserve">. There is some evidence supporting growth rates of 2-2.5 mm per week for age-0 herring in the Bay of Fundy during the spring and early summer, but this is based on a single year of data collection </w:t>
        </w:r>
        <w:r w:rsidR="005442C8" w:rsidRPr="00545060" w:rsidDel="00625EFB">
          <w:rPr>
            <w:bCs/>
          </w:rPr>
          <w:fldChar w:fldCharType="begin"/>
        </w:r>
        <w:r w:rsidR="005442C8" w:rsidRPr="00545060" w:rsidDel="00625EFB">
          <w:rPr>
            <w:bCs/>
          </w:rPr>
          <w:instrText xml:space="preserve"> ADDIN ZOTERO_ITEM CSL_CITATION {"citationID":"NlSem6d8","properties":{"formattedCitation":"(Das 1972)","plainCitation":"(Das 1972)","noteIndex":0},"citationItems":[{"id":519,"uris":["http://zotero.org/users/11233743/items/VP4GDL8U"],"itemData":{"id":519,"type":"article-journal","container-title":"Journal of the Fisheries Research Board of Canada","issue":"5","language":"en","page":"573-575","source":"Zotero","title":"Growth of Larval Herring (&lt;i&gt;Clupea harengus&lt;/i&gt;) in the Bay of Fundy and Gulf of Maine area","volume":"29","author":[{"family":"Das","given":"Naresh"}],"issued":{"date-parts":[["1972"]]}}}],"schema":"https://github.com/citation-style-language/schema/raw/master/csl-citation.json"} </w:instrText>
        </w:r>
        <w:r w:rsidR="005442C8" w:rsidRPr="00545060" w:rsidDel="00625EFB">
          <w:rPr>
            <w:bCs/>
          </w:rPr>
          <w:fldChar w:fldCharType="separate"/>
        </w:r>
        <w:r w:rsidR="005442C8" w:rsidRPr="00545060" w:rsidDel="00625EFB">
          <w:rPr>
            <w:rFonts w:ascii="Aptos" w:hAnsi="Aptos"/>
          </w:rPr>
          <w:t>(Das 1972)</w:t>
        </w:r>
        <w:r w:rsidR="005442C8" w:rsidRPr="00545060" w:rsidDel="00625EFB">
          <w:rPr>
            <w:bCs/>
          </w:rPr>
          <w:fldChar w:fldCharType="end"/>
        </w:r>
        <w:r w:rsidR="005442C8" w:rsidRPr="00545060" w:rsidDel="00625EFB">
          <w:rPr>
            <w:bCs/>
          </w:rPr>
          <w:t xml:space="preserve">. </w:t>
        </w:r>
        <w:r w:rsidR="00467478" w:rsidRPr="00545060" w:rsidDel="00625EFB">
          <w:rPr>
            <w:bCs/>
          </w:rPr>
          <w:t>Welch’s t-tests indicated no significant difference when comparing mean growth rates between warm</w:t>
        </w:r>
        <w:r w:rsidR="004B3608" w:rsidRPr="00545060" w:rsidDel="00625EFB">
          <w:rPr>
            <w:bCs/>
          </w:rPr>
          <w:t>er</w:t>
        </w:r>
        <w:r w:rsidR="00467478" w:rsidRPr="00545060" w:rsidDel="00625EFB">
          <w:rPr>
            <w:bCs/>
          </w:rPr>
          <w:t xml:space="preserve"> and cool</w:t>
        </w:r>
        <w:r w:rsidR="004B3608" w:rsidRPr="00545060" w:rsidDel="00625EFB">
          <w:rPr>
            <w:bCs/>
          </w:rPr>
          <w:t>er</w:t>
        </w:r>
        <w:r w:rsidR="00467478" w:rsidRPr="00545060" w:rsidDel="00625EFB">
          <w:rPr>
            <w:bCs/>
          </w:rPr>
          <w:t xml:space="preserve"> years (t(4.907)</w:t>
        </w:r>
        <w:r w:rsidR="00ED08C5" w:rsidRPr="00545060" w:rsidDel="00625EFB">
          <w:rPr>
            <w:bCs/>
          </w:rPr>
          <w:t xml:space="preserve"> </w:t>
        </w:r>
        <w:r w:rsidR="00467478" w:rsidRPr="00545060" w:rsidDel="00625EFB">
          <w:rPr>
            <w:bCs/>
          </w:rPr>
          <w:t>=</w:t>
        </w:r>
        <w:r w:rsidR="00ED08C5" w:rsidRPr="00545060" w:rsidDel="00625EFB">
          <w:rPr>
            <w:bCs/>
          </w:rPr>
          <w:t xml:space="preserve"> </w:t>
        </w:r>
        <w:r w:rsidR="00467478" w:rsidRPr="00545060" w:rsidDel="00625EFB">
          <w:rPr>
            <w:bCs/>
          </w:rPr>
          <w:t>0.467, p</w:t>
        </w:r>
        <w:r w:rsidR="00ED08C5" w:rsidRPr="00545060" w:rsidDel="00625EFB">
          <w:rPr>
            <w:bCs/>
          </w:rPr>
          <w:t xml:space="preserve"> </w:t>
        </w:r>
        <w:r w:rsidR="00467478" w:rsidRPr="00545060" w:rsidDel="00625EFB">
          <w:rPr>
            <w:bCs/>
          </w:rPr>
          <w:t>=</w:t>
        </w:r>
        <w:r w:rsidR="00ED08C5" w:rsidRPr="00545060" w:rsidDel="00625EFB">
          <w:rPr>
            <w:bCs/>
          </w:rPr>
          <w:t xml:space="preserve"> </w:t>
        </w:r>
        <w:r w:rsidR="00467478" w:rsidRPr="00545060" w:rsidDel="00625EFB">
          <w:rPr>
            <w:bCs/>
          </w:rPr>
          <w:t>0.661).</w:t>
        </w:r>
      </w:moveFrom>
      <w:moveFromRangeEnd w:id="608"/>
    </w:p>
    <w:p w14:paraId="44256DC1" w14:textId="77777777" w:rsidR="00405AE8" w:rsidRPr="00926F2C" w:rsidRDefault="00405AE8" w:rsidP="0005676A">
      <w:pPr>
        <w:spacing w:after="0" w:line="240" w:lineRule="auto"/>
        <w:rPr>
          <w:bCs/>
        </w:rPr>
      </w:pPr>
    </w:p>
    <w:p w14:paraId="0D79000C" w14:textId="30066070" w:rsidR="009C4616" w:rsidRPr="00926F2C" w:rsidRDefault="00AE3827" w:rsidP="0005676A">
      <w:pPr>
        <w:spacing w:after="0" w:line="240" w:lineRule="auto"/>
        <w:rPr>
          <w:bCs/>
        </w:rPr>
      </w:pPr>
      <w:moveFromRangeStart w:id="610" w:author="Katie Lankowicz" w:date="2025-10-15T14:08:00Z" w:name="move211429708"/>
      <w:moveFrom w:id="611" w:author="Katie Lankowicz" w:date="2025-10-15T14:08:00Z" w16du:dateUtc="2025-10-15T17:08:00Z">
        <w:r w:rsidRPr="00926F2C" w:rsidDel="00625EFB">
          <w:rPr>
            <w:bCs/>
          </w:rPr>
          <w:t>Silverside</w:t>
        </w:r>
        <w:r w:rsidR="00405AE8" w:rsidRPr="00926F2C" w:rsidDel="00625EFB">
          <w:rPr>
            <w:bCs/>
          </w:rPr>
          <w:t>s</w:t>
        </w:r>
        <w:r w:rsidRPr="00926F2C" w:rsidDel="00625EFB">
          <w:rPr>
            <w:bCs/>
          </w:rPr>
          <w:t xml:space="preserve"> were caught more consistently</w:t>
        </w:r>
        <w:r w:rsidR="00467478" w:rsidRPr="00926F2C" w:rsidDel="00625EFB">
          <w:rPr>
            <w:bCs/>
          </w:rPr>
          <w:t xml:space="preserve"> than herring</w:t>
        </w:r>
        <w:r w:rsidR="00405AE8" w:rsidRPr="00926F2C" w:rsidDel="00625EFB">
          <w:rPr>
            <w:bCs/>
          </w:rPr>
          <w:t>, and between 2 and 8 weeks of length frequency data</w:t>
        </w:r>
        <w:r w:rsidR="007651E3" w:rsidRPr="00926F2C" w:rsidDel="00625EFB">
          <w:rPr>
            <w:bCs/>
          </w:rPr>
          <w:t xml:space="preserve"> </w:t>
        </w:r>
        <w:r w:rsidR="0059204D" w:rsidRPr="00926F2C" w:rsidDel="00625EFB">
          <w:rPr>
            <w:bCs/>
          </w:rPr>
          <w:t xml:space="preserve">for age-0 individuals </w:t>
        </w:r>
        <w:r w:rsidR="007651E3" w:rsidRPr="00926F2C" w:rsidDel="00625EFB">
          <w:rPr>
            <w:bCs/>
          </w:rPr>
          <w:t xml:space="preserve">remained </w:t>
        </w:r>
        <w:r w:rsidR="00405AE8" w:rsidRPr="00926F2C" w:rsidDel="00625EFB">
          <w:rPr>
            <w:bCs/>
          </w:rPr>
          <w:t>after data filtering.</w:t>
        </w:r>
        <w:r w:rsidR="007651E3" w:rsidRPr="00926F2C" w:rsidDel="00625EFB">
          <w:rPr>
            <w:bCs/>
          </w:rPr>
          <w:t xml:space="preserve"> We excluded growth rates estimated for 2024 because of the gap in sampling data noted above.</w:t>
        </w:r>
        <w:r w:rsidR="00405AE8" w:rsidRPr="00926F2C" w:rsidDel="00625EFB">
          <w:rPr>
            <w:bCs/>
          </w:rPr>
          <w:t xml:space="preserve"> </w:t>
        </w:r>
      </w:moveFrom>
      <w:moveFromRangeEnd w:id="610"/>
      <w:r w:rsidR="00405AE8" w:rsidRPr="00926F2C">
        <w:rPr>
          <w:bCs/>
        </w:rPr>
        <w:t xml:space="preserve">The earliest week of age-0 silverside detection was generally in week 29 (SD: 1.8 weeks), and the </w:t>
      </w:r>
      <w:r w:rsidR="004B3608" w:rsidRPr="00926F2C">
        <w:rPr>
          <w:bCs/>
        </w:rPr>
        <w:t>latest</w:t>
      </w:r>
      <w:r w:rsidR="00405AE8" w:rsidRPr="00926F2C">
        <w:rPr>
          <w:bCs/>
        </w:rPr>
        <w:t xml:space="preserve"> week of detection was usually the last week of the sampling season (mean: week 36, SD: 2.2 weeks).</w:t>
      </w:r>
      <w:r w:rsidR="00467478" w:rsidRPr="00926F2C">
        <w:rPr>
          <w:bCs/>
        </w:rPr>
        <w:t xml:space="preserve"> </w:t>
      </w:r>
      <w:ins w:id="612" w:author="Katie Lankowicz" w:date="2025-10-22T13:27:00Z" w16du:dateUtc="2025-10-22T17:27:00Z">
        <w:r w:rsidR="007500E3">
          <w:rPr>
            <w:bCs/>
          </w:rPr>
          <w:t>Silverside use of the nearshore region likely extends past</w:t>
        </w:r>
      </w:ins>
      <w:ins w:id="613" w:author="Katie Lankowicz" w:date="2025-10-22T13:28:00Z" w16du:dateUtc="2025-10-22T17:28:00Z">
        <w:r w:rsidR="007500E3">
          <w:rPr>
            <w:bCs/>
          </w:rPr>
          <w:t xml:space="preserve"> the sampling season. </w:t>
        </w:r>
      </w:ins>
      <w:r w:rsidR="009C4616" w:rsidRPr="00926F2C">
        <w:rPr>
          <w:bCs/>
        </w:rPr>
        <w:t>Silverside</w:t>
      </w:r>
      <w:r w:rsidR="009329FE" w:rsidRPr="00926F2C">
        <w:rPr>
          <w:bCs/>
        </w:rPr>
        <w:t>s</w:t>
      </w:r>
      <w:r w:rsidR="009C4616" w:rsidRPr="00926F2C">
        <w:rPr>
          <w:bCs/>
        </w:rPr>
        <w:t xml:space="preserve"> grew 4.5 to 6.2 mm per week in </w:t>
      </w:r>
      <w:del w:id="614" w:author="Katie Lankowicz" w:date="2025-10-21T16:15:00Z" w16du:dateUtc="2025-10-21T20:15:00Z">
        <w:r w:rsidR="0059204D" w:rsidRPr="00926F2C" w:rsidDel="00CB2CCF">
          <w:rPr>
            <w:bCs/>
          </w:rPr>
          <w:delText xml:space="preserve">warmer </w:delText>
        </w:r>
      </w:del>
      <w:ins w:id="615" w:author="Katie Lankowicz" w:date="2025-10-21T16:15:00Z" w16du:dateUtc="2025-10-21T20:15:00Z">
        <w:r w:rsidR="00CB2CCF">
          <w:rPr>
            <w:bCs/>
          </w:rPr>
          <w:t>anomalously warm</w:t>
        </w:r>
        <w:r w:rsidR="00CB2CCF" w:rsidRPr="00926F2C">
          <w:rPr>
            <w:bCs/>
          </w:rPr>
          <w:t xml:space="preserve"> </w:t>
        </w:r>
      </w:ins>
      <w:r w:rsidR="0059204D" w:rsidRPr="00926F2C">
        <w:rPr>
          <w:bCs/>
        </w:rPr>
        <w:t xml:space="preserve">years </w:t>
      </w:r>
      <w:r w:rsidR="009C4616" w:rsidRPr="00926F2C">
        <w:rPr>
          <w:bCs/>
        </w:rPr>
        <w:t xml:space="preserve">and 2.6 to 4.9 mm per week in </w:t>
      </w:r>
      <w:del w:id="616" w:author="Katie Lankowicz" w:date="2025-10-21T16:15:00Z" w16du:dateUtc="2025-10-21T20:15:00Z">
        <w:r w:rsidR="0059204D" w:rsidRPr="00926F2C" w:rsidDel="00CB2CCF">
          <w:rPr>
            <w:bCs/>
          </w:rPr>
          <w:delText xml:space="preserve">cooler </w:delText>
        </w:r>
      </w:del>
      <w:ins w:id="617" w:author="Katie Lankowicz" w:date="2025-10-21T16:15:00Z" w16du:dateUtc="2025-10-21T20:15:00Z">
        <w:r w:rsidR="00CB2CCF">
          <w:rPr>
            <w:bCs/>
          </w:rPr>
          <w:t>anomalously cool</w:t>
        </w:r>
        <w:r w:rsidR="00CB2CCF" w:rsidRPr="00926F2C">
          <w:rPr>
            <w:bCs/>
          </w:rPr>
          <w:t xml:space="preserve"> </w:t>
        </w:r>
      </w:ins>
      <w:r w:rsidR="0059204D" w:rsidRPr="00926F2C">
        <w:rPr>
          <w:bCs/>
        </w:rPr>
        <w:t>years</w:t>
      </w:r>
      <w:r w:rsidR="00291AF8" w:rsidRPr="00926F2C">
        <w:rPr>
          <w:bCs/>
        </w:rPr>
        <w:t xml:space="preserve"> (Fig. </w:t>
      </w:r>
      <w:ins w:id="618" w:author="Katie Lankowicz" w:date="2025-10-15T16:43:00Z" w16du:dateUtc="2025-10-15T19:43:00Z">
        <w:r w:rsidR="00431961">
          <w:rPr>
            <w:bCs/>
          </w:rPr>
          <w:t>2</w:t>
        </w:r>
      </w:ins>
      <w:ins w:id="619" w:author="Katie Lankowicz" w:date="2025-10-17T14:47:00Z" w16du:dateUtc="2025-10-17T17:47:00Z">
        <w:r w:rsidR="002A40FE">
          <w:rPr>
            <w:bCs/>
          </w:rPr>
          <w:t>, Table 2</w:t>
        </w:r>
      </w:ins>
      <w:del w:id="620" w:author="Katie Lankowicz" w:date="2025-10-15T16:03:00Z" w16du:dateUtc="2025-10-15T19:03:00Z">
        <w:r w:rsidR="00291AF8" w:rsidRPr="00926F2C" w:rsidDel="004C2BA0">
          <w:rPr>
            <w:bCs/>
          </w:rPr>
          <w:delText>4</w:delText>
        </w:r>
      </w:del>
      <w:r w:rsidR="00291AF8" w:rsidRPr="00926F2C">
        <w:rPr>
          <w:bCs/>
        </w:rPr>
        <w:t>)</w:t>
      </w:r>
      <w:r w:rsidR="009C4616" w:rsidRPr="00926F2C">
        <w:rPr>
          <w:bCs/>
        </w:rPr>
        <w:t xml:space="preserve">. </w:t>
      </w:r>
      <w:moveFromRangeStart w:id="621" w:author="Katie Lankowicz" w:date="2025-10-15T14:14:00Z" w:name="move211430069"/>
      <w:moveFrom w:id="622" w:author="Katie Lankowicz" w:date="2025-10-15T14:14:00Z" w16du:dateUtc="2025-10-15T17:14:00Z">
        <w:r w:rsidR="004B3608" w:rsidRPr="00545060" w:rsidDel="00625EFB">
          <w:rPr>
            <w:bCs/>
          </w:rPr>
          <w:t xml:space="preserve">Other studies have reported post-metamorphic age-0 silverside growth rates of around 5 mm per week </w:t>
        </w:r>
        <w:r w:rsidR="0001347E" w:rsidRPr="00545060" w:rsidDel="00625EFB">
          <w:rPr>
            <w:bCs/>
          </w:rPr>
          <w:t xml:space="preserve">for silverside populations in coastal New England </w:t>
        </w:r>
        <w:r w:rsidR="0001347E" w:rsidRPr="00545060" w:rsidDel="00625EFB">
          <w:rPr>
            <w:bCs/>
          </w:rPr>
          <w:fldChar w:fldCharType="begin"/>
        </w:r>
        <w:r w:rsidR="0001347E" w:rsidRPr="00545060" w:rsidDel="00625EFB">
          <w:rPr>
            <w:bCs/>
          </w:rPr>
          <w:instrText xml:space="preserve"> ADDIN ZOTERO_ITEM CSL_CITATION {"citationID":"PRclpNgP","properties":{"formattedCitation":"(Conover &amp; Ross 1982, Barkman &amp; Bengtson 1987, Pringle &amp; Baumann 2019)","plainCitation":"(Conover &amp; Ross 1982, Barkman &amp; Bengtson 1987, Pringle &amp; Baumann 2019)","noteIndex":0},"citationItems":[{"id":488,"uris":["http://zotero.org/users/11233743/items/PZJY98W6"],"itemData":{"id":488,"type":"article-journal","abstract":"Patterns in seasonal abundance (no. per m2 surface area), growth and biomass (g per m2 surface area) of an annual fish, the Atlantic silverside,Menidia menidia (L.) were investigated in a marsh and more seaward bay region of Essex Bay, Massachusetts from August 1976 to May 1978 using a quantitative beach seining technique. Silverside abundance varied greatly by season and year class during the study period. Abundance was high in 1976 but winter mortality (99%) left an adult density of only .01 per m z surface area in the marsh during spring 1977. Resultant 1977 year class density in the marsh was 1.88 per m ~by late fall 1977 but winter mortality again produced an adult density of .01 per m2 in spring 1978. Abundance was generally higher in the marsh than in the bay region especially during spring and late fall when catches in the bay were negligible. Based on catch rate comparisons, the summer and fall juvenile abundance of the 1976 year class was much higher than the juvenile abundance of the 1977 year class. Coincidentally, mean lengths and condition of the abundant 1976 year class in the late fall were significantly lower than those of the 1977 year class, suggesting density dependent population regulation. In both years, juveniles grew rapidly and reached full adult size by November when an offshoremovement to deeper waters outside Essex Bay occurred. Biomass peaked in the marsh region in late fall 1977 at 7.8 g per m2 wet weight. Winter mortality was size selective, favoring larger individuals. The annual life history design ofM. menidia including an offshorewinter movementand high winter mortality suggeststhat silversidesrepresentan important pathway of energy flow from marsh to offshore trophic systems.","container-title":"Estuaries","DOI":"10.2307/1351750","ISSN":"01608347","issue":"4","journalAbbreviation":"Estuaries","language":"en","page":"275","source":"DOI.org (Crossref)","title":"Patterns in Seasonal Abundance, Growth and Biomass of the Atlantic Silverside, &lt;i&gt;Menidia menidia&lt;/i&gt;, in a New England Estuary","volume":"5","author":[{"family":"Conover","given":"David O."},{"family":"Ross","given":"Michael R."}],"issued":{"date-parts":[["1982",12]]}}},{"id":528,"uris":["http://zotero.org/users/11233743/items/IQ3VUH3S"],"itemData":{"id":528,"type":"article-journal","abstract":"Otoliths were removed from field</w:instrText>
        </w:r>
        <w:r w:rsidR="0001347E" w:rsidRPr="00545060" w:rsidDel="00625EFB">
          <w:rPr>
            <w:rFonts w:ascii="Cambria Math" w:hAnsi="Cambria Math" w:cs="Cambria Math"/>
            <w:bCs/>
          </w:rPr>
          <w:instrText>‐</w:instrText>
        </w:r>
        <w:r w:rsidR="0001347E" w:rsidRPr="00545060" w:rsidDel="00625EFB">
          <w:rPr>
            <w:bCs/>
          </w:rPr>
          <w:instrText>collected silversides of age less than 3 months. Otolith diameter was highly correlated with total length of the fish. Daily growth ring counts for this species are known to be a function of age rather than size, so widths for the daily growth rings provide a record of daily increases in length of the fish. Measurement of ring widths showed that weekly specific growth rate was greater than 70% at age 1 week, but declined to about 30% at age 1 month and about 15% at age 2 months. A laboratory experiment in which temperature was changed on a weekly basis demonstrated that environmental variables can affect the width of rings. Nevertheless, the growth rate of field</w:instrText>
        </w:r>
        <w:r w:rsidR="0001347E" w:rsidRPr="00545060" w:rsidDel="00625EFB">
          <w:rPr>
            <w:rFonts w:ascii="Cambria Math" w:hAnsi="Cambria Math" w:cs="Cambria Math"/>
            <w:bCs/>
          </w:rPr>
          <w:instrText>‐</w:instrText>
        </w:r>
        <w:r w:rsidR="0001347E" w:rsidRPr="00545060" w:rsidDel="00625EFB">
          <w:rPr>
            <w:bCs/>
          </w:rPr>
          <w:instrText>collected fish, as calculated from otolith ring widths, was more highly correlated with size of fish, as measured by otolith radius, than with the environmental variables of temperature, salinity and plankton abundance. Back</w:instrText>
        </w:r>
        <w:r w:rsidR="0001347E" w:rsidRPr="00545060" w:rsidDel="00625EFB">
          <w:rPr>
            <w:rFonts w:ascii="Cambria Math" w:hAnsi="Cambria Math" w:cs="Cambria Math"/>
            <w:bCs/>
          </w:rPr>
          <w:instrText>‐</w:instrText>
        </w:r>
        <w:r w:rsidR="0001347E" w:rsidRPr="00545060" w:rsidDel="00625EFB">
          <w:rPr>
            <w:bCs/>
          </w:rPr>
          <w:instrText>calculation of growth rates from otolith ring widths of five fish collected at the end of the growing season yielded the same age</w:instrText>
        </w:r>
        <w:r w:rsidR="0001347E" w:rsidRPr="00545060" w:rsidDel="00625EFB">
          <w:rPr>
            <w:rFonts w:ascii="Cambria Math" w:hAnsi="Cambria Math" w:cs="Cambria Math"/>
            <w:bCs/>
          </w:rPr>
          <w:instrText>‐</w:instrText>
        </w:r>
        <w:r w:rsidR="0001347E" w:rsidRPr="00545060" w:rsidDel="00625EFB">
          <w:rPr>
            <w:bCs/>
          </w:rPr>
          <w:instrText xml:space="preserve">growth curves as were obtained from 203 fish collected biweekly during the season.","container-title":"Journal of Fish Biology","DOI":"10.1111/j.1095-8649.1987.tb05271.x","ISSN":"0022-1112, 1095-8649","issue":"5","journalAbbreviation":"Journal of Fish Biology","language":"en","license":"http://onlinelibrary.wiley.com/termsAndConditions#vor","page":"683-695","source":"DOI.org (Crossref)","title":"The record of daily growth in otoliths of Atlantic silversides, &lt;i&gt;Menidia menidia&lt;/i&gt;, from field and laboratory","volume":"31","author":[{"family":"Barkman","given":"R. C."},{"family":"Bengtson","given":"D. A."}],"issued":{"date-parts":[["1987",11]]}}},{"id":525,"uris":["http://zotero.org/users/11233743/items/UBELAZG4"],"itemData":{"id":525,"type":"article-journal","abstract":"We examined the utility of otolith microstructure analysis in young-of-year (YoY) Atlantic silversides Menidia menidia, an important annual forage fish species along the North American Atlantic coast. We first compared the known hatch window of a local population (Long Island Sound, USA) to otolith-derived hatch distributions, finding that YoY collected in October were reliably aged, whereas survivors from November and December were progressively underaged, likely due to the onset of winter ring formation. In all collections, males outnumbered females, and both sexes had bimodal size distributions. However, while small and large females were almost evenly represented (~60 and ~40%, respectively), over 94% of all males belonged to the small size group. We then examined increment widths as proxies for somatic growth, which suggested that bimodal size distributions resulted from 2 distinct slow- and fast-growing YoY phenotypes. Length back-calculations of October YoY confirmed this, because fast- and slow-growing phenotypes arose within common bi-weekly hatch intervals. We concluded that the partial sexual size dimorphism in this population resulted largely from sex-specific growth differences and not primarily from earlier female than male hatch dates, as predicted by the well-studied phenomenon of temperature-dependent sex determination (TSD) in this species. Furthermore, observed sex ratios were considerably less male-biased than reconstructed thermal histories and published laboratory TSD values predicted. Assuming that selective mortality is generally biased against slower growing individuals, this process would predominantly remove male silversides from the population and explain the more balanced sex ratios at the end of the growing season.","container-title":"Marine Ecology Progress Series","DOI":"10.3354/meps13174","ISSN":"0171-8630, 1616-1599","journalAbbreviation":"Mar. Ecol. Prog. Ser.","language":"en","page":"193-204","source":"DOI.org (Crossref)","title":"Otolith-based growth reconstructions in young-of-year Atlantic silversides Menidia menidia and their implications for sex-selective survival","volume":"632","author":[{"family":"Pringle","given":"Jw"},{"family":"Baumann","given":"H"}],"issued":{"date-parts":[["2019",12,12]]}}}],"schema":"https://github.com/citation-style-language/schema/raw/master/csl-citation.json"} </w:instrText>
        </w:r>
        <w:r w:rsidR="0001347E" w:rsidRPr="00545060" w:rsidDel="00625EFB">
          <w:rPr>
            <w:bCs/>
          </w:rPr>
          <w:fldChar w:fldCharType="separate"/>
        </w:r>
        <w:r w:rsidR="0001347E" w:rsidRPr="00545060" w:rsidDel="00625EFB">
          <w:rPr>
            <w:rFonts w:ascii="Aptos" w:hAnsi="Aptos"/>
          </w:rPr>
          <w:t>(Conover &amp; Ross 1982, Barkman &amp; Bengtson 1987, Pringle &amp; Baumann 2019)</w:t>
        </w:r>
        <w:r w:rsidR="0001347E" w:rsidRPr="00545060" w:rsidDel="00625EFB">
          <w:rPr>
            <w:bCs/>
          </w:rPr>
          <w:fldChar w:fldCharType="end"/>
        </w:r>
        <w:r w:rsidR="00926F2C" w:rsidRPr="00545060" w:rsidDel="00625EFB">
          <w:rPr>
            <w:bCs/>
          </w:rPr>
          <w:t>, which is similar to our results</w:t>
        </w:r>
        <w:r w:rsidR="0001347E" w:rsidRPr="00545060" w:rsidDel="00625EFB">
          <w:rPr>
            <w:bCs/>
          </w:rPr>
          <w:t>.</w:t>
        </w:r>
        <w:r w:rsidR="0001347E" w:rsidRPr="00926F2C" w:rsidDel="00625EFB">
          <w:rPr>
            <w:bCs/>
          </w:rPr>
          <w:t xml:space="preserve"> </w:t>
        </w:r>
      </w:moveFrom>
      <w:moveFromRangeEnd w:id="621"/>
      <w:r w:rsidR="00467478" w:rsidRPr="00926F2C">
        <w:rPr>
          <w:bCs/>
        </w:rPr>
        <w:t>Welch’s t-tests indicated growth rates were significantly different between warm</w:t>
      </w:r>
      <w:r w:rsidR="004B3608" w:rsidRPr="00926F2C">
        <w:rPr>
          <w:bCs/>
        </w:rPr>
        <w:t>er</w:t>
      </w:r>
      <w:r w:rsidR="00467478" w:rsidRPr="00926F2C">
        <w:rPr>
          <w:bCs/>
        </w:rPr>
        <w:t xml:space="preserve"> and cool</w:t>
      </w:r>
      <w:r w:rsidR="004B3608" w:rsidRPr="00926F2C">
        <w:rPr>
          <w:bCs/>
        </w:rPr>
        <w:t>er</w:t>
      </w:r>
      <w:r w:rsidR="00467478" w:rsidRPr="00926F2C">
        <w:rPr>
          <w:bCs/>
        </w:rPr>
        <w:t xml:space="preserve"> years (t(4.758)</w:t>
      </w:r>
      <w:r w:rsidR="00ED08C5">
        <w:rPr>
          <w:bCs/>
        </w:rPr>
        <w:t xml:space="preserve"> </w:t>
      </w:r>
      <w:r w:rsidR="00467478" w:rsidRPr="00926F2C">
        <w:rPr>
          <w:bCs/>
        </w:rPr>
        <w:t>=</w:t>
      </w:r>
      <w:r w:rsidR="00ED08C5">
        <w:rPr>
          <w:bCs/>
        </w:rPr>
        <w:t xml:space="preserve"> </w:t>
      </w:r>
      <w:r w:rsidR="00467478" w:rsidRPr="00926F2C">
        <w:rPr>
          <w:bCs/>
        </w:rPr>
        <w:t>-3.298, p</w:t>
      </w:r>
      <w:r w:rsidR="00ED08C5">
        <w:rPr>
          <w:bCs/>
        </w:rPr>
        <w:t xml:space="preserve"> </w:t>
      </w:r>
      <w:r w:rsidR="00467478" w:rsidRPr="00926F2C">
        <w:rPr>
          <w:bCs/>
        </w:rPr>
        <w:t>=</w:t>
      </w:r>
      <w:r w:rsidR="00ED08C5">
        <w:rPr>
          <w:bCs/>
        </w:rPr>
        <w:t xml:space="preserve"> </w:t>
      </w:r>
      <w:r w:rsidR="00467478" w:rsidRPr="00926F2C">
        <w:rPr>
          <w:bCs/>
        </w:rPr>
        <w:t>0.035), with a mean growth of 3.5 mm per week in cool</w:t>
      </w:r>
      <w:r w:rsidR="004B3608" w:rsidRPr="00926F2C">
        <w:rPr>
          <w:bCs/>
        </w:rPr>
        <w:t>er</w:t>
      </w:r>
      <w:r w:rsidR="00467478" w:rsidRPr="00926F2C">
        <w:rPr>
          <w:bCs/>
        </w:rPr>
        <w:t xml:space="preserve"> years and a mean growth of 5.3 mm per week in warm</w:t>
      </w:r>
      <w:r w:rsidR="004B3608" w:rsidRPr="00926F2C">
        <w:rPr>
          <w:bCs/>
        </w:rPr>
        <w:t>er</w:t>
      </w:r>
      <w:r w:rsidR="00467478" w:rsidRPr="00926F2C">
        <w:rPr>
          <w:bCs/>
        </w:rPr>
        <w:t xml:space="preserve"> years.</w:t>
      </w:r>
    </w:p>
    <w:p w14:paraId="2BE20996" w14:textId="77777777" w:rsidR="00792C70" w:rsidRPr="00926F2C" w:rsidRDefault="00792C70" w:rsidP="0005676A">
      <w:pPr>
        <w:spacing w:after="0" w:line="240" w:lineRule="auto"/>
        <w:rPr>
          <w:bCs/>
          <w:color w:val="4472C4"/>
        </w:rPr>
      </w:pPr>
    </w:p>
    <w:p w14:paraId="277243FD" w14:textId="4D2B0814" w:rsidR="00562A5F" w:rsidRPr="00926F2C" w:rsidRDefault="00625EFB" w:rsidP="0005676A">
      <w:pPr>
        <w:spacing w:after="0" w:line="240" w:lineRule="auto"/>
        <w:rPr>
          <w:bCs/>
          <w:color w:val="4472C4"/>
        </w:rPr>
      </w:pPr>
      <w:ins w:id="623" w:author="Katie Lankowicz" w:date="2025-10-15T14:31:00Z" w16du:dateUtc="2025-10-15T17:31:00Z">
        <w:r>
          <w:rPr>
            <w:bCs/>
            <w:color w:val="4472C4"/>
          </w:rPr>
          <w:t>3</w:t>
        </w:r>
      </w:ins>
      <w:del w:id="624" w:author="Katie Lankowicz" w:date="2025-10-15T14:31:00Z" w16du:dateUtc="2025-10-15T17:31:00Z">
        <w:r w:rsidR="00562A5F" w:rsidRPr="00926F2C" w:rsidDel="00625EFB">
          <w:rPr>
            <w:bCs/>
            <w:color w:val="4472C4"/>
          </w:rPr>
          <w:delText>4</w:delText>
        </w:r>
      </w:del>
      <w:r w:rsidR="00562A5F" w:rsidRPr="00926F2C">
        <w:rPr>
          <w:bCs/>
          <w:color w:val="4472C4"/>
        </w:rPr>
        <w:t>.4</w:t>
      </w:r>
      <w:r w:rsidR="00562A5F" w:rsidRPr="00926F2C">
        <w:rPr>
          <w:bCs/>
          <w:color w:val="4472C4"/>
        </w:rPr>
        <w:tab/>
      </w:r>
      <w:r w:rsidR="001579FC" w:rsidRPr="00926F2C">
        <w:rPr>
          <w:bCs/>
          <w:color w:val="4472C4"/>
        </w:rPr>
        <w:t>Effects on catch</w:t>
      </w:r>
    </w:p>
    <w:p w14:paraId="2245BBD1" w14:textId="2D720E55" w:rsidR="007651E3" w:rsidRPr="00926F2C" w:rsidRDefault="007651E3" w:rsidP="007500E3">
      <w:pPr>
        <w:spacing w:after="0" w:line="240" w:lineRule="auto"/>
        <w:rPr>
          <w:bCs/>
        </w:rPr>
      </w:pPr>
      <w:r w:rsidRPr="00926F2C">
        <w:rPr>
          <w:bCs/>
        </w:rPr>
        <w:t>Herring catch was significantly affected by the interaction of week and temperature, tidal height, surface temperature, and factor variables for bottom substrate and year</w:t>
      </w:r>
      <w:r w:rsidR="00291AF8" w:rsidRPr="00926F2C">
        <w:rPr>
          <w:bCs/>
        </w:rPr>
        <w:t xml:space="preserve"> (Fig. </w:t>
      </w:r>
      <w:ins w:id="625" w:author="Katie Lankowicz" w:date="2025-10-15T16:44:00Z" w16du:dateUtc="2025-10-15T19:44:00Z">
        <w:r w:rsidR="00431961">
          <w:rPr>
            <w:bCs/>
          </w:rPr>
          <w:t>3</w:t>
        </w:r>
      </w:ins>
      <w:del w:id="626" w:author="Katie Lankowicz" w:date="2025-10-15T16:06:00Z" w16du:dateUtc="2025-10-15T19:06:00Z">
        <w:r w:rsidR="00291AF8" w:rsidRPr="00926F2C" w:rsidDel="004C2BA0">
          <w:rPr>
            <w:bCs/>
          </w:rPr>
          <w:delText>5</w:delText>
        </w:r>
      </w:del>
      <w:r w:rsidR="00291AF8" w:rsidRPr="00926F2C">
        <w:rPr>
          <w:bCs/>
        </w:rPr>
        <w:t>)</w:t>
      </w:r>
      <w:r w:rsidRPr="00926F2C">
        <w:rPr>
          <w:bCs/>
        </w:rPr>
        <w:t xml:space="preserve">. </w:t>
      </w:r>
      <w:del w:id="627" w:author="Katie Lankowicz" w:date="2025-10-22T13:31:00Z" w16du:dateUtc="2025-10-22T17:31:00Z">
        <w:r w:rsidRPr="00926F2C" w:rsidDel="007500E3">
          <w:rPr>
            <w:bCs/>
          </w:rPr>
          <w:delText xml:space="preserve">Factor variable terms for weather and tidal stage and the random effect based on site were identified as not significant predictors and removed. </w:delText>
        </w:r>
      </w:del>
      <w:r w:rsidRPr="00926F2C">
        <w:rPr>
          <w:bCs/>
        </w:rPr>
        <w:t xml:space="preserve">The final model explained 56.7% of the deviance in catch. There was a strong effect of week on catch, as evidenced by the smooth representing the interaction of week and temperature. The strongest positive effect </w:t>
      </w:r>
      <w:del w:id="628" w:author="Katie Lankowicz" w:date="2025-10-22T13:50:00Z" w16du:dateUtc="2025-10-22T17:50:00Z">
        <w:r w:rsidRPr="00926F2C" w:rsidDel="007500E3">
          <w:rPr>
            <w:bCs/>
          </w:rPr>
          <w:delText xml:space="preserve">of week on catch </w:delText>
        </w:r>
      </w:del>
      <w:r w:rsidRPr="00926F2C">
        <w:rPr>
          <w:bCs/>
        </w:rPr>
        <w:t>occurred in weeks 30 and earlier</w:t>
      </w:r>
      <w:del w:id="629" w:author="Katie Lankowicz" w:date="2025-10-22T13:46:00Z" w16du:dateUtc="2025-10-22T17:46:00Z">
        <w:r w:rsidRPr="00926F2C" w:rsidDel="007500E3">
          <w:rPr>
            <w:bCs/>
          </w:rPr>
          <w:delText xml:space="preserve"> and when temperatures were between 15 and 20°C</w:delText>
        </w:r>
      </w:del>
      <w:r w:rsidRPr="00926F2C">
        <w:rPr>
          <w:bCs/>
        </w:rPr>
        <w:t xml:space="preserve">. After week 30, there was an increasingly negative effect </w:t>
      </w:r>
      <w:del w:id="630" w:author="Katie Lankowicz" w:date="2025-10-22T13:50:00Z" w16du:dateUtc="2025-10-22T17:50:00Z">
        <w:r w:rsidRPr="00926F2C" w:rsidDel="007500E3">
          <w:rPr>
            <w:bCs/>
          </w:rPr>
          <w:delText xml:space="preserve">of week </w:delText>
        </w:r>
      </w:del>
      <w:r w:rsidRPr="00926F2C">
        <w:rPr>
          <w:bCs/>
        </w:rPr>
        <w:t xml:space="preserve">on catch regardless of temperature. </w:t>
      </w:r>
      <w:ins w:id="631" w:author="Katie Lankowicz" w:date="2025-10-22T14:32:00Z" w16du:dateUtc="2025-10-22T18:32:00Z">
        <w:r w:rsidR="007500E3">
          <w:rPr>
            <w:bCs/>
          </w:rPr>
          <w:t xml:space="preserve">The random effect term for site had no effect on catch, but again, was included to account for the temporal autocorrelation inherent to a repeated measures sampling design. </w:t>
        </w:r>
      </w:ins>
      <w:moveToRangeStart w:id="632" w:author="Katie Lankowicz" w:date="2025-10-22T13:34:00Z" w:name="move212032486"/>
      <w:moveTo w:id="633" w:author="Katie Lankowicz" w:date="2025-10-22T13:34:00Z" w16du:dateUtc="2025-10-22T17:34:00Z">
        <w:r w:rsidR="007500E3" w:rsidRPr="00926F2C">
          <w:rPr>
            <w:bCs/>
          </w:rPr>
          <w:t xml:space="preserve">The relationship between catch and temperature had a </w:t>
        </w:r>
        <w:del w:id="634" w:author="Katie Lankowicz" w:date="2025-10-22T13:34:00Z" w16du:dateUtc="2025-10-22T17:34:00Z">
          <w:r w:rsidR="007500E3" w:rsidRPr="00926F2C" w:rsidDel="007500E3">
            <w:rPr>
              <w:bCs/>
            </w:rPr>
            <w:delText xml:space="preserve">more </w:delText>
          </w:r>
        </w:del>
        <w:r w:rsidR="007500E3" w:rsidRPr="00926F2C">
          <w:rPr>
            <w:bCs/>
          </w:rPr>
          <w:t xml:space="preserve">complicated polynomial shape, but there was a clear positive effect when temperatures were between approximately 15 and 19°C. </w:t>
        </w:r>
      </w:moveTo>
      <w:moveToRangeEnd w:id="632"/>
      <w:ins w:id="635" w:author="Katie Lankowicz" w:date="2025-10-22T13:31:00Z" w16du:dateUtc="2025-10-22T17:31:00Z">
        <w:r w:rsidR="007500E3">
          <w:rPr>
            <w:bCs/>
          </w:rPr>
          <w:t xml:space="preserve">Tidal </w:t>
        </w:r>
      </w:ins>
      <w:ins w:id="636" w:author="Katie Lankowicz" w:date="2025-10-22T13:32:00Z" w16du:dateUtc="2025-10-22T17:32:00Z">
        <w:r w:rsidR="007500E3">
          <w:rPr>
            <w:bCs/>
          </w:rPr>
          <w:t xml:space="preserve">height below 1.5m negatively affected herring catch, </w:t>
        </w:r>
      </w:ins>
      <w:ins w:id="637" w:author="Katie Lankowicz" w:date="2025-10-22T13:33:00Z" w16du:dateUtc="2025-10-22T17:33:00Z">
        <w:r w:rsidR="007500E3">
          <w:rPr>
            <w:bCs/>
          </w:rPr>
          <w:t>while tidal heights above 1.5</w:t>
        </w:r>
      </w:ins>
      <w:ins w:id="638" w:author="Katie Lankowicz" w:date="2025-10-22T13:34:00Z" w16du:dateUtc="2025-10-22T17:34:00Z">
        <w:r w:rsidR="007500E3">
          <w:rPr>
            <w:bCs/>
          </w:rPr>
          <w:t xml:space="preserve">m had a slowly increasing positive effect. </w:t>
        </w:r>
      </w:ins>
      <w:del w:id="639" w:author="Katie Lankowicz" w:date="2025-10-22T13:34:00Z" w16du:dateUtc="2025-10-22T17:34:00Z">
        <w:r w:rsidRPr="00926F2C" w:rsidDel="007500E3">
          <w:rPr>
            <w:bCs/>
          </w:rPr>
          <w:delText xml:space="preserve">The relationship between catch and tidal height was shaped like a sigmoidal curve, with a negative effect when the Portland Harbor tide gauge was lower than approximately 1.5m above MLLW. Above this point, increasing tidal height had a slowly increasing positive effect. </w:delText>
        </w:r>
      </w:del>
      <w:moveFromRangeStart w:id="640" w:author="Katie Lankowicz" w:date="2025-10-22T13:34:00Z" w:name="move212032486"/>
      <w:moveFrom w:id="641" w:author="Katie Lankowicz" w:date="2025-10-22T13:34:00Z" w16du:dateUtc="2025-10-22T17:34:00Z">
        <w:r w:rsidRPr="00926F2C" w:rsidDel="007500E3">
          <w:rPr>
            <w:bCs/>
          </w:rPr>
          <w:t xml:space="preserve">The relationship between catch and temperature had a more complicated polynomial shape, but there was a clear positive effect when temperatures were between approximately 15 and 19°C. </w:t>
        </w:r>
      </w:moveFrom>
      <w:moveFromRangeEnd w:id="640"/>
      <w:r w:rsidRPr="00926F2C">
        <w:rPr>
          <w:bCs/>
        </w:rPr>
        <w:t>The effect of sand and sand/gravel substrate on catch w</w:t>
      </w:r>
      <w:r w:rsidR="0059204D" w:rsidRPr="00926F2C">
        <w:rPr>
          <w:bCs/>
        </w:rPr>
        <w:t>as</w:t>
      </w:r>
      <w:r w:rsidRPr="00926F2C">
        <w:rPr>
          <w:bCs/>
        </w:rPr>
        <w:t xml:space="preserve"> not significantly different, but there was a significant negative effect of mud substrate </w:t>
      </w:r>
      <w:del w:id="642" w:author="Katie Lankowicz" w:date="2025-10-14T14:17:00Z" w16du:dateUtc="2025-10-14T17:17:00Z">
        <w:r w:rsidRPr="00926F2C" w:rsidDel="008749F6">
          <w:rPr>
            <w:bCs/>
          </w:rPr>
          <w:delText>as compared to</w:delText>
        </w:r>
      </w:del>
      <w:ins w:id="643" w:author="Katie Lankowicz" w:date="2025-10-14T14:17:00Z" w16du:dateUtc="2025-10-14T17:17:00Z">
        <w:r w:rsidR="008749F6">
          <w:rPr>
            <w:bCs/>
          </w:rPr>
          <w:t>compared to</w:t>
        </w:r>
      </w:ins>
      <w:r w:rsidRPr="00926F2C">
        <w:rPr>
          <w:bCs/>
        </w:rPr>
        <w:t xml:space="preserve"> sand/gravel. All years except 2017 and 2020 had a significantly negative effect on catch </w:t>
      </w:r>
      <w:del w:id="644" w:author="Katie Lankowicz" w:date="2025-10-14T14:17:00Z" w16du:dateUtc="2025-10-14T17:17:00Z">
        <w:r w:rsidRPr="00926F2C" w:rsidDel="008749F6">
          <w:rPr>
            <w:bCs/>
          </w:rPr>
          <w:delText>as compared to</w:delText>
        </w:r>
      </w:del>
      <w:ins w:id="645" w:author="Katie Lankowicz" w:date="2025-10-14T14:17:00Z" w16du:dateUtc="2025-10-14T17:17:00Z">
        <w:r w:rsidR="008749F6">
          <w:rPr>
            <w:bCs/>
          </w:rPr>
          <w:t>compared to</w:t>
        </w:r>
      </w:ins>
      <w:r w:rsidRPr="00926F2C">
        <w:rPr>
          <w:bCs/>
        </w:rPr>
        <w:t xml:space="preserve"> 2014. The strongest negative effect was for 2023, </w:t>
      </w:r>
      <w:ins w:id="646" w:author="Katie Lankowicz" w:date="2025-10-22T13:35:00Z" w16du:dateUtc="2025-10-22T17:35:00Z">
        <w:r w:rsidR="007500E3">
          <w:rPr>
            <w:bCs/>
          </w:rPr>
          <w:t xml:space="preserve">in which herring were caught only in the </w:t>
        </w:r>
      </w:ins>
      <w:ins w:id="647" w:author="Katie Lankowicz" w:date="2025-10-22T13:36:00Z" w16du:dateUtc="2025-10-22T17:36:00Z">
        <w:r w:rsidR="007500E3">
          <w:rPr>
            <w:bCs/>
          </w:rPr>
          <w:t xml:space="preserve">first week of sampling. </w:t>
        </w:r>
      </w:ins>
      <w:del w:id="648" w:author="Katie Lankowicz" w:date="2025-10-22T13:36:00Z" w16du:dateUtc="2025-10-22T17:36:00Z">
        <w:r w:rsidRPr="00926F2C" w:rsidDel="007500E3">
          <w:rPr>
            <w:bCs/>
          </w:rPr>
          <w:delText>which had the lowest mean herring catch per unit effort</w:delText>
        </w:r>
        <w:r w:rsidR="0059204D" w:rsidRPr="00926F2C" w:rsidDel="007500E3">
          <w:rPr>
            <w:bCs/>
          </w:rPr>
          <w:delText>. H</w:delText>
        </w:r>
        <w:r w:rsidRPr="00926F2C" w:rsidDel="007500E3">
          <w:rPr>
            <w:bCs/>
          </w:rPr>
          <w:delText xml:space="preserve">erring were caught in only </w:delText>
        </w:r>
        <w:r w:rsidR="003B5336" w:rsidDel="007500E3">
          <w:rPr>
            <w:bCs/>
          </w:rPr>
          <w:delText xml:space="preserve">the first week of sampling in this year. </w:delText>
        </w:r>
      </w:del>
      <w:del w:id="649" w:author="Katie Lankowicz" w:date="2025-10-23T14:41:00Z" w16du:dateUtc="2025-10-23T18:41:00Z">
        <w:r w:rsidR="003B5336" w:rsidDel="006D0DD9">
          <w:rPr>
            <w:bCs/>
          </w:rPr>
          <w:delText>This low catch may be more reflective of a timing mismatch than a true decrease in abundance; sampling started later than usual and anecdotal observations indicated that herring had already used the nearshore region and left before the first seine operations were conducted</w:delText>
        </w:r>
        <w:r w:rsidRPr="00926F2C" w:rsidDel="006D0DD9">
          <w:rPr>
            <w:bCs/>
          </w:rPr>
          <w:delText>.</w:delText>
        </w:r>
      </w:del>
    </w:p>
    <w:p w14:paraId="753907D2" w14:textId="77777777" w:rsidR="007651E3" w:rsidRPr="00926F2C" w:rsidRDefault="007651E3" w:rsidP="0005676A">
      <w:pPr>
        <w:spacing w:after="0" w:line="240" w:lineRule="auto"/>
        <w:rPr>
          <w:bCs/>
          <w:color w:val="4472C4"/>
        </w:rPr>
      </w:pPr>
    </w:p>
    <w:p w14:paraId="087AC162" w14:textId="737468C7" w:rsidR="00792C70" w:rsidRPr="00926F2C" w:rsidRDefault="009329FE" w:rsidP="007500E3">
      <w:pPr>
        <w:spacing w:after="0" w:line="240" w:lineRule="auto"/>
        <w:rPr>
          <w:bCs/>
        </w:rPr>
      </w:pPr>
      <w:r w:rsidRPr="00926F2C">
        <w:rPr>
          <w:bCs/>
        </w:rPr>
        <w:t>Explanatory variables included in the final silverside catch model were the interaction of week and temperature, factor variables for weather conditions and year, and a random effect based on site</w:t>
      </w:r>
      <w:r w:rsidR="00291AF8" w:rsidRPr="00926F2C">
        <w:rPr>
          <w:bCs/>
        </w:rPr>
        <w:t xml:space="preserve"> (Fig. </w:t>
      </w:r>
      <w:ins w:id="650" w:author="Katie Lankowicz" w:date="2025-10-15T16:44:00Z" w16du:dateUtc="2025-10-15T19:44:00Z">
        <w:r w:rsidR="00431961">
          <w:rPr>
            <w:bCs/>
          </w:rPr>
          <w:t>4</w:t>
        </w:r>
      </w:ins>
      <w:del w:id="651" w:author="Katie Lankowicz" w:date="2025-10-15T16:06:00Z" w16du:dateUtc="2025-10-15T19:06:00Z">
        <w:r w:rsidR="00291AF8" w:rsidRPr="00926F2C" w:rsidDel="004C2BA0">
          <w:rPr>
            <w:bCs/>
          </w:rPr>
          <w:delText>6</w:delText>
        </w:r>
      </w:del>
      <w:r w:rsidR="00291AF8" w:rsidRPr="00926F2C">
        <w:rPr>
          <w:bCs/>
        </w:rPr>
        <w:t>)</w:t>
      </w:r>
      <w:r w:rsidRPr="00926F2C">
        <w:rPr>
          <w:bCs/>
        </w:rPr>
        <w:t xml:space="preserve">. </w:t>
      </w:r>
      <w:del w:id="652" w:author="Katie Lankowicz" w:date="2025-10-22T13:44:00Z" w16du:dateUtc="2025-10-22T17:44:00Z">
        <w:r w:rsidRPr="00926F2C" w:rsidDel="007500E3">
          <w:rPr>
            <w:bCs/>
          </w:rPr>
          <w:delText>Terms for temperature, tidal height, substrate type, and tidal stage were identified as not significant predictors of catch and removed</w:delText>
        </w:r>
        <w:r w:rsidR="00F2641A" w:rsidRPr="00926F2C" w:rsidDel="007500E3">
          <w:rPr>
            <w:bCs/>
          </w:rPr>
          <w:delText xml:space="preserve">. </w:delText>
        </w:r>
      </w:del>
      <w:r w:rsidR="00F2641A" w:rsidRPr="00926F2C">
        <w:rPr>
          <w:bCs/>
        </w:rPr>
        <w:t xml:space="preserve">The final model explained 53.5% of </w:t>
      </w:r>
      <w:r w:rsidR="00ED042E" w:rsidRPr="00926F2C">
        <w:rPr>
          <w:bCs/>
        </w:rPr>
        <w:t xml:space="preserve">the </w:t>
      </w:r>
      <w:r w:rsidR="00F2641A" w:rsidRPr="00926F2C">
        <w:rPr>
          <w:bCs/>
        </w:rPr>
        <w:t>deviance in catch</w:t>
      </w:r>
      <w:r w:rsidR="00D00049" w:rsidRPr="00926F2C">
        <w:rPr>
          <w:bCs/>
        </w:rPr>
        <w:t xml:space="preserve">. </w:t>
      </w:r>
      <w:ins w:id="653" w:author="Katie Lankowicz" w:date="2025-10-22T14:16:00Z" w16du:dateUtc="2025-10-22T18:16:00Z">
        <w:r w:rsidR="007500E3">
          <w:rPr>
            <w:bCs/>
          </w:rPr>
          <w:t xml:space="preserve">Patterns in the week-temperature interaction term </w:t>
        </w:r>
      </w:ins>
      <w:ins w:id="654" w:author="Katie Lankowicz" w:date="2025-10-22T14:17:00Z" w16du:dateUtc="2025-10-22T18:17:00Z">
        <w:r w:rsidR="007500E3">
          <w:rPr>
            <w:bCs/>
          </w:rPr>
          <w:t xml:space="preserve">highlighted the importance of seasonal warming on silverside catch. </w:t>
        </w:r>
      </w:ins>
      <w:del w:id="655" w:author="Katie Lankowicz" w:date="2025-10-22T14:13:00Z" w16du:dateUtc="2025-10-22T18:13:00Z">
        <w:r w:rsidR="00D00049" w:rsidRPr="00926F2C" w:rsidDel="007500E3">
          <w:rPr>
            <w:bCs/>
          </w:rPr>
          <w:delText xml:space="preserve">In general, </w:delText>
        </w:r>
      </w:del>
      <w:del w:id="656" w:author="Katie Lankowicz" w:date="2025-10-22T14:03:00Z" w16du:dateUtc="2025-10-22T18:03:00Z">
        <w:r w:rsidR="00D00049" w:rsidRPr="00926F2C" w:rsidDel="007500E3">
          <w:rPr>
            <w:bCs/>
          </w:rPr>
          <w:delText xml:space="preserve">there was a positive relationship between catch and </w:delText>
        </w:r>
      </w:del>
      <w:del w:id="657" w:author="Katie Lankowicz" w:date="2025-10-22T13:47:00Z" w16du:dateUtc="2025-10-22T17:47:00Z">
        <w:r w:rsidR="00D00049" w:rsidRPr="00926F2C" w:rsidDel="007500E3">
          <w:rPr>
            <w:bCs/>
          </w:rPr>
          <w:delText>week</w:delText>
        </w:r>
      </w:del>
      <w:del w:id="658" w:author="Katie Lankowicz" w:date="2025-10-22T14:03:00Z" w16du:dateUtc="2025-10-22T18:03:00Z">
        <w:r w:rsidR="00D00049" w:rsidRPr="00926F2C" w:rsidDel="007500E3">
          <w:rPr>
            <w:bCs/>
          </w:rPr>
          <w:delText>, with</w:delText>
        </w:r>
      </w:del>
      <w:del w:id="659" w:author="Katie Lankowicz" w:date="2025-10-22T14:16:00Z" w16du:dateUtc="2025-10-22T18:16:00Z">
        <w:r w:rsidR="00D00049" w:rsidRPr="00926F2C" w:rsidDel="007500E3">
          <w:rPr>
            <w:bCs/>
          </w:rPr>
          <w:delText xml:space="preserve"> </w:delText>
        </w:r>
      </w:del>
      <w:del w:id="660" w:author="Katie Lankowicz" w:date="2025-10-22T14:02:00Z" w16du:dateUtc="2025-10-22T18:02:00Z">
        <w:r w:rsidR="00ED042E" w:rsidRPr="00926F2C" w:rsidDel="007500E3">
          <w:rPr>
            <w:bCs/>
          </w:rPr>
          <w:delText>t</w:delText>
        </w:r>
      </w:del>
      <w:del w:id="661" w:author="Katie Lankowicz" w:date="2025-10-22T14:17:00Z" w16du:dateUtc="2025-10-22T18:17:00Z">
        <w:r w:rsidR="00ED042E" w:rsidRPr="00926F2C" w:rsidDel="007500E3">
          <w:rPr>
            <w:bCs/>
          </w:rPr>
          <w:delText xml:space="preserve">he </w:delText>
        </w:r>
      </w:del>
      <w:del w:id="662" w:author="Katie Lankowicz" w:date="2025-10-22T14:02:00Z" w16du:dateUtc="2025-10-22T18:02:00Z">
        <w:r w:rsidR="00D00049" w:rsidRPr="00926F2C" w:rsidDel="007500E3">
          <w:rPr>
            <w:bCs/>
          </w:rPr>
          <w:delText xml:space="preserve">highest catches </w:delText>
        </w:r>
      </w:del>
      <w:del w:id="663" w:author="Katie Lankowicz" w:date="2025-10-22T14:01:00Z" w16du:dateUtc="2025-10-22T18:01:00Z">
        <w:r w:rsidR="001177BA" w:rsidRPr="00926F2C" w:rsidDel="007500E3">
          <w:rPr>
            <w:bCs/>
          </w:rPr>
          <w:delText xml:space="preserve">and a positive effect </w:delText>
        </w:r>
      </w:del>
      <w:del w:id="664" w:author="Katie Lankowicz" w:date="2025-10-22T14:03:00Z" w16du:dateUtc="2025-10-22T18:03:00Z">
        <w:r w:rsidR="00D00049" w:rsidRPr="00926F2C" w:rsidDel="007500E3">
          <w:rPr>
            <w:bCs/>
          </w:rPr>
          <w:delText>occurring</w:delText>
        </w:r>
      </w:del>
      <w:del w:id="665" w:author="Katie Lankowicz" w:date="2025-10-22T14:17:00Z" w16du:dateUtc="2025-10-22T18:17:00Z">
        <w:r w:rsidR="00D00049" w:rsidRPr="00926F2C" w:rsidDel="007500E3">
          <w:rPr>
            <w:bCs/>
          </w:rPr>
          <w:delText xml:space="preserve"> in week 3</w:delText>
        </w:r>
      </w:del>
      <w:del w:id="666" w:author="Katie Lankowicz" w:date="2025-10-22T14:00:00Z" w16du:dateUtc="2025-10-22T18:00:00Z">
        <w:r w:rsidR="00D00049" w:rsidRPr="00926F2C" w:rsidDel="007500E3">
          <w:rPr>
            <w:bCs/>
          </w:rPr>
          <w:delText>2</w:delText>
        </w:r>
      </w:del>
      <w:del w:id="667" w:author="Katie Lankowicz" w:date="2025-10-22T14:17:00Z" w16du:dateUtc="2025-10-22T18:17:00Z">
        <w:r w:rsidR="00D00049" w:rsidRPr="00926F2C" w:rsidDel="007500E3">
          <w:rPr>
            <w:bCs/>
          </w:rPr>
          <w:delText xml:space="preserve"> or later. </w:delText>
        </w:r>
      </w:del>
      <w:del w:id="668" w:author="Katie Lankowicz" w:date="2025-10-22T14:02:00Z" w16du:dateUtc="2025-10-22T18:02:00Z">
        <w:r w:rsidR="00D00049" w:rsidRPr="00926F2C" w:rsidDel="007500E3">
          <w:rPr>
            <w:bCs/>
          </w:rPr>
          <w:delText>However, t</w:delText>
        </w:r>
      </w:del>
      <w:del w:id="669" w:author="Katie Lankowicz" w:date="2025-10-22T14:19:00Z" w16du:dateUtc="2025-10-22T18:19:00Z">
        <w:r w:rsidR="00D00049" w:rsidRPr="00926F2C" w:rsidDel="007500E3">
          <w:rPr>
            <w:bCs/>
          </w:rPr>
          <w:delText xml:space="preserve">he shift from </w:delText>
        </w:r>
      </w:del>
      <w:del w:id="670" w:author="Katie Lankowicz" w:date="2025-10-22T13:48:00Z" w16du:dateUtc="2025-10-22T17:48:00Z">
        <w:r w:rsidR="00D00049" w:rsidRPr="00926F2C" w:rsidDel="007500E3">
          <w:rPr>
            <w:bCs/>
          </w:rPr>
          <w:delText xml:space="preserve">week </w:delText>
        </w:r>
      </w:del>
      <w:del w:id="671" w:author="Katie Lankowicz" w:date="2025-10-22T14:19:00Z" w16du:dateUtc="2025-10-22T18:19:00Z">
        <w:r w:rsidR="00D00049" w:rsidRPr="00926F2C" w:rsidDel="007500E3">
          <w:rPr>
            <w:bCs/>
          </w:rPr>
          <w:delText xml:space="preserve">having a negative effect to </w:delText>
        </w:r>
      </w:del>
      <w:del w:id="672" w:author="Katie Lankowicz" w:date="2025-10-22T13:48:00Z" w16du:dateUtc="2025-10-22T17:48:00Z">
        <w:r w:rsidR="00D00049" w:rsidRPr="00926F2C" w:rsidDel="007500E3">
          <w:rPr>
            <w:bCs/>
          </w:rPr>
          <w:delText xml:space="preserve">week having </w:delText>
        </w:r>
      </w:del>
      <w:del w:id="673" w:author="Katie Lankowicz" w:date="2025-10-22T14:19:00Z" w16du:dateUtc="2025-10-22T18:19:00Z">
        <w:r w:rsidR="00D00049" w:rsidRPr="00926F2C" w:rsidDel="007500E3">
          <w:rPr>
            <w:bCs/>
          </w:rPr>
          <w:delText xml:space="preserve">a positive effect on catch </w:delText>
        </w:r>
      </w:del>
      <w:del w:id="674" w:author="Katie Lankowicz" w:date="2025-10-22T14:10:00Z" w16du:dateUtc="2025-10-22T18:10:00Z">
        <w:r w:rsidR="00D00049" w:rsidRPr="00926F2C" w:rsidDel="007500E3">
          <w:rPr>
            <w:bCs/>
          </w:rPr>
          <w:delText xml:space="preserve">could occur </w:delText>
        </w:r>
      </w:del>
      <w:del w:id="675" w:author="Katie Lankowicz" w:date="2025-10-22T13:49:00Z" w16du:dateUtc="2025-10-22T17:49:00Z">
        <w:r w:rsidR="00D00049" w:rsidRPr="00926F2C" w:rsidDel="007500E3">
          <w:rPr>
            <w:bCs/>
          </w:rPr>
          <w:delText>earlier in the summer (as early as week 30)</w:delText>
        </w:r>
      </w:del>
      <w:del w:id="676" w:author="Katie Lankowicz" w:date="2025-10-22T14:10:00Z" w16du:dateUtc="2025-10-22T18:10:00Z">
        <w:r w:rsidR="00D00049" w:rsidRPr="00926F2C" w:rsidDel="007500E3">
          <w:rPr>
            <w:bCs/>
          </w:rPr>
          <w:delText xml:space="preserve"> </w:delText>
        </w:r>
        <w:r w:rsidR="001177BA" w:rsidRPr="00926F2C" w:rsidDel="007500E3">
          <w:rPr>
            <w:bCs/>
          </w:rPr>
          <w:delText xml:space="preserve">if </w:delText>
        </w:r>
        <w:r w:rsidR="007651E3" w:rsidRPr="00926F2C" w:rsidDel="007500E3">
          <w:rPr>
            <w:bCs/>
          </w:rPr>
          <w:delText xml:space="preserve">surface </w:delText>
        </w:r>
        <w:r w:rsidR="001177BA" w:rsidRPr="00926F2C" w:rsidDel="007500E3">
          <w:rPr>
            <w:bCs/>
          </w:rPr>
          <w:delText xml:space="preserve">water temperatures were at or above approximately </w:delText>
        </w:r>
      </w:del>
      <w:del w:id="677" w:author="Katie Lankowicz" w:date="2025-10-22T13:53:00Z" w16du:dateUtc="2025-10-22T17:53:00Z">
        <w:r w:rsidR="001177BA" w:rsidRPr="00926F2C" w:rsidDel="007500E3">
          <w:rPr>
            <w:bCs/>
          </w:rPr>
          <w:delText>18</w:delText>
        </w:r>
      </w:del>
      <w:del w:id="678" w:author="Katie Lankowicz" w:date="2025-10-22T14:10:00Z" w16du:dateUtc="2025-10-22T18:10:00Z">
        <w:r w:rsidR="001177BA" w:rsidRPr="00926F2C" w:rsidDel="007500E3">
          <w:rPr>
            <w:bCs/>
          </w:rPr>
          <w:delText>°C.</w:delText>
        </w:r>
      </w:del>
      <w:del w:id="679" w:author="Katie Lankowicz" w:date="2025-10-22T14:18:00Z" w16du:dateUtc="2025-10-22T18:18:00Z">
        <w:r w:rsidR="001177BA" w:rsidRPr="00926F2C" w:rsidDel="007500E3">
          <w:rPr>
            <w:bCs/>
          </w:rPr>
          <w:delText xml:space="preserve"> </w:delText>
        </w:r>
      </w:del>
      <w:r w:rsidR="001177BA" w:rsidRPr="00926F2C">
        <w:rPr>
          <w:bCs/>
        </w:rPr>
        <w:t xml:space="preserve">The strongest negative effect on catch occurred in </w:t>
      </w:r>
      <w:del w:id="680" w:author="Katie Lankowicz" w:date="2025-10-22T14:35:00Z" w16du:dateUtc="2025-10-22T18:35:00Z">
        <w:r w:rsidR="001177BA" w:rsidRPr="00926F2C" w:rsidDel="007500E3">
          <w:rPr>
            <w:bCs/>
          </w:rPr>
          <w:delText>cool (</w:delText>
        </w:r>
      </w:del>
      <w:r w:rsidR="001177BA" w:rsidRPr="00926F2C">
        <w:rPr>
          <w:bCs/>
        </w:rPr>
        <w:t>&gt;15°C</w:t>
      </w:r>
      <w:del w:id="681" w:author="Katie Lankowicz" w:date="2025-10-22T14:35:00Z" w16du:dateUtc="2025-10-22T18:35:00Z">
        <w:r w:rsidR="001177BA" w:rsidRPr="00926F2C" w:rsidDel="007500E3">
          <w:rPr>
            <w:bCs/>
          </w:rPr>
          <w:delText>)</w:delText>
        </w:r>
      </w:del>
      <w:r w:rsidR="001177BA" w:rsidRPr="00926F2C">
        <w:rPr>
          <w:bCs/>
        </w:rPr>
        <w:t xml:space="preserve"> waters before week 30, and the strongest positive effect occurred in</w:t>
      </w:r>
      <w:ins w:id="682" w:author="Katie Lankowicz" w:date="2025-10-22T14:35:00Z" w16du:dateUtc="2025-10-22T18:35:00Z">
        <w:r w:rsidR="007500E3">
          <w:rPr>
            <w:bCs/>
          </w:rPr>
          <w:t xml:space="preserve"> </w:t>
        </w:r>
      </w:ins>
      <w:del w:id="683" w:author="Katie Lankowicz" w:date="2025-10-22T14:35:00Z" w16du:dateUtc="2025-10-22T18:35:00Z">
        <w:r w:rsidR="001177BA" w:rsidRPr="00926F2C" w:rsidDel="007500E3">
          <w:rPr>
            <w:bCs/>
          </w:rPr>
          <w:delText xml:space="preserve"> moderate temperatures (</w:delText>
        </w:r>
      </w:del>
      <w:r w:rsidR="001177BA" w:rsidRPr="00926F2C">
        <w:rPr>
          <w:bCs/>
        </w:rPr>
        <w:t>15-19°C</w:t>
      </w:r>
      <w:ins w:id="684" w:author="Katie Lankowicz" w:date="2025-10-22T14:35:00Z" w16du:dateUtc="2025-10-22T18:35:00Z">
        <w:r w:rsidR="007500E3">
          <w:rPr>
            <w:bCs/>
          </w:rPr>
          <w:t xml:space="preserve"> waters</w:t>
        </w:r>
      </w:ins>
      <w:del w:id="685" w:author="Katie Lankowicz" w:date="2025-10-22T14:35:00Z" w16du:dateUtc="2025-10-22T18:35:00Z">
        <w:r w:rsidR="001177BA" w:rsidRPr="00926F2C" w:rsidDel="007500E3">
          <w:rPr>
            <w:bCs/>
          </w:rPr>
          <w:delText>)</w:delText>
        </w:r>
      </w:del>
      <w:r w:rsidR="001177BA" w:rsidRPr="00926F2C">
        <w:rPr>
          <w:bCs/>
        </w:rPr>
        <w:t xml:space="preserve"> </w:t>
      </w:r>
      <w:del w:id="686" w:author="Katie Lankowicz" w:date="2025-10-22T14:18:00Z" w16du:dateUtc="2025-10-22T18:18:00Z">
        <w:r w:rsidR="001177BA" w:rsidRPr="00926F2C" w:rsidDel="007500E3">
          <w:rPr>
            <w:bCs/>
          </w:rPr>
          <w:delText>in weeks 33-38</w:delText>
        </w:r>
      </w:del>
      <w:ins w:id="687" w:author="Katie Lankowicz" w:date="2025-10-22T14:18:00Z" w16du:dateUtc="2025-10-22T18:18:00Z">
        <w:r w:rsidR="007500E3">
          <w:rPr>
            <w:bCs/>
          </w:rPr>
          <w:t>after week 33</w:t>
        </w:r>
      </w:ins>
      <w:r w:rsidR="001177BA" w:rsidRPr="00926F2C">
        <w:rPr>
          <w:bCs/>
        </w:rPr>
        <w:t xml:space="preserve">. </w:t>
      </w:r>
      <w:ins w:id="688" w:author="Katie Lankowicz" w:date="2025-10-22T14:19:00Z" w16du:dateUtc="2025-10-22T18:19:00Z">
        <w:r w:rsidR="007500E3">
          <w:rPr>
            <w:bCs/>
          </w:rPr>
          <w:t>T</w:t>
        </w:r>
        <w:r w:rsidR="007500E3" w:rsidRPr="00926F2C">
          <w:rPr>
            <w:bCs/>
          </w:rPr>
          <w:t xml:space="preserve">he shift from </w:t>
        </w:r>
        <w:r w:rsidR="007500E3">
          <w:rPr>
            <w:bCs/>
          </w:rPr>
          <w:t>the interaction term</w:t>
        </w:r>
        <w:r w:rsidR="007500E3" w:rsidRPr="00926F2C">
          <w:rPr>
            <w:bCs/>
          </w:rPr>
          <w:t xml:space="preserve"> having a negative effect to a positive effect </w:t>
        </w:r>
        <w:r w:rsidR="007500E3">
          <w:rPr>
            <w:bCs/>
          </w:rPr>
          <w:t xml:space="preserve">could occur several weeks earlier with increased surface temperatures. </w:t>
        </w:r>
      </w:ins>
      <w:ins w:id="689" w:author="Katie Lankowicz" w:date="2025-10-22T14:36:00Z" w16du:dateUtc="2025-10-22T18:36:00Z">
        <w:r w:rsidR="007500E3">
          <w:rPr>
            <w:bCs/>
          </w:rPr>
          <w:t>T</w:t>
        </w:r>
        <w:r w:rsidR="007500E3" w:rsidRPr="00926F2C">
          <w:rPr>
            <w:bCs/>
          </w:rPr>
          <w:t xml:space="preserve">he random effect of site </w:t>
        </w:r>
        <w:r w:rsidR="007500E3">
          <w:rPr>
            <w:bCs/>
          </w:rPr>
          <w:t xml:space="preserve">was significant, and </w:t>
        </w:r>
        <w:r w:rsidR="007500E3" w:rsidRPr="00926F2C">
          <w:rPr>
            <w:bCs/>
          </w:rPr>
          <w:t xml:space="preserve">had the highest variability in the sites near the mouth of the Presumpscot River (Audubon to Brothers North sites). </w:t>
        </w:r>
      </w:ins>
      <w:r w:rsidR="001177BA" w:rsidRPr="00926F2C">
        <w:rPr>
          <w:bCs/>
        </w:rPr>
        <w:t xml:space="preserve">Weather conditions also affected </w:t>
      </w:r>
      <w:r w:rsidR="0059204D" w:rsidRPr="00926F2C">
        <w:rPr>
          <w:bCs/>
        </w:rPr>
        <w:t xml:space="preserve">silverside </w:t>
      </w:r>
      <w:r w:rsidR="001177BA" w:rsidRPr="00926F2C">
        <w:rPr>
          <w:bCs/>
        </w:rPr>
        <w:t>catch. Compared to full sun, overcast conditions had a positive effect. There was no significant effect of partly cloudy or rainy conditions</w:t>
      </w:r>
      <w:r w:rsidR="004B3608" w:rsidRPr="00926F2C">
        <w:rPr>
          <w:bCs/>
        </w:rPr>
        <w:t xml:space="preserve"> compared to full sun</w:t>
      </w:r>
      <w:r w:rsidR="001177BA" w:rsidRPr="00926F2C">
        <w:rPr>
          <w:bCs/>
        </w:rPr>
        <w:t xml:space="preserve">, though it should be noted that there were few samples taken in the rain. </w:t>
      </w:r>
      <w:del w:id="690" w:author="Katie Lankowicz" w:date="2025-10-22T14:20:00Z" w16du:dateUtc="2025-10-22T18:20:00Z">
        <w:r w:rsidR="001B2F25" w:rsidRPr="00926F2C" w:rsidDel="007500E3">
          <w:rPr>
            <w:bCs/>
          </w:rPr>
          <w:delText>When holding all other variables fixed, t</w:delText>
        </w:r>
      </w:del>
      <w:del w:id="691" w:author="Katie Lankowicz" w:date="2025-10-22T14:36:00Z" w16du:dateUtc="2025-10-22T18:36:00Z">
        <w:r w:rsidR="001B2F25" w:rsidRPr="00926F2C" w:rsidDel="007500E3">
          <w:rPr>
            <w:bCs/>
          </w:rPr>
          <w:delText xml:space="preserve">he random effect </w:delText>
        </w:r>
        <w:r w:rsidR="0059204D" w:rsidRPr="00926F2C" w:rsidDel="007500E3">
          <w:rPr>
            <w:bCs/>
          </w:rPr>
          <w:delText>of</w:delText>
        </w:r>
        <w:r w:rsidR="001B2F25" w:rsidRPr="00926F2C" w:rsidDel="007500E3">
          <w:rPr>
            <w:bCs/>
          </w:rPr>
          <w:delText xml:space="preserve"> site ha</w:delText>
        </w:r>
        <w:r w:rsidR="004B3608" w:rsidRPr="00926F2C" w:rsidDel="007500E3">
          <w:rPr>
            <w:bCs/>
          </w:rPr>
          <w:delText>d</w:delText>
        </w:r>
        <w:r w:rsidR="001B2F25" w:rsidRPr="00926F2C" w:rsidDel="007500E3">
          <w:rPr>
            <w:bCs/>
          </w:rPr>
          <w:delText xml:space="preserve"> the highest variability in the </w:delText>
        </w:r>
        <w:r w:rsidR="005E0BD4" w:rsidRPr="00926F2C" w:rsidDel="007500E3">
          <w:rPr>
            <w:bCs/>
          </w:rPr>
          <w:delText xml:space="preserve">sites near the mouth of the Presumpscot River (Audubon to Brothers North sites). </w:delText>
        </w:r>
      </w:del>
      <w:r w:rsidR="000320BC" w:rsidRPr="00926F2C">
        <w:rPr>
          <w:bCs/>
        </w:rPr>
        <w:t xml:space="preserve">For all years but 2015, there was a significant positive effect of year on catch </w:t>
      </w:r>
      <w:del w:id="692" w:author="Katie Lankowicz" w:date="2025-10-14T14:17:00Z" w16du:dateUtc="2025-10-14T17:17:00Z">
        <w:r w:rsidR="000320BC" w:rsidRPr="00926F2C" w:rsidDel="008749F6">
          <w:rPr>
            <w:bCs/>
          </w:rPr>
          <w:delText>as compared to</w:delText>
        </w:r>
      </w:del>
      <w:ins w:id="693" w:author="Katie Lankowicz" w:date="2025-10-14T14:17:00Z" w16du:dateUtc="2025-10-14T17:17:00Z">
        <w:r w:rsidR="008749F6">
          <w:rPr>
            <w:bCs/>
          </w:rPr>
          <w:t>compared to</w:t>
        </w:r>
      </w:ins>
      <w:r w:rsidR="000320BC" w:rsidRPr="00926F2C">
        <w:rPr>
          <w:bCs/>
        </w:rPr>
        <w:t xml:space="preserve"> 2014. The strongest positive effect was for 2020, which also had the highest mean silverside catch per unit effort.</w:t>
      </w:r>
    </w:p>
    <w:p w14:paraId="19B9D0C2" w14:textId="77777777" w:rsidR="005E0BD4" w:rsidRPr="00926F2C" w:rsidRDefault="005E0BD4" w:rsidP="0005676A">
      <w:pPr>
        <w:spacing w:after="0" w:line="240" w:lineRule="auto"/>
        <w:rPr>
          <w:bCs/>
        </w:rPr>
      </w:pPr>
    </w:p>
    <w:p w14:paraId="4D3D678C" w14:textId="5DB489B9" w:rsidR="00EB350B" w:rsidRDefault="00625EFB" w:rsidP="0005676A">
      <w:pPr>
        <w:spacing w:after="0" w:line="240" w:lineRule="auto"/>
        <w:rPr>
          <w:bCs/>
        </w:rPr>
      </w:pPr>
      <w:ins w:id="694" w:author="Katie Lankowicz" w:date="2025-10-15T14:31:00Z" w16du:dateUtc="2025-10-15T17:31:00Z">
        <w:r>
          <w:rPr>
            <w:bCs/>
            <w:color w:val="4472C4"/>
          </w:rPr>
          <w:t>3</w:t>
        </w:r>
      </w:ins>
      <w:del w:id="695" w:author="Katie Lankowicz" w:date="2025-10-15T14:31:00Z" w16du:dateUtc="2025-10-15T17:31:00Z">
        <w:r w:rsidR="00562A5F" w:rsidRPr="00926F2C" w:rsidDel="00625EFB">
          <w:rPr>
            <w:bCs/>
            <w:color w:val="4472C4"/>
          </w:rPr>
          <w:delText>4</w:delText>
        </w:r>
      </w:del>
      <w:r w:rsidR="00562A5F" w:rsidRPr="00926F2C">
        <w:rPr>
          <w:bCs/>
          <w:color w:val="4472C4"/>
        </w:rPr>
        <w:t>.5</w:t>
      </w:r>
      <w:r w:rsidR="00562A5F" w:rsidRPr="00926F2C">
        <w:rPr>
          <w:bCs/>
          <w:color w:val="4472C4"/>
        </w:rPr>
        <w:tab/>
        <w:t xml:space="preserve">Spatiotemporal </w:t>
      </w:r>
      <w:r w:rsidR="009F7462" w:rsidRPr="00926F2C">
        <w:rPr>
          <w:bCs/>
          <w:color w:val="4472C4"/>
        </w:rPr>
        <w:t>community structure</w:t>
      </w:r>
    </w:p>
    <w:p w14:paraId="5B6EA4F7" w14:textId="0597B537" w:rsidR="007500E3" w:rsidRDefault="00F71682" w:rsidP="007500E3">
      <w:pPr>
        <w:spacing w:after="0" w:line="240" w:lineRule="auto"/>
        <w:rPr>
          <w:ins w:id="696" w:author="Katie Lankowicz" w:date="2025-10-22T16:08:00Z" w16du:dateUtc="2025-10-22T20:08:00Z"/>
          <w:bCs/>
          <w:highlight w:val="yellow"/>
        </w:rPr>
      </w:pPr>
      <w:r w:rsidRPr="00545060">
        <w:rPr>
          <w:bCs/>
        </w:rPr>
        <w:t xml:space="preserve">NMDS analysis compressed site-specific seasonal </w:t>
      </w:r>
      <w:del w:id="697" w:author="Katie Lankowicz" w:date="2025-10-21T16:04:00Z" w16du:dateUtc="2025-10-21T20:04:00Z">
        <w:r w:rsidRPr="00545060" w:rsidDel="00CB2CCF">
          <w:rPr>
            <w:bCs/>
          </w:rPr>
          <w:delText>community composition</w:delText>
        </w:r>
      </w:del>
      <w:ins w:id="698" w:author="Katie Lankowicz" w:date="2025-10-21T16:04:00Z" w16du:dateUtc="2025-10-21T20:04:00Z">
        <w:r w:rsidR="00CB2CCF" w:rsidRPr="00545060">
          <w:rPr>
            <w:bCs/>
          </w:rPr>
          <w:t>community structure</w:t>
        </w:r>
      </w:ins>
      <w:r w:rsidRPr="00545060">
        <w:rPr>
          <w:bCs/>
        </w:rPr>
        <w:t xml:space="preserve">s to two ordination axes. The resulting stress coefficient was 0.13, indicating a sufficient goodness of fit and limited distortion. </w:t>
      </w:r>
      <w:ins w:id="699" w:author="Katie Lankowicz" w:date="2025-10-22T16:13:00Z" w16du:dateUtc="2025-10-22T20:13:00Z">
        <w:r w:rsidR="007500E3" w:rsidRPr="00545060">
          <w:rPr>
            <w:bCs/>
          </w:rPr>
          <w:t xml:space="preserve">Fitting species as vectors within the ordination plot </w:t>
        </w:r>
      </w:ins>
      <w:ins w:id="700" w:author="Katie Lankowicz" w:date="2025-10-22T16:25:00Z" w16du:dateUtc="2025-10-22T20:25:00Z">
        <w:r w:rsidR="007500E3" w:rsidRPr="00545060">
          <w:rPr>
            <w:bCs/>
          </w:rPr>
          <w:t>identified</w:t>
        </w:r>
      </w:ins>
      <w:ins w:id="701" w:author="Katie Lankowicz" w:date="2025-10-22T16:13:00Z" w16du:dateUtc="2025-10-22T20:13:00Z">
        <w:r w:rsidR="007500E3" w:rsidRPr="00545060">
          <w:rPr>
            <w:bCs/>
          </w:rPr>
          <w:t xml:space="preserve"> sand lance, herring, and silversides </w:t>
        </w:r>
      </w:ins>
      <w:ins w:id="702" w:author="Katie Lankowicz" w:date="2025-10-22T16:25:00Z" w16du:dateUtc="2025-10-22T20:25:00Z">
        <w:r w:rsidR="007500E3" w:rsidRPr="00545060">
          <w:rPr>
            <w:bCs/>
          </w:rPr>
          <w:t>as strongly associated</w:t>
        </w:r>
      </w:ins>
      <w:ins w:id="703" w:author="Katie Lankowicz" w:date="2025-10-22T16:13:00Z" w16du:dateUtc="2025-10-22T20:13:00Z">
        <w:r w:rsidR="007500E3" w:rsidRPr="00545060">
          <w:rPr>
            <w:bCs/>
          </w:rPr>
          <w:t xml:space="preserve"> with the ordination configuration (Fig. 5). </w:t>
        </w:r>
      </w:ins>
      <w:ins w:id="704" w:author="Katie Lankowicz" w:date="2025-10-22T15:59:00Z" w16du:dateUtc="2025-10-22T19:59:00Z">
        <w:r w:rsidR="007500E3" w:rsidRPr="00545060">
          <w:rPr>
            <w:bCs/>
          </w:rPr>
          <w:t xml:space="preserve">K-means clustering analysis supported </w:t>
        </w:r>
      </w:ins>
      <w:ins w:id="705" w:author="Katie Lankowicz" w:date="2025-10-22T16:15:00Z" w16du:dateUtc="2025-10-22T20:15:00Z">
        <w:r w:rsidR="007500E3" w:rsidRPr="00545060">
          <w:rPr>
            <w:bCs/>
          </w:rPr>
          <w:t>categorizing</w:t>
        </w:r>
      </w:ins>
      <w:ins w:id="706" w:author="Katie Lankowicz" w:date="2025-10-22T16:00:00Z" w16du:dateUtc="2025-10-22T20:00:00Z">
        <w:r w:rsidR="007500E3" w:rsidRPr="00545060">
          <w:rPr>
            <w:bCs/>
          </w:rPr>
          <w:t xml:space="preserve"> community structures </w:t>
        </w:r>
      </w:ins>
      <w:ins w:id="707" w:author="Katie Lankowicz" w:date="2025-10-22T16:15:00Z" w16du:dateUtc="2025-10-22T20:15:00Z">
        <w:r w:rsidR="007500E3" w:rsidRPr="00545060">
          <w:rPr>
            <w:bCs/>
          </w:rPr>
          <w:t>into</w:t>
        </w:r>
      </w:ins>
      <w:ins w:id="708" w:author="Katie Lankowicz" w:date="2025-10-22T16:00:00Z" w16du:dateUtc="2025-10-22T20:00:00Z">
        <w:r w:rsidR="007500E3" w:rsidRPr="00545060">
          <w:rPr>
            <w:bCs/>
          </w:rPr>
          <w:t xml:space="preserve"> three distinct clusters. </w:t>
        </w:r>
      </w:ins>
      <w:ins w:id="709" w:author="Katie Lankowicz" w:date="2025-10-22T16:08:00Z" w16du:dateUtc="2025-10-22T20:08:00Z">
        <w:r w:rsidR="007500E3" w:rsidRPr="00545060">
          <w:rPr>
            <w:bCs/>
          </w:rPr>
          <w:t xml:space="preserve">ANOSIM confirmed a significant difference in community structure between </w:t>
        </w:r>
      </w:ins>
      <w:ins w:id="710" w:author="Katie Lankowicz" w:date="2025-10-22T16:15:00Z" w16du:dateUtc="2025-10-22T20:15:00Z">
        <w:r w:rsidR="007500E3" w:rsidRPr="00545060">
          <w:rPr>
            <w:bCs/>
          </w:rPr>
          <w:t>the</w:t>
        </w:r>
      </w:ins>
      <w:ins w:id="711" w:author="Katie Lankowicz" w:date="2025-10-22T16:08:00Z" w16du:dateUtc="2025-10-22T20:08:00Z">
        <w:r w:rsidR="007500E3" w:rsidRPr="00545060">
          <w:rPr>
            <w:bCs/>
          </w:rPr>
          <w:t xml:space="preserve"> clusters (r = 0.761, p &lt; 0.0001). </w:t>
        </w:r>
      </w:ins>
      <w:ins w:id="712" w:author="Katie Lankowicz" w:date="2025-10-22T16:13:00Z" w16du:dateUtc="2025-10-22T20:13:00Z">
        <w:r w:rsidR="007500E3" w:rsidRPr="00545060">
          <w:rPr>
            <w:bCs/>
          </w:rPr>
          <w:t xml:space="preserve">Divergent spatiotemporal patterns can be identified among the clusters (Fig. 5). </w:t>
        </w:r>
      </w:ins>
      <w:ins w:id="713" w:author="Katie Lankowicz" w:date="2025-10-22T16:08:00Z" w16du:dateUtc="2025-10-22T20:08:00Z">
        <w:r w:rsidR="007500E3" w:rsidRPr="00926F2C">
          <w:rPr>
            <w:bCs/>
          </w:rPr>
          <w:t xml:space="preserve">In the early summer period, </w:t>
        </w:r>
      </w:ins>
      <w:ins w:id="714" w:author="Katie Lankowicz" w:date="2025-10-22T16:30:00Z" w16du:dateUtc="2025-10-22T20:30:00Z">
        <w:r w:rsidR="007500E3">
          <w:rPr>
            <w:bCs/>
          </w:rPr>
          <w:t xml:space="preserve">nine sites belonged to cluster A. </w:t>
        </w:r>
      </w:ins>
      <w:ins w:id="715" w:author="Katie Lankowicz" w:date="2025-10-22T16:31:00Z" w16du:dateUtc="2025-10-22T20:31:00Z">
        <w:r w:rsidR="007500E3">
          <w:rPr>
            <w:bCs/>
          </w:rPr>
          <w:t>Distribution of these sites covered most of the area outside the Presumpscot River. I</w:t>
        </w:r>
      </w:ins>
      <w:ins w:id="716" w:author="Katie Lankowicz" w:date="2025-10-22T16:09:00Z" w16du:dateUtc="2025-10-22T20:09:00Z">
        <w:r w:rsidR="007500E3">
          <w:rPr>
            <w:bCs/>
          </w:rPr>
          <w:t>n the mid and late periods</w:t>
        </w:r>
      </w:ins>
      <w:ins w:id="717" w:author="Katie Lankowicz" w:date="2025-10-22T16:32:00Z" w16du:dateUtc="2025-10-22T20:32:00Z">
        <w:r w:rsidR="007500E3">
          <w:rPr>
            <w:bCs/>
          </w:rPr>
          <w:t xml:space="preserve"> only one site belonged to cluster A</w:t>
        </w:r>
      </w:ins>
      <w:ins w:id="718" w:author="Katie Lankowicz" w:date="2025-10-22T16:09:00Z" w16du:dateUtc="2025-10-22T20:09:00Z">
        <w:r w:rsidR="007500E3">
          <w:rPr>
            <w:bCs/>
          </w:rPr>
          <w:t>.</w:t>
        </w:r>
      </w:ins>
      <w:ins w:id="719" w:author="Katie Lankowicz" w:date="2025-10-22T16:08:00Z" w16du:dateUtc="2025-10-22T20:08:00Z">
        <w:r w:rsidR="007500E3" w:rsidRPr="00926F2C">
          <w:rPr>
            <w:bCs/>
          </w:rPr>
          <w:t xml:space="preserve"> </w:t>
        </w:r>
      </w:ins>
      <w:ins w:id="720" w:author="Katie Lankowicz" w:date="2025-10-22T16:11:00Z" w16du:dateUtc="2025-10-22T20:11:00Z">
        <w:r w:rsidR="007500E3">
          <w:rPr>
            <w:bCs/>
          </w:rPr>
          <w:t>Between two and four sites belonged to cluster B in all periods</w:t>
        </w:r>
      </w:ins>
      <w:ins w:id="721" w:author="Katie Lankowicz" w:date="2025-10-22T16:12:00Z" w16du:dateUtc="2025-10-22T20:12:00Z">
        <w:r w:rsidR="007500E3">
          <w:rPr>
            <w:bCs/>
          </w:rPr>
          <w:t>; there was limited consistency in which sites belonged to this group. No sites belonged to cluster C</w:t>
        </w:r>
      </w:ins>
      <w:ins w:id="722" w:author="Katie Lankowicz" w:date="2025-10-22T16:08:00Z" w16du:dateUtc="2025-10-22T20:08:00Z">
        <w:r w:rsidR="007500E3">
          <w:rPr>
            <w:bCs/>
          </w:rPr>
          <w:t xml:space="preserve"> in the </w:t>
        </w:r>
        <w:r w:rsidR="007500E3" w:rsidRPr="00926F2C">
          <w:rPr>
            <w:bCs/>
          </w:rPr>
          <w:t>early summer period</w:t>
        </w:r>
        <w:r w:rsidR="007500E3">
          <w:rPr>
            <w:bCs/>
          </w:rPr>
          <w:t xml:space="preserve">, but </w:t>
        </w:r>
      </w:ins>
      <w:ins w:id="723" w:author="Katie Lankowicz" w:date="2025-10-22T16:29:00Z" w16du:dateUtc="2025-10-22T20:29:00Z">
        <w:r w:rsidR="007500E3">
          <w:rPr>
            <w:bCs/>
          </w:rPr>
          <w:t>seven</w:t>
        </w:r>
      </w:ins>
      <w:ins w:id="724" w:author="Katie Lankowicz" w:date="2025-10-22T16:08:00Z" w16du:dateUtc="2025-10-22T20:08:00Z">
        <w:r w:rsidR="007500E3">
          <w:rPr>
            <w:bCs/>
          </w:rPr>
          <w:t xml:space="preserve"> sites </w:t>
        </w:r>
      </w:ins>
      <w:ins w:id="725" w:author="Katie Lankowicz" w:date="2025-10-22T16:29:00Z" w16du:dateUtc="2025-10-22T20:29:00Z">
        <w:r w:rsidR="007500E3">
          <w:rPr>
            <w:bCs/>
          </w:rPr>
          <w:t xml:space="preserve">near the mouth of the Presumpscot River </w:t>
        </w:r>
      </w:ins>
      <w:ins w:id="726" w:author="Katie Lankowicz" w:date="2025-10-22T16:08:00Z" w16du:dateUtc="2025-10-22T20:08:00Z">
        <w:r w:rsidR="007500E3">
          <w:rPr>
            <w:bCs/>
          </w:rPr>
          <w:t>belonged to this cluster in the mid-summer period.</w:t>
        </w:r>
      </w:ins>
      <w:ins w:id="727" w:author="Katie Lankowicz" w:date="2025-10-22T16:18:00Z" w16du:dateUtc="2025-10-22T20:18:00Z">
        <w:r w:rsidR="007500E3">
          <w:rPr>
            <w:bCs/>
          </w:rPr>
          <w:t xml:space="preserve"> </w:t>
        </w:r>
      </w:ins>
      <w:ins w:id="728" w:author="Katie Lankowicz" w:date="2025-10-22T16:29:00Z" w16du:dateUtc="2025-10-22T20:29:00Z">
        <w:r w:rsidR="007500E3">
          <w:rPr>
            <w:bCs/>
          </w:rPr>
          <w:t xml:space="preserve">By the late summer period, nine sites </w:t>
        </w:r>
      </w:ins>
      <w:ins w:id="729" w:author="Katie Lankowicz" w:date="2025-10-22T16:30:00Z" w16du:dateUtc="2025-10-22T20:30:00Z">
        <w:r w:rsidR="007500E3">
          <w:rPr>
            <w:bCs/>
          </w:rPr>
          <w:t>covering the area from the Presumpscot River to south of Portland belonged to site C.</w:t>
        </w:r>
      </w:ins>
    </w:p>
    <w:p w14:paraId="75E902F8" w14:textId="77777777" w:rsidR="007500E3" w:rsidRDefault="007500E3" w:rsidP="0005676A">
      <w:pPr>
        <w:spacing w:after="0" w:line="240" w:lineRule="auto"/>
        <w:rPr>
          <w:ins w:id="730" w:author="Katie Lankowicz" w:date="2025-10-22T16:08:00Z" w16du:dateUtc="2025-10-22T20:08:00Z"/>
          <w:bCs/>
          <w:highlight w:val="yellow"/>
        </w:rPr>
      </w:pPr>
    </w:p>
    <w:p w14:paraId="3CB46D36" w14:textId="7EC8AE81" w:rsidR="007500E3" w:rsidRPr="00545060" w:rsidRDefault="007500E3" w:rsidP="007500E3">
      <w:pPr>
        <w:spacing w:after="0" w:line="240" w:lineRule="auto"/>
        <w:rPr>
          <w:ins w:id="731" w:author="Katie Lankowicz" w:date="2025-10-22T16:10:00Z" w16du:dateUtc="2025-10-22T20:10:00Z"/>
          <w:bCs/>
          <w:rPrChange w:id="732" w:author="Katie Lankowicz" w:date="2025-10-23T15:46:00Z" w16du:dateUtc="2025-10-23T19:46:00Z">
            <w:rPr>
              <w:ins w:id="733" w:author="Katie Lankowicz" w:date="2025-10-22T16:10:00Z" w16du:dateUtc="2025-10-22T20:10:00Z"/>
              <w:bCs/>
              <w:highlight w:val="yellow"/>
            </w:rPr>
          </w:rPrChange>
        </w:rPr>
      </w:pPr>
      <w:ins w:id="734" w:author="Katie Lankowicz" w:date="2025-10-22T16:02:00Z" w16du:dateUtc="2025-10-22T20:02:00Z">
        <w:r w:rsidRPr="00545060">
          <w:rPr>
            <w:bCs/>
          </w:rPr>
          <w:t>The average CPUE for each species in each cluster was calculated and visualized, which revealed that cluster A had high herring catch</w:t>
        </w:r>
      </w:ins>
      <w:ins w:id="735" w:author="Katie Lankowicz" w:date="2025-10-22T16:19:00Z" w16du:dateUtc="2025-10-22T20:19:00Z">
        <w:r w:rsidRPr="00545060">
          <w:rPr>
            <w:bCs/>
          </w:rPr>
          <w:t xml:space="preserve"> </w:t>
        </w:r>
      </w:ins>
      <w:ins w:id="736" w:author="Katie Lankowicz" w:date="2025-10-22T16:02:00Z" w16du:dateUtc="2025-10-22T20:02:00Z">
        <w:r w:rsidRPr="00545060">
          <w:rPr>
            <w:bCs/>
          </w:rPr>
          <w:t>and cluster C had high silverside catch (Fig. 5).</w:t>
        </w:r>
      </w:ins>
      <w:ins w:id="737" w:author="Katie Lankowicz" w:date="2025-10-22T16:19:00Z" w16du:dateUtc="2025-10-22T20:19:00Z">
        <w:r w:rsidRPr="00545060">
          <w:rPr>
            <w:bCs/>
          </w:rPr>
          <w:t xml:space="preserve"> </w:t>
        </w:r>
      </w:ins>
      <w:ins w:id="738" w:author="Katie Lankowicz" w:date="2025-10-22T16:22:00Z" w16du:dateUtc="2025-10-22T20:22:00Z">
        <w:r w:rsidRPr="00545060">
          <w:rPr>
            <w:bCs/>
          </w:rPr>
          <w:t xml:space="preserve">SIMPER analysis </w:t>
        </w:r>
      </w:ins>
      <w:ins w:id="739" w:author="Katie Lankowicz" w:date="2025-10-22T16:35:00Z" w16du:dateUtc="2025-10-22T20:35:00Z">
        <w:r w:rsidRPr="00545060">
          <w:rPr>
            <w:bCs/>
          </w:rPr>
          <w:t>confirmed that</w:t>
        </w:r>
      </w:ins>
      <w:ins w:id="740" w:author="Katie Lankowicz" w:date="2025-10-22T16:22:00Z" w16du:dateUtc="2025-10-22T20:22:00Z">
        <w:r w:rsidRPr="00545060">
          <w:rPr>
            <w:bCs/>
          </w:rPr>
          <w:t xml:space="preserve"> silverside (p = 0.002, Contribution = 49.6%) and herring (p = 0.017, Contribution = 31.0%)</w:t>
        </w:r>
      </w:ins>
      <w:ins w:id="741" w:author="Katie Lankowicz" w:date="2025-10-22T16:35:00Z" w16du:dateUtc="2025-10-22T20:35:00Z">
        <w:r w:rsidRPr="00545060">
          <w:rPr>
            <w:bCs/>
          </w:rPr>
          <w:t xml:space="preserve"> had the highest contribution</w:t>
        </w:r>
      </w:ins>
      <w:ins w:id="742" w:author="Katie Lankowicz" w:date="2025-10-22T16:22:00Z" w16du:dateUtc="2025-10-22T20:22:00Z">
        <w:r w:rsidRPr="00545060">
          <w:rPr>
            <w:bCs/>
          </w:rPr>
          <w:t xml:space="preserve"> to </w:t>
        </w:r>
      </w:ins>
      <w:ins w:id="743" w:author="Katie Lankowicz" w:date="2025-10-22T16:23:00Z" w16du:dateUtc="2025-10-22T20:23:00Z">
        <w:r w:rsidRPr="00545060">
          <w:rPr>
            <w:bCs/>
          </w:rPr>
          <w:t xml:space="preserve">the </w:t>
        </w:r>
      </w:ins>
      <w:ins w:id="744" w:author="Katie Lankowicz" w:date="2025-10-22T16:22:00Z" w16du:dateUtc="2025-10-22T20:22:00Z">
        <w:r w:rsidRPr="00545060">
          <w:rPr>
            <w:bCs/>
          </w:rPr>
          <w:t>dissimilarity</w:t>
        </w:r>
      </w:ins>
      <w:ins w:id="745" w:author="Katie Lankowicz" w:date="2025-10-22T16:23:00Z" w16du:dateUtc="2025-10-22T20:23:00Z">
        <w:r>
          <w:rPr>
            <w:bCs/>
          </w:rPr>
          <w:t xml:space="preserve"> of the clusters. </w:t>
        </w:r>
      </w:ins>
      <w:ins w:id="746" w:author="Katie Lankowicz" w:date="2025-10-22T16:19:00Z" w16du:dateUtc="2025-10-22T20:19:00Z">
        <w:r>
          <w:rPr>
            <w:bCs/>
          </w:rPr>
          <w:t>Cluster B had m</w:t>
        </w:r>
      </w:ins>
      <w:ins w:id="747" w:author="Katie Lankowicz" w:date="2025-10-22T16:20:00Z" w16du:dateUtc="2025-10-22T20:20:00Z">
        <w:r>
          <w:rPr>
            <w:bCs/>
          </w:rPr>
          <w:t xml:space="preserve">ixed composition. It </w:t>
        </w:r>
      </w:ins>
      <w:moveToRangeStart w:id="748" w:author="Katie Lankowicz" w:date="2025-10-22T16:02:00Z" w:name="move212041362"/>
      <w:moveTo w:id="749" w:author="Katie Lankowicz" w:date="2025-10-22T16:02:00Z" w16du:dateUtc="2025-10-22T20:02:00Z">
        <w:del w:id="750" w:author="Katie Lankowicz" w:date="2025-10-22T16:08:00Z" w16du:dateUtc="2025-10-22T20:08:00Z">
          <w:r w:rsidRPr="00926F2C" w:rsidDel="007500E3">
            <w:rPr>
              <w:bCs/>
            </w:rPr>
            <w:delText xml:space="preserve">In the early summer period, most sampling sites (9 of 12) </w:delText>
          </w:r>
        </w:del>
        <w:del w:id="751" w:author="Katie Lankowicz" w:date="2025-10-22T16:03:00Z" w16du:dateUtc="2025-10-22T20:03:00Z">
          <w:r w:rsidRPr="00926F2C" w:rsidDel="007500E3">
            <w:rPr>
              <w:bCs/>
            </w:rPr>
            <w:delText>are best described by</w:delText>
          </w:r>
        </w:del>
        <w:del w:id="752" w:author="Katie Lankowicz" w:date="2025-10-22T16:08:00Z" w16du:dateUtc="2025-10-22T20:08:00Z">
          <w:r w:rsidRPr="00926F2C" w:rsidDel="007500E3">
            <w:rPr>
              <w:bCs/>
            </w:rPr>
            <w:delText xml:space="preserve"> cluster A. Only one site belong</w:delText>
          </w:r>
        </w:del>
        <w:del w:id="753" w:author="Katie Lankowicz" w:date="2025-10-22T16:03:00Z" w16du:dateUtc="2025-10-22T20:03:00Z">
          <w:r w:rsidRPr="00926F2C" w:rsidDel="007500E3">
            <w:rPr>
              <w:bCs/>
            </w:rPr>
            <w:delText>s</w:delText>
          </w:r>
        </w:del>
        <w:del w:id="754" w:author="Katie Lankowicz" w:date="2025-10-22T16:08:00Z" w16du:dateUtc="2025-10-22T20:08:00Z">
          <w:r w:rsidRPr="00926F2C" w:rsidDel="007500E3">
            <w:rPr>
              <w:bCs/>
            </w:rPr>
            <w:delText xml:space="preserve"> to cluster A in the mid- or late summer periods, which matche</w:delText>
          </w:r>
        </w:del>
        <w:del w:id="755" w:author="Katie Lankowicz" w:date="2025-10-22T16:03:00Z" w16du:dateUtc="2025-10-22T20:03:00Z">
          <w:r w:rsidRPr="00926F2C" w:rsidDel="007500E3">
            <w:rPr>
              <w:bCs/>
            </w:rPr>
            <w:delText>s</w:delText>
          </w:r>
        </w:del>
        <w:del w:id="756" w:author="Katie Lankowicz" w:date="2025-10-22T16:08:00Z" w16du:dateUtc="2025-10-22T20:08:00Z">
          <w:r w:rsidRPr="00926F2C" w:rsidDel="007500E3">
            <w:rPr>
              <w:bCs/>
            </w:rPr>
            <w:delText xml:space="preserve"> the noted trend in decreasing herring catch through the summer. Cluster B </w:delText>
          </w:r>
        </w:del>
        <w:del w:id="757" w:author="Katie Lankowicz" w:date="2025-10-22T16:03:00Z" w16du:dateUtc="2025-10-22T20:03:00Z">
          <w:r w:rsidRPr="00926F2C" w:rsidDel="007500E3">
            <w:rPr>
              <w:bCs/>
            </w:rPr>
            <w:delText>i</w:delText>
          </w:r>
        </w:del>
        <w:del w:id="758" w:author="Katie Lankowicz" w:date="2025-10-22T16:08:00Z" w16du:dateUtc="2025-10-22T20:08:00Z">
          <w:r w:rsidRPr="00926F2C" w:rsidDel="007500E3">
            <w:rPr>
              <w:bCs/>
            </w:rPr>
            <w:delText xml:space="preserve">s present across all three seasonal periods. The mixed-composition </w:delText>
          </w:r>
        </w:del>
        <w:del w:id="759" w:author="Katie Lankowicz" w:date="2025-10-22T16:05:00Z" w16du:dateUtc="2025-10-22T20:05:00Z">
          <w:r w:rsidRPr="00926F2C" w:rsidDel="007500E3">
            <w:rPr>
              <w:bCs/>
            </w:rPr>
            <w:delText xml:space="preserve">community structure of this </w:delText>
          </w:r>
        </w:del>
        <w:del w:id="760" w:author="Katie Lankowicz" w:date="2025-10-22T16:08:00Z" w16du:dateUtc="2025-10-22T20:08:00Z">
          <w:r w:rsidRPr="00926F2C" w:rsidDel="007500E3">
            <w:rPr>
              <w:bCs/>
            </w:rPr>
            <w:delText>cluster best describe</w:delText>
          </w:r>
        </w:del>
        <w:del w:id="761" w:author="Katie Lankowicz" w:date="2025-10-22T16:05:00Z" w16du:dateUtc="2025-10-22T20:05:00Z">
          <w:r w:rsidRPr="00926F2C" w:rsidDel="007500E3">
            <w:rPr>
              <w:bCs/>
            </w:rPr>
            <w:delText>s</w:delText>
          </w:r>
        </w:del>
        <w:del w:id="762" w:author="Katie Lankowicz" w:date="2025-10-22T16:08:00Z" w16du:dateUtc="2025-10-22T20:08:00Z">
          <w:r w:rsidRPr="00926F2C" w:rsidDel="007500E3">
            <w:rPr>
              <w:bCs/>
            </w:rPr>
            <w:delText xml:space="preserve"> sites with low CPUE for all species included in the modeling efforts. </w:delText>
          </w:r>
        </w:del>
        <w:del w:id="763" w:author="Katie Lankowicz" w:date="2025-10-22T16:06:00Z" w16du:dateUtc="2025-10-22T20:06:00Z">
          <w:r w:rsidRPr="00926F2C" w:rsidDel="007500E3">
            <w:rPr>
              <w:bCs/>
            </w:rPr>
            <w:delText>Sand lance has the highest CPUE of all species within this cluster, but i</w:delText>
          </w:r>
        </w:del>
        <w:del w:id="764" w:author="Katie Lankowicz" w:date="2025-10-22T16:08:00Z" w16du:dateUtc="2025-10-22T20:08:00Z">
          <w:r w:rsidRPr="00926F2C" w:rsidDel="007500E3">
            <w:rPr>
              <w:bCs/>
            </w:rPr>
            <w:delText xml:space="preserve">t should be noted that sand lance catch was uncommon and mostly observed in the late summer period at the two southernmost sites. </w:delText>
          </w:r>
        </w:del>
        <w:del w:id="765" w:author="Katie Lankowicz" w:date="2025-10-22T16:07:00Z" w16du:dateUtc="2025-10-22T20:07:00Z">
          <w:r w:rsidDel="007500E3">
            <w:rPr>
              <w:bCs/>
            </w:rPr>
            <w:delText>In</w:delText>
          </w:r>
        </w:del>
        <w:del w:id="766" w:author="Katie Lankowicz" w:date="2025-10-22T16:08:00Z" w16du:dateUtc="2025-10-22T20:08:00Z">
          <w:r w:rsidDel="007500E3">
            <w:rPr>
              <w:bCs/>
            </w:rPr>
            <w:delText xml:space="preserve"> </w:delText>
          </w:r>
          <w:r w:rsidRPr="00926F2C" w:rsidDel="007500E3">
            <w:rPr>
              <w:bCs/>
            </w:rPr>
            <w:delText>early summer period</w:delText>
          </w:r>
          <w:r w:rsidDel="007500E3">
            <w:rPr>
              <w:bCs/>
            </w:rPr>
            <w:delText xml:space="preserve">, but many sites </w:delText>
          </w:r>
        </w:del>
        <w:del w:id="767" w:author="Katie Lankowicz" w:date="2025-10-22T16:07:00Z" w16du:dateUtc="2025-10-22T20:07:00Z">
          <w:r w:rsidDel="007500E3">
            <w:rPr>
              <w:bCs/>
            </w:rPr>
            <w:delText>were best described by this</w:delText>
          </w:r>
        </w:del>
        <w:del w:id="768" w:author="Katie Lankowicz" w:date="2025-10-22T16:08:00Z" w16du:dateUtc="2025-10-22T20:08:00Z">
          <w:r w:rsidDel="007500E3">
            <w:rPr>
              <w:bCs/>
            </w:rPr>
            <w:delText xml:space="preserve"> cluster in the mid-summer (7 sites) and late summer (9 sites) periods. This matches the noted trend in increasing silverside catch through the summer.</w:delText>
          </w:r>
        </w:del>
      </w:moveTo>
      <w:moveToRangeEnd w:id="748"/>
      <w:ins w:id="769" w:author="Katie Lankowicz" w:date="2025-10-22T16:10:00Z" w16du:dateUtc="2025-10-22T20:10:00Z">
        <w:r w:rsidRPr="00926F2C">
          <w:rPr>
            <w:bCs/>
          </w:rPr>
          <w:t>best describe</w:t>
        </w:r>
        <w:r>
          <w:rPr>
            <w:bCs/>
          </w:rPr>
          <w:t>d</w:t>
        </w:r>
        <w:r w:rsidRPr="00926F2C">
          <w:rPr>
            <w:bCs/>
          </w:rPr>
          <w:t xml:space="preserve"> sites with low CPUE for all </w:t>
        </w:r>
      </w:ins>
      <w:ins w:id="770" w:author="Katie Lankowicz" w:date="2025-10-22T16:20:00Z" w16du:dateUtc="2025-10-22T20:20:00Z">
        <w:r>
          <w:rPr>
            <w:bCs/>
          </w:rPr>
          <w:t xml:space="preserve">included </w:t>
        </w:r>
      </w:ins>
      <w:ins w:id="771" w:author="Katie Lankowicz" w:date="2025-10-22T16:10:00Z" w16du:dateUtc="2025-10-22T20:10:00Z">
        <w:r w:rsidRPr="00926F2C">
          <w:rPr>
            <w:bCs/>
          </w:rPr>
          <w:t>species</w:t>
        </w:r>
        <w:r>
          <w:rPr>
            <w:bCs/>
          </w:rPr>
          <w:t>, but was occasionally ascribed to sites with high sand lance catch</w:t>
        </w:r>
        <w:r w:rsidRPr="00926F2C">
          <w:rPr>
            <w:bCs/>
          </w:rPr>
          <w:t xml:space="preserve">. </w:t>
        </w:r>
      </w:ins>
      <w:ins w:id="772" w:author="Katie Lankowicz" w:date="2025-10-22T16:34:00Z" w16du:dateUtc="2025-10-22T20:34:00Z">
        <w:r>
          <w:rPr>
            <w:bCs/>
          </w:rPr>
          <w:t>SIMPER analysis confirmed this assessment</w:t>
        </w:r>
        <w:r w:rsidRPr="00545060">
          <w:rPr>
            <w:bCs/>
          </w:rPr>
          <w:t xml:space="preserve">. </w:t>
        </w:r>
      </w:ins>
      <w:moveToRangeStart w:id="773" w:author="Katie Lankowicz" w:date="2025-10-22T16:24:00Z" w:name="move212042683"/>
      <w:moveTo w:id="774" w:author="Katie Lankowicz" w:date="2025-10-22T16:24:00Z" w16du:dateUtc="2025-10-22T20:24:00Z">
        <w:del w:id="775" w:author="Katie Lankowicz" w:date="2025-10-22T16:24:00Z" w16du:dateUtc="2025-10-22T20:24:00Z">
          <w:r w:rsidRPr="00545060" w:rsidDel="007500E3">
            <w:rPr>
              <w:bCs/>
              <w:rPrChange w:id="776" w:author="Katie Lankowicz" w:date="2025-10-23T15:46:00Z" w16du:dateUtc="2025-10-23T19:46:00Z">
                <w:rPr>
                  <w:bCs/>
                  <w:highlight w:val="yellow"/>
                </w:rPr>
              </w:rPrChange>
            </w:rPr>
            <w:delText xml:space="preserve">. </w:delText>
          </w:r>
        </w:del>
        <w:r w:rsidRPr="00545060">
          <w:rPr>
            <w:bCs/>
            <w:rPrChange w:id="777" w:author="Katie Lankowicz" w:date="2025-10-23T15:46:00Z" w16du:dateUtc="2025-10-23T19:46:00Z">
              <w:rPr>
                <w:bCs/>
                <w:highlight w:val="yellow"/>
              </w:rPr>
            </w:rPrChange>
          </w:rPr>
          <w:t>When comparing the composition of cluster A to cluster B, herring (p = 0.001, Contribution = 62.5%)</w:t>
        </w:r>
      </w:moveTo>
      <w:ins w:id="778" w:author="Katie Lankowicz" w:date="2025-10-22T16:36:00Z" w16du:dateUtc="2025-10-22T20:36:00Z">
        <w:r w:rsidRPr="00545060">
          <w:rPr>
            <w:bCs/>
            <w:rPrChange w:id="779" w:author="Katie Lankowicz" w:date="2025-10-23T15:46:00Z" w16du:dateUtc="2025-10-23T19:46:00Z">
              <w:rPr>
                <w:bCs/>
                <w:highlight w:val="yellow"/>
              </w:rPr>
            </w:rPrChange>
          </w:rPr>
          <w:t xml:space="preserve"> and</w:t>
        </w:r>
      </w:ins>
      <w:moveTo w:id="780" w:author="Katie Lankowicz" w:date="2025-10-22T16:24:00Z" w16du:dateUtc="2025-10-22T20:24:00Z">
        <w:del w:id="781" w:author="Katie Lankowicz" w:date="2025-10-22T16:36:00Z" w16du:dateUtc="2025-10-22T20:36:00Z">
          <w:r w:rsidRPr="00545060" w:rsidDel="007500E3">
            <w:rPr>
              <w:bCs/>
              <w:rPrChange w:id="782" w:author="Katie Lankowicz" w:date="2025-10-23T15:46:00Z" w16du:dateUtc="2025-10-23T19:46:00Z">
                <w:rPr>
                  <w:bCs/>
                  <w:highlight w:val="yellow"/>
                </w:rPr>
              </w:rPrChange>
            </w:rPr>
            <w:delText>,</w:delText>
          </w:r>
        </w:del>
        <w:r w:rsidRPr="00545060">
          <w:rPr>
            <w:bCs/>
            <w:rPrChange w:id="783" w:author="Katie Lankowicz" w:date="2025-10-23T15:46:00Z" w16du:dateUtc="2025-10-23T19:46:00Z">
              <w:rPr>
                <w:bCs/>
                <w:highlight w:val="yellow"/>
              </w:rPr>
            </w:rPrChange>
          </w:rPr>
          <w:t xml:space="preserve"> sand lance (p = 0.007, Contribution = 12.4%)</w:t>
        </w:r>
      </w:moveTo>
      <w:ins w:id="784" w:author="Katie Lankowicz" w:date="2025-10-22T16:40:00Z" w16du:dateUtc="2025-10-22T20:40:00Z">
        <w:r w:rsidRPr="00545060">
          <w:rPr>
            <w:bCs/>
            <w:rPrChange w:id="785" w:author="Katie Lankowicz" w:date="2025-10-23T15:46:00Z" w16du:dateUtc="2025-10-23T19:46:00Z">
              <w:rPr>
                <w:bCs/>
                <w:highlight w:val="yellow"/>
              </w:rPr>
            </w:rPrChange>
          </w:rPr>
          <w:t xml:space="preserve"> </w:t>
        </w:r>
      </w:ins>
      <w:moveTo w:id="786" w:author="Katie Lankowicz" w:date="2025-10-22T16:24:00Z" w16du:dateUtc="2025-10-22T20:24:00Z">
        <w:del w:id="787" w:author="Katie Lankowicz" w:date="2025-10-22T16:40:00Z" w16du:dateUtc="2025-10-22T20:40:00Z">
          <w:r w:rsidRPr="00545060" w:rsidDel="007500E3">
            <w:rPr>
              <w:bCs/>
              <w:rPrChange w:id="788" w:author="Katie Lankowicz" w:date="2025-10-23T15:46:00Z" w16du:dateUtc="2025-10-23T19:46:00Z">
                <w:rPr>
                  <w:bCs/>
                  <w:highlight w:val="yellow"/>
                </w:rPr>
              </w:rPrChange>
            </w:rPr>
            <w:delText xml:space="preserve">, and green crabs (p = 0.016, Contribution = 3.9%) </w:delText>
          </w:r>
        </w:del>
        <w:r w:rsidRPr="00545060">
          <w:rPr>
            <w:bCs/>
            <w:rPrChange w:id="789" w:author="Katie Lankowicz" w:date="2025-10-23T15:46:00Z" w16du:dateUtc="2025-10-23T19:46:00Z">
              <w:rPr>
                <w:bCs/>
                <w:highlight w:val="yellow"/>
              </w:rPr>
            </w:rPrChange>
          </w:rPr>
          <w:t xml:space="preserve">combined to contribute </w:t>
        </w:r>
        <w:del w:id="790" w:author="Katie Lankowicz" w:date="2025-10-22T16:40:00Z" w16du:dateUtc="2025-10-22T20:40:00Z">
          <w:r w:rsidRPr="00545060" w:rsidDel="007500E3">
            <w:rPr>
              <w:bCs/>
              <w:rPrChange w:id="791" w:author="Katie Lankowicz" w:date="2025-10-23T15:46:00Z" w16du:dateUtc="2025-10-23T19:46:00Z">
                <w:rPr>
                  <w:bCs/>
                  <w:highlight w:val="yellow"/>
                </w:rPr>
              </w:rPrChange>
            </w:rPr>
            <w:delText xml:space="preserve">more than </w:delText>
          </w:r>
        </w:del>
      </w:moveTo>
      <w:ins w:id="792" w:author="Katie Lankowicz" w:date="2025-10-22T16:40:00Z" w16du:dateUtc="2025-10-22T20:40:00Z">
        <w:r w:rsidRPr="00545060">
          <w:rPr>
            <w:bCs/>
            <w:rPrChange w:id="793" w:author="Katie Lankowicz" w:date="2025-10-23T15:46:00Z" w16du:dateUtc="2025-10-23T19:46:00Z">
              <w:rPr>
                <w:bCs/>
                <w:highlight w:val="yellow"/>
              </w:rPr>
            </w:rPrChange>
          </w:rPr>
          <w:t>74.9</w:t>
        </w:r>
      </w:ins>
      <w:moveTo w:id="794" w:author="Katie Lankowicz" w:date="2025-10-22T16:24:00Z" w16du:dateUtc="2025-10-22T20:24:00Z">
        <w:del w:id="795" w:author="Katie Lankowicz" w:date="2025-10-22T16:40:00Z" w16du:dateUtc="2025-10-22T20:40:00Z">
          <w:r w:rsidRPr="00545060" w:rsidDel="007500E3">
            <w:rPr>
              <w:bCs/>
              <w:rPrChange w:id="796" w:author="Katie Lankowicz" w:date="2025-10-23T15:46:00Z" w16du:dateUtc="2025-10-23T19:46:00Z">
                <w:rPr>
                  <w:bCs/>
                  <w:highlight w:val="yellow"/>
                </w:rPr>
              </w:rPrChange>
            </w:rPr>
            <w:delText>90</w:delText>
          </w:r>
        </w:del>
        <w:r w:rsidRPr="00545060">
          <w:rPr>
            <w:bCs/>
            <w:rPrChange w:id="797" w:author="Katie Lankowicz" w:date="2025-10-23T15:46:00Z" w16du:dateUtc="2025-10-23T19:46:00Z">
              <w:rPr>
                <w:bCs/>
                <w:highlight w:val="yellow"/>
              </w:rPr>
            </w:rPrChange>
          </w:rPr>
          <w:t xml:space="preserve">% of the dissimilarity. Winter flounder, Atlantic tomcod, </w:t>
        </w:r>
      </w:moveTo>
      <w:ins w:id="798" w:author="Katie Lankowicz" w:date="2025-10-22T16:41:00Z" w16du:dateUtc="2025-10-22T20:41:00Z">
        <w:r w:rsidRPr="00545060">
          <w:rPr>
            <w:bCs/>
            <w:rPrChange w:id="799" w:author="Katie Lankowicz" w:date="2025-10-23T15:46:00Z" w16du:dateUtc="2025-10-23T19:46:00Z">
              <w:rPr>
                <w:bCs/>
                <w:highlight w:val="yellow"/>
              </w:rPr>
            </w:rPrChange>
          </w:rPr>
          <w:t xml:space="preserve">green crabs, </w:t>
        </w:r>
      </w:ins>
      <w:moveTo w:id="800" w:author="Katie Lankowicz" w:date="2025-10-22T16:24:00Z" w16du:dateUtc="2025-10-22T20:24:00Z">
        <w:r w:rsidRPr="00545060">
          <w:rPr>
            <w:bCs/>
            <w:rPrChange w:id="801" w:author="Katie Lankowicz" w:date="2025-10-23T15:46:00Z" w16du:dateUtc="2025-10-23T19:46:00Z">
              <w:rPr>
                <w:bCs/>
                <w:highlight w:val="yellow"/>
              </w:rPr>
            </w:rPrChange>
          </w:rPr>
          <w:t>and northern pipefish contributed smaller, but still significant, amounts of dissimilarity. Cluster A had higher average CPUE for all species identified as significantly contributing to dissimilarity except sand lance, which had higher average CPUE in cluster B.</w:t>
        </w:r>
      </w:moveTo>
      <w:moveToRangeEnd w:id="773"/>
      <w:ins w:id="802" w:author="Katie Lankowicz" w:date="2025-10-22T16:24:00Z" w16du:dateUtc="2025-10-22T20:24:00Z">
        <w:r w:rsidRPr="00545060">
          <w:rPr>
            <w:bCs/>
            <w:rPrChange w:id="803" w:author="Katie Lankowicz" w:date="2025-10-23T15:46:00Z" w16du:dateUtc="2025-10-23T19:46:00Z">
              <w:rPr>
                <w:bCs/>
                <w:highlight w:val="yellow"/>
              </w:rPr>
            </w:rPrChange>
          </w:rPr>
          <w:t xml:space="preserve"> Dissimilarity between clusters B and C was driven by catch of silverside (p = 0.001, Contribution = 66.2%), mummichog (p = 0.025, Contribution = 12.4%), and bluefish (p = 0.031, Contribution = 0.09%). All three of these species had higher average CPUE in cluster C compared to cluster B.</w:t>
        </w:r>
      </w:ins>
    </w:p>
    <w:p w14:paraId="17AD75F7" w14:textId="7B241313" w:rsidR="00926F2C" w:rsidRPr="00545060" w:rsidDel="007500E3" w:rsidRDefault="000337C8" w:rsidP="0005676A">
      <w:pPr>
        <w:spacing w:after="0" w:line="240" w:lineRule="auto"/>
        <w:rPr>
          <w:del w:id="804" w:author="Katie Lankowicz" w:date="2025-10-22T16:19:00Z" w16du:dateUtc="2025-10-22T20:19:00Z"/>
          <w:bCs/>
          <w:rPrChange w:id="805" w:author="Katie Lankowicz" w:date="2025-10-23T15:46:00Z" w16du:dateUtc="2025-10-23T19:46:00Z">
            <w:rPr>
              <w:del w:id="806" w:author="Katie Lankowicz" w:date="2025-10-22T16:19:00Z" w16du:dateUtc="2025-10-22T20:19:00Z"/>
              <w:bCs/>
              <w:highlight w:val="yellow"/>
            </w:rPr>
          </w:rPrChange>
        </w:rPr>
      </w:pPr>
      <w:del w:id="807" w:author="Katie Lankowicz" w:date="2025-10-22T16:13:00Z" w16du:dateUtc="2025-10-22T20:13:00Z">
        <w:r w:rsidRPr="00545060" w:rsidDel="007500E3">
          <w:rPr>
            <w:bCs/>
            <w:rPrChange w:id="808" w:author="Katie Lankowicz" w:date="2025-10-23T15:46:00Z" w16du:dateUtc="2025-10-23T19:46:00Z">
              <w:rPr>
                <w:bCs/>
                <w:highlight w:val="yellow"/>
              </w:rPr>
            </w:rPrChange>
          </w:rPr>
          <w:delText>Fitting species as vectors within the ordination plot reveal</w:delText>
        </w:r>
        <w:r w:rsidR="004B3608" w:rsidRPr="00545060" w:rsidDel="007500E3">
          <w:rPr>
            <w:bCs/>
            <w:rPrChange w:id="809" w:author="Katie Lankowicz" w:date="2025-10-23T15:46:00Z" w16du:dateUtc="2025-10-23T19:46:00Z">
              <w:rPr>
                <w:bCs/>
                <w:highlight w:val="yellow"/>
              </w:rPr>
            </w:rPrChange>
          </w:rPr>
          <w:delText>ed</w:delText>
        </w:r>
        <w:r w:rsidRPr="00545060" w:rsidDel="007500E3">
          <w:rPr>
            <w:bCs/>
            <w:rPrChange w:id="810" w:author="Katie Lankowicz" w:date="2025-10-23T15:46:00Z" w16du:dateUtc="2025-10-23T19:46:00Z">
              <w:rPr>
                <w:bCs/>
                <w:highlight w:val="yellow"/>
              </w:rPr>
            </w:rPrChange>
          </w:rPr>
          <w:delText xml:space="preserve"> that sand</w:delText>
        </w:r>
        <w:r w:rsidR="0059204D" w:rsidRPr="00545060" w:rsidDel="007500E3">
          <w:rPr>
            <w:bCs/>
            <w:rPrChange w:id="811" w:author="Katie Lankowicz" w:date="2025-10-23T15:46:00Z" w16du:dateUtc="2025-10-23T19:46:00Z">
              <w:rPr>
                <w:bCs/>
                <w:highlight w:val="yellow"/>
              </w:rPr>
            </w:rPrChange>
          </w:rPr>
          <w:delText xml:space="preserve"> </w:delText>
        </w:r>
        <w:r w:rsidRPr="00545060" w:rsidDel="007500E3">
          <w:rPr>
            <w:bCs/>
            <w:rPrChange w:id="812" w:author="Katie Lankowicz" w:date="2025-10-23T15:46:00Z" w16du:dateUtc="2025-10-23T19:46:00Z">
              <w:rPr>
                <w:bCs/>
                <w:highlight w:val="yellow"/>
              </w:rPr>
            </w:rPrChange>
          </w:rPr>
          <w:delText>lance, herring, and silversides have the strongest associations with the ordination configuration</w:delText>
        </w:r>
        <w:r w:rsidR="006E005F" w:rsidRPr="00545060" w:rsidDel="007500E3">
          <w:rPr>
            <w:bCs/>
            <w:rPrChange w:id="813" w:author="Katie Lankowicz" w:date="2025-10-23T15:46:00Z" w16du:dateUtc="2025-10-23T19:46:00Z">
              <w:rPr>
                <w:bCs/>
                <w:highlight w:val="yellow"/>
              </w:rPr>
            </w:rPrChange>
          </w:rPr>
          <w:delText xml:space="preserve"> (Fig. </w:delText>
        </w:r>
      </w:del>
      <w:del w:id="814" w:author="Katie Lankowicz" w:date="2025-10-15T16:06:00Z" w16du:dateUtc="2025-10-15T19:06:00Z">
        <w:r w:rsidR="006E005F" w:rsidRPr="00545060" w:rsidDel="004C2BA0">
          <w:rPr>
            <w:bCs/>
            <w:rPrChange w:id="815" w:author="Katie Lankowicz" w:date="2025-10-23T15:46:00Z" w16du:dateUtc="2025-10-23T19:46:00Z">
              <w:rPr>
                <w:bCs/>
                <w:highlight w:val="yellow"/>
              </w:rPr>
            </w:rPrChange>
          </w:rPr>
          <w:delText>7</w:delText>
        </w:r>
      </w:del>
      <w:del w:id="816" w:author="Katie Lankowicz" w:date="2025-10-22T16:13:00Z" w16du:dateUtc="2025-10-22T20:13:00Z">
        <w:r w:rsidR="006E005F" w:rsidRPr="00545060" w:rsidDel="007500E3">
          <w:rPr>
            <w:bCs/>
            <w:rPrChange w:id="817" w:author="Katie Lankowicz" w:date="2025-10-23T15:46:00Z" w16du:dateUtc="2025-10-23T19:46:00Z">
              <w:rPr>
                <w:bCs/>
                <w:highlight w:val="yellow"/>
              </w:rPr>
            </w:rPrChange>
          </w:rPr>
          <w:delText>)</w:delText>
        </w:r>
        <w:r w:rsidRPr="00545060" w:rsidDel="007500E3">
          <w:rPr>
            <w:bCs/>
            <w:rPrChange w:id="818" w:author="Katie Lankowicz" w:date="2025-10-23T15:46:00Z" w16du:dateUtc="2025-10-23T19:46:00Z">
              <w:rPr>
                <w:bCs/>
                <w:highlight w:val="yellow"/>
              </w:rPr>
            </w:rPrChange>
          </w:rPr>
          <w:delText xml:space="preserve">. </w:delText>
        </w:r>
      </w:del>
      <w:del w:id="819" w:author="Katie Lankowicz" w:date="2025-10-22T16:19:00Z" w16du:dateUtc="2025-10-22T20:19:00Z">
        <w:r w:rsidR="00F71682" w:rsidRPr="00545060" w:rsidDel="007500E3">
          <w:rPr>
            <w:bCs/>
            <w:rPrChange w:id="820" w:author="Katie Lankowicz" w:date="2025-10-23T15:46:00Z" w16du:dateUtc="2025-10-23T19:46:00Z">
              <w:rPr>
                <w:bCs/>
                <w:highlight w:val="yellow"/>
              </w:rPr>
            </w:rPrChange>
          </w:rPr>
          <w:delText xml:space="preserve">Visualizing the total within sum of squares and average silhouette width for </w:delText>
        </w:r>
        <w:r w:rsidR="00F71682" w:rsidRPr="00545060" w:rsidDel="007500E3">
          <w:rPr>
            <w:bCs/>
            <w:i/>
            <w:iCs/>
            <w:rPrChange w:id="821" w:author="Katie Lankowicz" w:date="2025-10-23T15:46:00Z" w16du:dateUtc="2025-10-23T19:46:00Z">
              <w:rPr>
                <w:bCs/>
                <w:i/>
                <w:iCs/>
                <w:highlight w:val="yellow"/>
              </w:rPr>
            </w:rPrChange>
          </w:rPr>
          <w:delText>k</w:delText>
        </w:r>
        <w:r w:rsidR="00F71682" w:rsidRPr="00545060" w:rsidDel="007500E3">
          <w:rPr>
            <w:bCs/>
            <w:rPrChange w:id="822" w:author="Katie Lankowicz" w:date="2025-10-23T15:46:00Z" w16du:dateUtc="2025-10-23T19:46:00Z">
              <w:rPr>
                <w:bCs/>
                <w:highlight w:val="yellow"/>
              </w:rPr>
            </w:rPrChange>
          </w:rPr>
          <w:delText xml:space="preserve"> in 1 to 20 clusters indicated the most support for </w:delText>
        </w:r>
        <w:r w:rsidR="007651E3" w:rsidRPr="00545060" w:rsidDel="007500E3">
          <w:rPr>
            <w:bCs/>
            <w:i/>
            <w:iCs/>
            <w:rPrChange w:id="823" w:author="Katie Lankowicz" w:date="2025-10-23T15:46:00Z" w16du:dateUtc="2025-10-23T19:46:00Z">
              <w:rPr>
                <w:bCs/>
                <w:i/>
                <w:iCs/>
                <w:highlight w:val="yellow"/>
              </w:rPr>
            </w:rPrChange>
          </w:rPr>
          <w:delText>k</w:delText>
        </w:r>
        <w:r w:rsidR="00ED08C5" w:rsidRPr="00545060" w:rsidDel="007500E3">
          <w:rPr>
            <w:bCs/>
            <w:i/>
            <w:iCs/>
            <w:rPrChange w:id="824" w:author="Katie Lankowicz" w:date="2025-10-23T15:46:00Z" w16du:dateUtc="2025-10-23T19:46:00Z">
              <w:rPr>
                <w:bCs/>
                <w:i/>
                <w:iCs/>
                <w:highlight w:val="yellow"/>
              </w:rPr>
            </w:rPrChange>
          </w:rPr>
          <w:delText xml:space="preserve"> </w:delText>
        </w:r>
        <w:r w:rsidR="007651E3" w:rsidRPr="00545060" w:rsidDel="007500E3">
          <w:rPr>
            <w:bCs/>
            <w:rPrChange w:id="825" w:author="Katie Lankowicz" w:date="2025-10-23T15:46:00Z" w16du:dateUtc="2025-10-23T19:46:00Z">
              <w:rPr>
                <w:bCs/>
                <w:highlight w:val="yellow"/>
              </w:rPr>
            </w:rPrChange>
          </w:rPr>
          <w:delText>=</w:delText>
        </w:r>
        <w:r w:rsidR="00ED08C5" w:rsidRPr="00545060" w:rsidDel="007500E3">
          <w:rPr>
            <w:bCs/>
            <w:rPrChange w:id="826" w:author="Katie Lankowicz" w:date="2025-10-23T15:46:00Z" w16du:dateUtc="2025-10-23T19:46:00Z">
              <w:rPr>
                <w:bCs/>
                <w:highlight w:val="yellow"/>
              </w:rPr>
            </w:rPrChange>
          </w:rPr>
          <w:delText xml:space="preserve"> </w:delText>
        </w:r>
        <w:r w:rsidR="00F71682" w:rsidRPr="00545060" w:rsidDel="007500E3">
          <w:rPr>
            <w:bCs/>
            <w:rPrChange w:id="827" w:author="Katie Lankowicz" w:date="2025-10-23T15:46:00Z" w16du:dateUtc="2025-10-23T19:46:00Z">
              <w:rPr>
                <w:bCs/>
                <w:highlight w:val="yellow"/>
              </w:rPr>
            </w:rPrChange>
          </w:rPr>
          <w:delText xml:space="preserve">3 clusters of similar </w:delText>
        </w:r>
      </w:del>
      <w:del w:id="828" w:author="Katie Lankowicz" w:date="2025-10-21T16:04:00Z" w16du:dateUtc="2025-10-21T20:04:00Z">
        <w:r w:rsidR="00F71682" w:rsidRPr="00545060" w:rsidDel="00CB2CCF">
          <w:rPr>
            <w:bCs/>
            <w:rPrChange w:id="829" w:author="Katie Lankowicz" w:date="2025-10-23T15:46:00Z" w16du:dateUtc="2025-10-23T19:46:00Z">
              <w:rPr>
                <w:bCs/>
                <w:highlight w:val="yellow"/>
              </w:rPr>
            </w:rPrChange>
          </w:rPr>
          <w:delText>community composition</w:delText>
        </w:r>
      </w:del>
      <w:del w:id="830" w:author="Katie Lankowicz" w:date="2025-10-22T16:19:00Z" w16du:dateUtc="2025-10-22T20:19:00Z">
        <w:r w:rsidR="00F71682" w:rsidRPr="00545060" w:rsidDel="007500E3">
          <w:rPr>
            <w:bCs/>
            <w:rPrChange w:id="831" w:author="Katie Lankowicz" w:date="2025-10-23T15:46:00Z" w16du:dateUtc="2025-10-23T19:46:00Z">
              <w:rPr>
                <w:bCs/>
                <w:highlight w:val="yellow"/>
              </w:rPr>
            </w:rPrChange>
          </w:rPr>
          <w:delText xml:space="preserve">. </w:delText>
        </w:r>
      </w:del>
      <w:del w:id="832" w:author="Katie Lankowicz" w:date="2025-10-22T16:08:00Z" w16du:dateUtc="2025-10-22T20:08:00Z">
        <w:r w:rsidR="00F71682" w:rsidRPr="00545060" w:rsidDel="007500E3">
          <w:rPr>
            <w:bCs/>
            <w:rPrChange w:id="833" w:author="Katie Lankowicz" w:date="2025-10-23T15:46:00Z" w16du:dateUtc="2025-10-23T19:46:00Z">
              <w:rPr>
                <w:bCs/>
                <w:highlight w:val="yellow"/>
              </w:rPr>
            </w:rPrChange>
          </w:rPr>
          <w:delText xml:space="preserve">ANOSIM confirmed a significant difference in </w:delText>
        </w:r>
      </w:del>
      <w:del w:id="834" w:author="Katie Lankowicz" w:date="2025-10-21T16:04:00Z" w16du:dateUtc="2025-10-21T20:04:00Z">
        <w:r w:rsidR="00F71682" w:rsidRPr="00545060" w:rsidDel="00CB2CCF">
          <w:rPr>
            <w:bCs/>
            <w:rPrChange w:id="835" w:author="Katie Lankowicz" w:date="2025-10-23T15:46:00Z" w16du:dateUtc="2025-10-23T19:46:00Z">
              <w:rPr>
                <w:bCs/>
                <w:highlight w:val="yellow"/>
              </w:rPr>
            </w:rPrChange>
          </w:rPr>
          <w:delText>community composition</w:delText>
        </w:r>
      </w:del>
      <w:del w:id="836" w:author="Katie Lankowicz" w:date="2025-10-22T16:08:00Z" w16du:dateUtc="2025-10-22T20:08:00Z">
        <w:r w:rsidR="00F71682" w:rsidRPr="00545060" w:rsidDel="007500E3">
          <w:rPr>
            <w:bCs/>
            <w:rPrChange w:id="837" w:author="Katie Lankowicz" w:date="2025-10-23T15:46:00Z" w16du:dateUtc="2025-10-23T19:46:00Z">
              <w:rPr>
                <w:bCs/>
                <w:highlight w:val="yellow"/>
              </w:rPr>
            </w:rPrChange>
          </w:rPr>
          <w:delText xml:space="preserve"> between these three </w:delText>
        </w:r>
        <w:r w:rsidR="004B3608" w:rsidRPr="00545060" w:rsidDel="007500E3">
          <w:rPr>
            <w:bCs/>
            <w:rPrChange w:id="838" w:author="Katie Lankowicz" w:date="2025-10-23T15:46:00Z" w16du:dateUtc="2025-10-23T19:46:00Z">
              <w:rPr>
                <w:bCs/>
                <w:highlight w:val="yellow"/>
              </w:rPr>
            </w:rPrChange>
          </w:rPr>
          <w:delText>clusters</w:delText>
        </w:r>
        <w:r w:rsidR="00F71682" w:rsidRPr="00545060" w:rsidDel="007500E3">
          <w:rPr>
            <w:bCs/>
            <w:rPrChange w:id="839" w:author="Katie Lankowicz" w:date="2025-10-23T15:46:00Z" w16du:dateUtc="2025-10-23T19:46:00Z">
              <w:rPr>
                <w:bCs/>
                <w:highlight w:val="yellow"/>
              </w:rPr>
            </w:rPrChange>
          </w:rPr>
          <w:delText xml:space="preserve"> (</w:delText>
        </w:r>
        <w:r w:rsidRPr="00545060" w:rsidDel="007500E3">
          <w:rPr>
            <w:bCs/>
            <w:rPrChange w:id="840" w:author="Katie Lankowicz" w:date="2025-10-23T15:46:00Z" w16du:dateUtc="2025-10-23T19:46:00Z">
              <w:rPr>
                <w:bCs/>
                <w:highlight w:val="yellow"/>
              </w:rPr>
            </w:rPrChange>
          </w:rPr>
          <w:delText>r</w:delText>
        </w:r>
        <w:r w:rsidR="00ED08C5" w:rsidRPr="00545060" w:rsidDel="007500E3">
          <w:rPr>
            <w:bCs/>
            <w:rPrChange w:id="841" w:author="Katie Lankowicz" w:date="2025-10-23T15:46:00Z" w16du:dateUtc="2025-10-23T19:46:00Z">
              <w:rPr>
                <w:bCs/>
                <w:highlight w:val="yellow"/>
              </w:rPr>
            </w:rPrChange>
          </w:rPr>
          <w:delText xml:space="preserve"> </w:delText>
        </w:r>
        <w:r w:rsidRPr="00545060" w:rsidDel="007500E3">
          <w:rPr>
            <w:bCs/>
            <w:rPrChange w:id="842" w:author="Katie Lankowicz" w:date="2025-10-23T15:46:00Z" w16du:dateUtc="2025-10-23T19:46:00Z">
              <w:rPr>
                <w:bCs/>
                <w:highlight w:val="yellow"/>
              </w:rPr>
            </w:rPrChange>
          </w:rPr>
          <w:delText>=</w:delText>
        </w:r>
        <w:r w:rsidR="00ED08C5" w:rsidRPr="00545060" w:rsidDel="007500E3">
          <w:rPr>
            <w:bCs/>
            <w:rPrChange w:id="843" w:author="Katie Lankowicz" w:date="2025-10-23T15:46:00Z" w16du:dateUtc="2025-10-23T19:46:00Z">
              <w:rPr>
                <w:bCs/>
                <w:highlight w:val="yellow"/>
              </w:rPr>
            </w:rPrChange>
          </w:rPr>
          <w:delText xml:space="preserve"> </w:delText>
        </w:r>
        <w:r w:rsidR="00F71682" w:rsidRPr="00545060" w:rsidDel="007500E3">
          <w:rPr>
            <w:bCs/>
            <w:rPrChange w:id="844" w:author="Katie Lankowicz" w:date="2025-10-23T15:46:00Z" w16du:dateUtc="2025-10-23T19:46:00Z">
              <w:rPr>
                <w:bCs/>
                <w:highlight w:val="yellow"/>
              </w:rPr>
            </w:rPrChange>
          </w:rPr>
          <w:delText>0.761, p</w:delText>
        </w:r>
        <w:r w:rsidR="00ED08C5" w:rsidRPr="00545060" w:rsidDel="007500E3">
          <w:rPr>
            <w:bCs/>
            <w:rPrChange w:id="845" w:author="Katie Lankowicz" w:date="2025-10-23T15:46:00Z" w16du:dateUtc="2025-10-23T19:46:00Z">
              <w:rPr>
                <w:bCs/>
                <w:highlight w:val="yellow"/>
              </w:rPr>
            </w:rPrChange>
          </w:rPr>
          <w:delText xml:space="preserve"> </w:delText>
        </w:r>
        <w:r w:rsidR="00F71682" w:rsidRPr="00545060" w:rsidDel="007500E3">
          <w:rPr>
            <w:bCs/>
            <w:rPrChange w:id="846" w:author="Katie Lankowicz" w:date="2025-10-23T15:46:00Z" w16du:dateUtc="2025-10-23T19:46:00Z">
              <w:rPr>
                <w:bCs/>
                <w:highlight w:val="yellow"/>
              </w:rPr>
            </w:rPrChange>
          </w:rPr>
          <w:delText>&lt;</w:delText>
        </w:r>
        <w:r w:rsidR="00ED08C5" w:rsidRPr="00545060" w:rsidDel="007500E3">
          <w:rPr>
            <w:bCs/>
            <w:rPrChange w:id="847" w:author="Katie Lankowicz" w:date="2025-10-23T15:46:00Z" w16du:dateUtc="2025-10-23T19:46:00Z">
              <w:rPr>
                <w:bCs/>
                <w:highlight w:val="yellow"/>
              </w:rPr>
            </w:rPrChange>
          </w:rPr>
          <w:delText xml:space="preserve"> </w:delText>
        </w:r>
        <w:r w:rsidR="00F71682" w:rsidRPr="00545060" w:rsidDel="007500E3">
          <w:rPr>
            <w:bCs/>
            <w:rPrChange w:id="848" w:author="Katie Lankowicz" w:date="2025-10-23T15:46:00Z" w16du:dateUtc="2025-10-23T19:46:00Z">
              <w:rPr>
                <w:bCs/>
                <w:highlight w:val="yellow"/>
              </w:rPr>
            </w:rPrChange>
          </w:rPr>
          <w:delText>0.0001).</w:delText>
        </w:r>
        <w:r w:rsidR="00E53DAE" w:rsidRPr="00545060" w:rsidDel="007500E3">
          <w:rPr>
            <w:bCs/>
            <w:rPrChange w:id="849" w:author="Katie Lankowicz" w:date="2025-10-23T15:46:00Z" w16du:dateUtc="2025-10-23T19:46:00Z">
              <w:rPr>
                <w:bCs/>
                <w:highlight w:val="yellow"/>
              </w:rPr>
            </w:rPrChange>
          </w:rPr>
          <w:delText xml:space="preserve"> </w:delText>
        </w:r>
      </w:del>
      <w:del w:id="850" w:author="Katie Lankowicz" w:date="2025-10-22T16:02:00Z" w16du:dateUtc="2025-10-22T20:02:00Z">
        <w:r w:rsidR="0059204D" w:rsidRPr="00545060" w:rsidDel="007500E3">
          <w:rPr>
            <w:bCs/>
            <w:rPrChange w:id="851" w:author="Katie Lankowicz" w:date="2025-10-23T15:46:00Z" w16du:dateUtc="2025-10-23T19:46:00Z">
              <w:rPr>
                <w:bCs/>
                <w:highlight w:val="yellow"/>
              </w:rPr>
            </w:rPrChange>
          </w:rPr>
          <w:delText>The a</w:delText>
        </w:r>
        <w:r w:rsidR="00E53DAE" w:rsidRPr="00545060" w:rsidDel="007500E3">
          <w:rPr>
            <w:bCs/>
            <w:rPrChange w:id="852" w:author="Katie Lankowicz" w:date="2025-10-23T15:46:00Z" w16du:dateUtc="2025-10-23T19:46:00Z">
              <w:rPr>
                <w:bCs/>
                <w:highlight w:val="yellow"/>
              </w:rPr>
            </w:rPrChange>
          </w:rPr>
          <w:delText xml:space="preserve">verage CPUE for each species in each cluster was calculated and visualized, which </w:delText>
        </w:r>
        <w:r w:rsidR="0059204D" w:rsidRPr="00545060" w:rsidDel="007500E3">
          <w:rPr>
            <w:bCs/>
            <w:rPrChange w:id="853" w:author="Katie Lankowicz" w:date="2025-10-23T15:46:00Z" w16du:dateUtc="2025-10-23T19:46:00Z">
              <w:rPr>
                <w:bCs/>
                <w:highlight w:val="yellow"/>
              </w:rPr>
            </w:rPrChange>
          </w:rPr>
          <w:delText>revealed</w:delText>
        </w:r>
        <w:r w:rsidR="00E53DAE" w:rsidRPr="00545060" w:rsidDel="007500E3">
          <w:rPr>
            <w:bCs/>
            <w:rPrChange w:id="854" w:author="Katie Lankowicz" w:date="2025-10-23T15:46:00Z" w16du:dateUtc="2025-10-23T19:46:00Z">
              <w:rPr>
                <w:bCs/>
                <w:highlight w:val="yellow"/>
              </w:rPr>
            </w:rPrChange>
          </w:rPr>
          <w:delText xml:space="preserve"> that cluster </w:delText>
        </w:r>
        <w:r w:rsidR="0059204D" w:rsidRPr="00545060" w:rsidDel="007500E3">
          <w:rPr>
            <w:bCs/>
            <w:rPrChange w:id="855" w:author="Katie Lankowicz" w:date="2025-10-23T15:46:00Z" w16du:dateUtc="2025-10-23T19:46:00Z">
              <w:rPr>
                <w:bCs/>
                <w:highlight w:val="yellow"/>
              </w:rPr>
            </w:rPrChange>
          </w:rPr>
          <w:delText>A</w:delText>
        </w:r>
        <w:r w:rsidR="00E53DAE" w:rsidRPr="00545060" w:rsidDel="007500E3">
          <w:rPr>
            <w:bCs/>
            <w:rPrChange w:id="856" w:author="Katie Lankowicz" w:date="2025-10-23T15:46:00Z" w16du:dateUtc="2025-10-23T19:46:00Z">
              <w:rPr>
                <w:bCs/>
                <w:highlight w:val="yellow"/>
              </w:rPr>
            </w:rPrChange>
          </w:rPr>
          <w:delText xml:space="preserve"> typically ha</w:delText>
        </w:r>
        <w:r w:rsidR="004B3608" w:rsidRPr="00545060" w:rsidDel="007500E3">
          <w:rPr>
            <w:bCs/>
            <w:rPrChange w:id="857" w:author="Katie Lankowicz" w:date="2025-10-23T15:46:00Z" w16du:dateUtc="2025-10-23T19:46:00Z">
              <w:rPr>
                <w:bCs/>
                <w:highlight w:val="yellow"/>
              </w:rPr>
            </w:rPrChange>
          </w:rPr>
          <w:delText>d</w:delText>
        </w:r>
        <w:r w:rsidR="00E53DAE" w:rsidRPr="00545060" w:rsidDel="007500E3">
          <w:rPr>
            <w:bCs/>
            <w:rPrChange w:id="858" w:author="Katie Lankowicz" w:date="2025-10-23T15:46:00Z" w16du:dateUtc="2025-10-23T19:46:00Z">
              <w:rPr>
                <w:bCs/>
                <w:highlight w:val="yellow"/>
              </w:rPr>
            </w:rPrChange>
          </w:rPr>
          <w:delText xml:space="preserve"> high herring catch, cluster </w:delText>
        </w:r>
        <w:r w:rsidR="00926F2C" w:rsidRPr="00545060" w:rsidDel="007500E3">
          <w:rPr>
            <w:bCs/>
            <w:rPrChange w:id="859" w:author="Katie Lankowicz" w:date="2025-10-23T15:46:00Z" w16du:dateUtc="2025-10-23T19:46:00Z">
              <w:rPr>
                <w:bCs/>
                <w:highlight w:val="yellow"/>
              </w:rPr>
            </w:rPrChange>
          </w:rPr>
          <w:delText xml:space="preserve">B </w:delText>
        </w:r>
        <w:r w:rsidR="00E53DAE" w:rsidRPr="00545060" w:rsidDel="007500E3">
          <w:rPr>
            <w:bCs/>
            <w:rPrChange w:id="860" w:author="Katie Lankowicz" w:date="2025-10-23T15:46:00Z" w16du:dateUtc="2025-10-23T19:46:00Z">
              <w:rPr>
                <w:bCs/>
                <w:highlight w:val="yellow"/>
              </w:rPr>
            </w:rPrChange>
          </w:rPr>
          <w:delText>ha</w:delText>
        </w:r>
        <w:r w:rsidR="004B3608" w:rsidRPr="00545060" w:rsidDel="007500E3">
          <w:rPr>
            <w:bCs/>
            <w:rPrChange w:id="861" w:author="Katie Lankowicz" w:date="2025-10-23T15:46:00Z" w16du:dateUtc="2025-10-23T19:46:00Z">
              <w:rPr>
                <w:bCs/>
                <w:highlight w:val="yellow"/>
              </w:rPr>
            </w:rPrChange>
          </w:rPr>
          <w:delText>d</w:delText>
        </w:r>
        <w:r w:rsidR="00E53DAE" w:rsidRPr="00545060" w:rsidDel="007500E3">
          <w:rPr>
            <w:bCs/>
            <w:rPrChange w:id="862" w:author="Katie Lankowicz" w:date="2025-10-23T15:46:00Z" w16du:dateUtc="2025-10-23T19:46:00Z">
              <w:rPr>
                <w:bCs/>
                <w:highlight w:val="yellow"/>
              </w:rPr>
            </w:rPrChange>
          </w:rPr>
          <w:delText xml:space="preserve"> generally low catch for all species</w:delText>
        </w:r>
        <w:r w:rsidR="00926F2C" w:rsidRPr="00545060" w:rsidDel="007500E3">
          <w:rPr>
            <w:bCs/>
            <w:rPrChange w:id="863" w:author="Katie Lankowicz" w:date="2025-10-23T15:46:00Z" w16du:dateUtc="2025-10-23T19:46:00Z">
              <w:rPr>
                <w:bCs/>
                <w:highlight w:val="yellow"/>
              </w:rPr>
            </w:rPrChange>
          </w:rPr>
          <w:delText>, and cluster C had high silverside catch</w:delText>
        </w:r>
        <w:r w:rsidR="006E005F" w:rsidRPr="00545060" w:rsidDel="007500E3">
          <w:rPr>
            <w:bCs/>
            <w:rPrChange w:id="864" w:author="Katie Lankowicz" w:date="2025-10-23T15:46:00Z" w16du:dateUtc="2025-10-23T19:46:00Z">
              <w:rPr>
                <w:bCs/>
                <w:highlight w:val="yellow"/>
              </w:rPr>
            </w:rPrChange>
          </w:rPr>
          <w:delText xml:space="preserve"> (Fig. </w:delText>
        </w:r>
      </w:del>
      <w:del w:id="865" w:author="Katie Lankowicz" w:date="2025-10-15T16:06:00Z" w16du:dateUtc="2025-10-15T19:06:00Z">
        <w:r w:rsidR="006E005F" w:rsidRPr="00545060" w:rsidDel="004C2BA0">
          <w:rPr>
            <w:bCs/>
            <w:rPrChange w:id="866" w:author="Katie Lankowicz" w:date="2025-10-23T15:46:00Z" w16du:dateUtc="2025-10-23T19:46:00Z">
              <w:rPr>
                <w:bCs/>
                <w:highlight w:val="yellow"/>
              </w:rPr>
            </w:rPrChange>
          </w:rPr>
          <w:delText>7</w:delText>
        </w:r>
      </w:del>
      <w:del w:id="867" w:author="Katie Lankowicz" w:date="2025-10-22T16:02:00Z" w16du:dateUtc="2025-10-22T20:02:00Z">
        <w:r w:rsidR="006E005F" w:rsidRPr="00545060" w:rsidDel="007500E3">
          <w:rPr>
            <w:bCs/>
            <w:rPrChange w:id="868" w:author="Katie Lankowicz" w:date="2025-10-23T15:46:00Z" w16du:dateUtc="2025-10-23T19:46:00Z">
              <w:rPr>
                <w:bCs/>
                <w:highlight w:val="yellow"/>
              </w:rPr>
            </w:rPrChange>
          </w:rPr>
          <w:delText>)</w:delText>
        </w:r>
        <w:r w:rsidR="00E53DAE" w:rsidRPr="00545060" w:rsidDel="007500E3">
          <w:rPr>
            <w:bCs/>
            <w:rPrChange w:id="869" w:author="Katie Lankowicz" w:date="2025-10-23T15:46:00Z" w16du:dateUtc="2025-10-23T19:46:00Z">
              <w:rPr>
                <w:bCs/>
                <w:highlight w:val="yellow"/>
              </w:rPr>
            </w:rPrChange>
          </w:rPr>
          <w:delText xml:space="preserve">. </w:delText>
        </w:r>
      </w:del>
    </w:p>
    <w:p w14:paraId="2F009949" w14:textId="77777777" w:rsidR="00926F2C" w:rsidRPr="00545060" w:rsidDel="007500E3" w:rsidRDefault="00926F2C" w:rsidP="0005676A">
      <w:pPr>
        <w:spacing w:after="0" w:line="240" w:lineRule="auto"/>
        <w:rPr>
          <w:del w:id="870" w:author="Katie Lankowicz" w:date="2025-10-22T16:24:00Z" w16du:dateUtc="2025-10-22T20:24:00Z"/>
          <w:bCs/>
          <w:rPrChange w:id="871" w:author="Katie Lankowicz" w:date="2025-10-23T15:46:00Z" w16du:dateUtc="2025-10-23T19:46:00Z">
            <w:rPr>
              <w:del w:id="872" w:author="Katie Lankowicz" w:date="2025-10-22T16:24:00Z" w16du:dateUtc="2025-10-22T20:24:00Z"/>
              <w:bCs/>
              <w:highlight w:val="yellow"/>
            </w:rPr>
          </w:rPrChange>
        </w:rPr>
      </w:pPr>
    </w:p>
    <w:p w14:paraId="73CB6778" w14:textId="4269580D" w:rsidR="000337C8" w:rsidRPr="00926F2C" w:rsidDel="007500E3" w:rsidRDefault="00E53DAE" w:rsidP="0005676A">
      <w:pPr>
        <w:spacing w:after="0" w:line="240" w:lineRule="auto"/>
        <w:rPr>
          <w:del w:id="873" w:author="Katie Lankowicz" w:date="2025-10-22T16:24:00Z" w16du:dateUtc="2025-10-22T20:24:00Z"/>
          <w:bCs/>
        </w:rPr>
      </w:pPr>
      <w:del w:id="874" w:author="Katie Lankowicz" w:date="2025-10-22T16:24:00Z" w16du:dateUtc="2025-10-22T20:24:00Z">
        <w:r w:rsidRPr="00545060" w:rsidDel="007500E3">
          <w:rPr>
            <w:bCs/>
            <w:rPrChange w:id="875" w:author="Katie Lankowicz" w:date="2025-10-23T15:46:00Z" w16du:dateUtc="2025-10-23T19:46:00Z">
              <w:rPr>
                <w:bCs/>
                <w:highlight w:val="yellow"/>
              </w:rPr>
            </w:rPrChange>
          </w:rPr>
          <w:delText>SIMPER analysis across clusters provided quantitative confirmation of this visual analysis</w:delText>
        </w:r>
      </w:del>
      <w:moveFromRangeStart w:id="876" w:author="Katie Lankowicz" w:date="2025-10-22T16:24:00Z" w:name="move212042683"/>
      <w:moveFrom w:id="877" w:author="Katie Lankowicz" w:date="2025-10-22T16:24:00Z" w16du:dateUtc="2025-10-22T20:24:00Z">
        <w:del w:id="878" w:author="Katie Lankowicz" w:date="2025-10-22T16:24:00Z" w16du:dateUtc="2025-10-22T20:24:00Z">
          <w:r w:rsidRPr="00545060" w:rsidDel="007500E3">
            <w:rPr>
              <w:bCs/>
              <w:rPrChange w:id="879" w:author="Katie Lankowicz" w:date="2025-10-23T15:46:00Z" w16du:dateUtc="2025-10-23T19:46:00Z">
                <w:rPr>
                  <w:bCs/>
                  <w:highlight w:val="yellow"/>
                </w:rPr>
              </w:rPrChange>
            </w:rPr>
            <w:delText xml:space="preserve">. When comparing </w:delText>
          </w:r>
          <w:r w:rsidR="0059204D" w:rsidRPr="00545060" w:rsidDel="007500E3">
            <w:rPr>
              <w:bCs/>
              <w:rPrChange w:id="880" w:author="Katie Lankowicz" w:date="2025-10-23T15:46:00Z" w16du:dateUtc="2025-10-23T19:46:00Z">
                <w:rPr>
                  <w:bCs/>
                  <w:highlight w:val="yellow"/>
                </w:rPr>
              </w:rPrChange>
            </w:rPr>
            <w:delText xml:space="preserve">the </w:delText>
          </w:r>
          <w:r w:rsidRPr="00545060" w:rsidDel="007500E3">
            <w:rPr>
              <w:bCs/>
              <w:rPrChange w:id="881" w:author="Katie Lankowicz" w:date="2025-10-23T15:46:00Z" w16du:dateUtc="2025-10-23T19:46:00Z">
                <w:rPr>
                  <w:bCs/>
                  <w:highlight w:val="yellow"/>
                </w:rPr>
              </w:rPrChange>
            </w:rPr>
            <w:delText xml:space="preserve">composition of cluster </w:delText>
          </w:r>
          <w:r w:rsidR="0059204D" w:rsidRPr="00545060" w:rsidDel="007500E3">
            <w:rPr>
              <w:bCs/>
              <w:rPrChange w:id="882" w:author="Katie Lankowicz" w:date="2025-10-23T15:46:00Z" w16du:dateUtc="2025-10-23T19:46:00Z">
                <w:rPr>
                  <w:bCs/>
                  <w:highlight w:val="yellow"/>
                </w:rPr>
              </w:rPrChange>
            </w:rPr>
            <w:delText>A</w:delText>
          </w:r>
          <w:r w:rsidRPr="00545060" w:rsidDel="007500E3">
            <w:rPr>
              <w:bCs/>
              <w:rPrChange w:id="883" w:author="Katie Lankowicz" w:date="2025-10-23T15:46:00Z" w16du:dateUtc="2025-10-23T19:46:00Z">
                <w:rPr>
                  <w:bCs/>
                  <w:highlight w:val="yellow"/>
                </w:rPr>
              </w:rPrChange>
            </w:rPr>
            <w:delText xml:space="preserve"> to cluster</w:delText>
          </w:r>
          <w:r w:rsidR="0059204D" w:rsidRPr="00545060" w:rsidDel="007500E3">
            <w:rPr>
              <w:bCs/>
              <w:rPrChange w:id="884" w:author="Katie Lankowicz" w:date="2025-10-23T15:46:00Z" w16du:dateUtc="2025-10-23T19:46:00Z">
                <w:rPr>
                  <w:bCs/>
                  <w:highlight w:val="yellow"/>
                </w:rPr>
              </w:rPrChange>
            </w:rPr>
            <w:delText xml:space="preserve"> B</w:delText>
          </w:r>
          <w:r w:rsidRPr="00545060" w:rsidDel="007500E3">
            <w:rPr>
              <w:bCs/>
              <w:rPrChange w:id="885" w:author="Katie Lankowicz" w:date="2025-10-23T15:46:00Z" w16du:dateUtc="2025-10-23T19:46:00Z">
                <w:rPr>
                  <w:bCs/>
                  <w:highlight w:val="yellow"/>
                </w:rPr>
              </w:rPrChange>
            </w:rPr>
            <w:delText>, herring (p</w:delText>
          </w:r>
          <w:r w:rsidR="00ED08C5" w:rsidRPr="00545060" w:rsidDel="007500E3">
            <w:rPr>
              <w:bCs/>
              <w:rPrChange w:id="886" w:author="Katie Lankowicz" w:date="2025-10-23T15:46:00Z" w16du:dateUtc="2025-10-23T19:46:00Z">
                <w:rPr>
                  <w:bCs/>
                  <w:highlight w:val="yellow"/>
                </w:rPr>
              </w:rPrChange>
            </w:rPr>
            <w:delText xml:space="preserve"> </w:delText>
          </w:r>
          <w:r w:rsidRPr="00545060" w:rsidDel="007500E3">
            <w:rPr>
              <w:bCs/>
              <w:rPrChange w:id="887" w:author="Katie Lankowicz" w:date="2025-10-23T15:46:00Z" w16du:dateUtc="2025-10-23T19:46:00Z">
                <w:rPr>
                  <w:bCs/>
                  <w:highlight w:val="yellow"/>
                </w:rPr>
              </w:rPrChange>
            </w:rPr>
            <w:delText>=</w:delText>
          </w:r>
          <w:r w:rsidR="00ED08C5" w:rsidRPr="00545060" w:rsidDel="007500E3">
            <w:rPr>
              <w:bCs/>
              <w:rPrChange w:id="888" w:author="Katie Lankowicz" w:date="2025-10-23T15:46:00Z" w16du:dateUtc="2025-10-23T19:46:00Z">
                <w:rPr>
                  <w:bCs/>
                  <w:highlight w:val="yellow"/>
                </w:rPr>
              </w:rPrChange>
            </w:rPr>
            <w:delText xml:space="preserve"> </w:delText>
          </w:r>
          <w:r w:rsidRPr="00545060" w:rsidDel="007500E3">
            <w:rPr>
              <w:bCs/>
              <w:rPrChange w:id="889" w:author="Katie Lankowicz" w:date="2025-10-23T15:46:00Z" w16du:dateUtc="2025-10-23T19:46:00Z">
                <w:rPr>
                  <w:bCs/>
                  <w:highlight w:val="yellow"/>
                </w:rPr>
              </w:rPrChange>
            </w:rPr>
            <w:delText>0.001, Contribution</w:delText>
          </w:r>
          <w:r w:rsidR="00ED08C5" w:rsidRPr="00545060" w:rsidDel="007500E3">
            <w:rPr>
              <w:bCs/>
              <w:rPrChange w:id="890" w:author="Katie Lankowicz" w:date="2025-10-23T15:46:00Z" w16du:dateUtc="2025-10-23T19:46:00Z">
                <w:rPr>
                  <w:bCs/>
                  <w:highlight w:val="yellow"/>
                </w:rPr>
              </w:rPrChange>
            </w:rPr>
            <w:delText xml:space="preserve"> </w:delText>
          </w:r>
          <w:r w:rsidRPr="00545060" w:rsidDel="007500E3">
            <w:rPr>
              <w:bCs/>
              <w:rPrChange w:id="891" w:author="Katie Lankowicz" w:date="2025-10-23T15:46:00Z" w16du:dateUtc="2025-10-23T19:46:00Z">
                <w:rPr>
                  <w:bCs/>
                  <w:highlight w:val="yellow"/>
                </w:rPr>
              </w:rPrChange>
            </w:rPr>
            <w:delText>=</w:delText>
          </w:r>
          <w:r w:rsidR="00ED08C5" w:rsidRPr="00545060" w:rsidDel="007500E3">
            <w:rPr>
              <w:bCs/>
              <w:rPrChange w:id="892" w:author="Katie Lankowicz" w:date="2025-10-23T15:46:00Z" w16du:dateUtc="2025-10-23T19:46:00Z">
                <w:rPr>
                  <w:bCs/>
                  <w:highlight w:val="yellow"/>
                </w:rPr>
              </w:rPrChange>
            </w:rPr>
            <w:delText xml:space="preserve"> </w:delText>
          </w:r>
          <w:r w:rsidRPr="00545060" w:rsidDel="007500E3">
            <w:rPr>
              <w:bCs/>
              <w:rPrChange w:id="893" w:author="Katie Lankowicz" w:date="2025-10-23T15:46:00Z" w16du:dateUtc="2025-10-23T19:46:00Z">
                <w:rPr>
                  <w:bCs/>
                  <w:highlight w:val="yellow"/>
                </w:rPr>
              </w:rPrChange>
            </w:rPr>
            <w:delText>62.5%), sand</w:delText>
          </w:r>
          <w:r w:rsidR="0059204D" w:rsidRPr="00545060" w:rsidDel="007500E3">
            <w:rPr>
              <w:bCs/>
              <w:rPrChange w:id="894" w:author="Katie Lankowicz" w:date="2025-10-23T15:46:00Z" w16du:dateUtc="2025-10-23T19:46:00Z">
                <w:rPr>
                  <w:bCs/>
                  <w:highlight w:val="yellow"/>
                </w:rPr>
              </w:rPrChange>
            </w:rPr>
            <w:delText xml:space="preserve"> </w:delText>
          </w:r>
          <w:r w:rsidRPr="00545060" w:rsidDel="007500E3">
            <w:rPr>
              <w:bCs/>
              <w:rPrChange w:id="895" w:author="Katie Lankowicz" w:date="2025-10-23T15:46:00Z" w16du:dateUtc="2025-10-23T19:46:00Z">
                <w:rPr>
                  <w:bCs/>
                  <w:highlight w:val="yellow"/>
                </w:rPr>
              </w:rPrChange>
            </w:rPr>
            <w:delText>lance (p</w:delText>
          </w:r>
          <w:r w:rsidR="00ED08C5" w:rsidRPr="00545060" w:rsidDel="007500E3">
            <w:rPr>
              <w:bCs/>
              <w:rPrChange w:id="896" w:author="Katie Lankowicz" w:date="2025-10-23T15:46:00Z" w16du:dateUtc="2025-10-23T19:46:00Z">
                <w:rPr>
                  <w:bCs/>
                  <w:highlight w:val="yellow"/>
                </w:rPr>
              </w:rPrChange>
            </w:rPr>
            <w:delText xml:space="preserve"> </w:delText>
          </w:r>
          <w:r w:rsidRPr="00545060" w:rsidDel="007500E3">
            <w:rPr>
              <w:bCs/>
              <w:rPrChange w:id="897" w:author="Katie Lankowicz" w:date="2025-10-23T15:46:00Z" w16du:dateUtc="2025-10-23T19:46:00Z">
                <w:rPr>
                  <w:bCs/>
                  <w:highlight w:val="yellow"/>
                </w:rPr>
              </w:rPrChange>
            </w:rPr>
            <w:delText>=</w:delText>
          </w:r>
          <w:r w:rsidR="00ED08C5" w:rsidRPr="00545060" w:rsidDel="007500E3">
            <w:rPr>
              <w:bCs/>
              <w:rPrChange w:id="898" w:author="Katie Lankowicz" w:date="2025-10-23T15:46:00Z" w16du:dateUtc="2025-10-23T19:46:00Z">
                <w:rPr>
                  <w:bCs/>
                  <w:highlight w:val="yellow"/>
                </w:rPr>
              </w:rPrChange>
            </w:rPr>
            <w:delText xml:space="preserve"> </w:delText>
          </w:r>
          <w:r w:rsidRPr="00545060" w:rsidDel="007500E3">
            <w:rPr>
              <w:bCs/>
              <w:rPrChange w:id="899" w:author="Katie Lankowicz" w:date="2025-10-23T15:46:00Z" w16du:dateUtc="2025-10-23T19:46:00Z">
                <w:rPr>
                  <w:bCs/>
                  <w:highlight w:val="yellow"/>
                </w:rPr>
              </w:rPrChange>
            </w:rPr>
            <w:delText>0.007, Contribution</w:delText>
          </w:r>
          <w:r w:rsidR="00ED08C5" w:rsidRPr="00545060" w:rsidDel="007500E3">
            <w:rPr>
              <w:bCs/>
              <w:rPrChange w:id="900" w:author="Katie Lankowicz" w:date="2025-10-23T15:46:00Z" w16du:dateUtc="2025-10-23T19:46:00Z">
                <w:rPr>
                  <w:bCs/>
                  <w:highlight w:val="yellow"/>
                </w:rPr>
              </w:rPrChange>
            </w:rPr>
            <w:delText xml:space="preserve"> </w:delText>
          </w:r>
          <w:r w:rsidRPr="00545060" w:rsidDel="007500E3">
            <w:rPr>
              <w:bCs/>
              <w:rPrChange w:id="901" w:author="Katie Lankowicz" w:date="2025-10-23T15:46:00Z" w16du:dateUtc="2025-10-23T19:46:00Z">
                <w:rPr>
                  <w:bCs/>
                  <w:highlight w:val="yellow"/>
                </w:rPr>
              </w:rPrChange>
            </w:rPr>
            <w:delText>=</w:delText>
          </w:r>
          <w:r w:rsidR="00ED08C5" w:rsidRPr="00545060" w:rsidDel="007500E3">
            <w:rPr>
              <w:bCs/>
              <w:rPrChange w:id="902" w:author="Katie Lankowicz" w:date="2025-10-23T15:46:00Z" w16du:dateUtc="2025-10-23T19:46:00Z">
                <w:rPr>
                  <w:bCs/>
                  <w:highlight w:val="yellow"/>
                </w:rPr>
              </w:rPrChange>
            </w:rPr>
            <w:delText xml:space="preserve"> </w:delText>
          </w:r>
          <w:r w:rsidRPr="00545060" w:rsidDel="007500E3">
            <w:rPr>
              <w:bCs/>
              <w:rPrChange w:id="903" w:author="Katie Lankowicz" w:date="2025-10-23T15:46:00Z" w16du:dateUtc="2025-10-23T19:46:00Z">
                <w:rPr>
                  <w:bCs/>
                  <w:highlight w:val="yellow"/>
                </w:rPr>
              </w:rPrChange>
            </w:rPr>
            <w:delText>12.4%), and green crabs (p</w:delText>
          </w:r>
          <w:r w:rsidR="00ED08C5" w:rsidRPr="00545060" w:rsidDel="007500E3">
            <w:rPr>
              <w:bCs/>
              <w:rPrChange w:id="904" w:author="Katie Lankowicz" w:date="2025-10-23T15:46:00Z" w16du:dateUtc="2025-10-23T19:46:00Z">
                <w:rPr>
                  <w:bCs/>
                  <w:highlight w:val="yellow"/>
                </w:rPr>
              </w:rPrChange>
            </w:rPr>
            <w:delText xml:space="preserve"> </w:delText>
          </w:r>
          <w:r w:rsidRPr="00545060" w:rsidDel="007500E3">
            <w:rPr>
              <w:bCs/>
              <w:rPrChange w:id="905" w:author="Katie Lankowicz" w:date="2025-10-23T15:46:00Z" w16du:dateUtc="2025-10-23T19:46:00Z">
                <w:rPr>
                  <w:bCs/>
                  <w:highlight w:val="yellow"/>
                </w:rPr>
              </w:rPrChange>
            </w:rPr>
            <w:delText>=</w:delText>
          </w:r>
          <w:r w:rsidR="00ED08C5" w:rsidRPr="00545060" w:rsidDel="007500E3">
            <w:rPr>
              <w:bCs/>
              <w:rPrChange w:id="906" w:author="Katie Lankowicz" w:date="2025-10-23T15:46:00Z" w16du:dateUtc="2025-10-23T19:46:00Z">
                <w:rPr>
                  <w:bCs/>
                  <w:highlight w:val="yellow"/>
                </w:rPr>
              </w:rPrChange>
            </w:rPr>
            <w:delText xml:space="preserve"> </w:delText>
          </w:r>
          <w:r w:rsidRPr="00545060" w:rsidDel="007500E3">
            <w:rPr>
              <w:bCs/>
              <w:rPrChange w:id="907" w:author="Katie Lankowicz" w:date="2025-10-23T15:46:00Z" w16du:dateUtc="2025-10-23T19:46:00Z">
                <w:rPr>
                  <w:bCs/>
                  <w:highlight w:val="yellow"/>
                </w:rPr>
              </w:rPrChange>
            </w:rPr>
            <w:delText>0.016, Contribution</w:delText>
          </w:r>
          <w:r w:rsidR="00ED08C5" w:rsidRPr="00545060" w:rsidDel="007500E3">
            <w:rPr>
              <w:bCs/>
              <w:rPrChange w:id="908" w:author="Katie Lankowicz" w:date="2025-10-23T15:46:00Z" w16du:dateUtc="2025-10-23T19:46:00Z">
                <w:rPr>
                  <w:bCs/>
                  <w:highlight w:val="yellow"/>
                </w:rPr>
              </w:rPrChange>
            </w:rPr>
            <w:delText xml:space="preserve"> </w:delText>
          </w:r>
          <w:r w:rsidRPr="00545060" w:rsidDel="007500E3">
            <w:rPr>
              <w:bCs/>
              <w:rPrChange w:id="909" w:author="Katie Lankowicz" w:date="2025-10-23T15:46:00Z" w16du:dateUtc="2025-10-23T19:46:00Z">
                <w:rPr>
                  <w:bCs/>
                  <w:highlight w:val="yellow"/>
                </w:rPr>
              </w:rPrChange>
            </w:rPr>
            <w:delText>=</w:delText>
          </w:r>
          <w:r w:rsidR="00ED08C5" w:rsidRPr="00545060" w:rsidDel="007500E3">
            <w:rPr>
              <w:bCs/>
              <w:rPrChange w:id="910" w:author="Katie Lankowicz" w:date="2025-10-23T15:46:00Z" w16du:dateUtc="2025-10-23T19:46:00Z">
                <w:rPr>
                  <w:bCs/>
                  <w:highlight w:val="yellow"/>
                </w:rPr>
              </w:rPrChange>
            </w:rPr>
            <w:delText xml:space="preserve"> </w:delText>
          </w:r>
          <w:r w:rsidRPr="00545060" w:rsidDel="007500E3">
            <w:rPr>
              <w:bCs/>
              <w:rPrChange w:id="911" w:author="Katie Lankowicz" w:date="2025-10-23T15:46:00Z" w16du:dateUtc="2025-10-23T19:46:00Z">
                <w:rPr>
                  <w:bCs/>
                  <w:highlight w:val="yellow"/>
                </w:rPr>
              </w:rPrChange>
            </w:rPr>
            <w:delText xml:space="preserve">3.9%) combined to contribute more than 90% of the dissimilarity. Winter flounder, Atlantic tomcod, and northern pipefish contributed smaller, but still significant, amounts of dissimilarity. </w:delText>
          </w:r>
          <w:r w:rsidR="007651E3" w:rsidRPr="00545060" w:rsidDel="007500E3">
            <w:rPr>
              <w:bCs/>
              <w:rPrChange w:id="912" w:author="Katie Lankowicz" w:date="2025-10-23T15:46:00Z" w16du:dateUtc="2025-10-23T19:46:00Z">
                <w:rPr>
                  <w:bCs/>
                  <w:highlight w:val="yellow"/>
                </w:rPr>
              </w:rPrChange>
            </w:rPr>
            <w:delText xml:space="preserve">Cluster </w:delText>
          </w:r>
          <w:r w:rsidR="0059204D" w:rsidRPr="00545060" w:rsidDel="007500E3">
            <w:rPr>
              <w:bCs/>
              <w:rPrChange w:id="913" w:author="Katie Lankowicz" w:date="2025-10-23T15:46:00Z" w16du:dateUtc="2025-10-23T19:46:00Z">
                <w:rPr>
                  <w:bCs/>
                  <w:highlight w:val="yellow"/>
                </w:rPr>
              </w:rPrChange>
            </w:rPr>
            <w:delText>A</w:delText>
          </w:r>
          <w:r w:rsidR="007651E3" w:rsidRPr="00545060" w:rsidDel="007500E3">
            <w:rPr>
              <w:bCs/>
              <w:rPrChange w:id="914" w:author="Katie Lankowicz" w:date="2025-10-23T15:46:00Z" w16du:dateUtc="2025-10-23T19:46:00Z">
                <w:rPr>
                  <w:bCs/>
                  <w:highlight w:val="yellow"/>
                </w:rPr>
              </w:rPrChange>
            </w:rPr>
            <w:delText xml:space="preserve"> had higher average CPUE for all species identified as significantly contributing to dissimilarity except sand</w:delText>
          </w:r>
          <w:r w:rsidR="0059204D" w:rsidRPr="00545060" w:rsidDel="007500E3">
            <w:rPr>
              <w:bCs/>
              <w:rPrChange w:id="915" w:author="Katie Lankowicz" w:date="2025-10-23T15:46:00Z" w16du:dateUtc="2025-10-23T19:46:00Z">
                <w:rPr>
                  <w:bCs/>
                  <w:highlight w:val="yellow"/>
                </w:rPr>
              </w:rPrChange>
            </w:rPr>
            <w:delText xml:space="preserve"> </w:delText>
          </w:r>
          <w:r w:rsidR="007651E3" w:rsidRPr="00545060" w:rsidDel="007500E3">
            <w:rPr>
              <w:bCs/>
              <w:rPrChange w:id="916" w:author="Katie Lankowicz" w:date="2025-10-23T15:46:00Z" w16du:dateUtc="2025-10-23T19:46:00Z">
                <w:rPr>
                  <w:bCs/>
                  <w:highlight w:val="yellow"/>
                </w:rPr>
              </w:rPrChange>
            </w:rPr>
            <w:delText xml:space="preserve">lance, which had higher average CPUE in cluster </w:delText>
          </w:r>
          <w:r w:rsidR="0059204D" w:rsidRPr="00545060" w:rsidDel="007500E3">
            <w:rPr>
              <w:bCs/>
              <w:rPrChange w:id="917" w:author="Katie Lankowicz" w:date="2025-10-23T15:46:00Z" w16du:dateUtc="2025-10-23T19:46:00Z">
                <w:rPr>
                  <w:bCs/>
                  <w:highlight w:val="yellow"/>
                </w:rPr>
              </w:rPrChange>
            </w:rPr>
            <w:delText>B</w:delText>
          </w:r>
          <w:r w:rsidR="007651E3" w:rsidRPr="00545060" w:rsidDel="007500E3">
            <w:rPr>
              <w:bCs/>
              <w:rPrChange w:id="918" w:author="Katie Lankowicz" w:date="2025-10-23T15:46:00Z" w16du:dateUtc="2025-10-23T19:46:00Z">
                <w:rPr>
                  <w:bCs/>
                  <w:highlight w:val="yellow"/>
                </w:rPr>
              </w:rPrChange>
            </w:rPr>
            <w:delText>.</w:delText>
          </w:r>
        </w:del>
      </w:moveFrom>
      <w:moveFromRangeEnd w:id="876"/>
      <w:del w:id="919" w:author="Katie Lankowicz" w:date="2025-10-22T16:24:00Z" w16du:dateUtc="2025-10-22T20:24:00Z">
        <w:r w:rsidR="007651E3" w:rsidRPr="00545060" w:rsidDel="007500E3">
          <w:rPr>
            <w:bCs/>
            <w:rPrChange w:id="920" w:author="Katie Lankowicz" w:date="2025-10-23T15:46:00Z" w16du:dateUtc="2025-10-23T19:46:00Z">
              <w:rPr>
                <w:bCs/>
                <w:highlight w:val="yellow"/>
              </w:rPr>
            </w:rPrChange>
          </w:rPr>
          <w:delText xml:space="preserve"> </w:delText>
        </w:r>
        <w:r w:rsidRPr="00545060" w:rsidDel="007500E3">
          <w:rPr>
            <w:bCs/>
            <w:rPrChange w:id="921" w:author="Katie Lankowicz" w:date="2025-10-23T15:46:00Z" w16du:dateUtc="2025-10-23T19:46:00Z">
              <w:rPr>
                <w:bCs/>
                <w:highlight w:val="yellow"/>
              </w:rPr>
            </w:rPrChange>
          </w:rPr>
          <w:delText xml:space="preserve">When comparing clusters </w:delText>
        </w:r>
        <w:r w:rsidR="0059204D" w:rsidRPr="00545060" w:rsidDel="007500E3">
          <w:rPr>
            <w:bCs/>
            <w:rPrChange w:id="922" w:author="Katie Lankowicz" w:date="2025-10-23T15:46:00Z" w16du:dateUtc="2025-10-23T19:46:00Z">
              <w:rPr>
                <w:bCs/>
                <w:highlight w:val="yellow"/>
              </w:rPr>
            </w:rPrChange>
          </w:rPr>
          <w:delText>A</w:delText>
        </w:r>
        <w:r w:rsidRPr="00545060" w:rsidDel="007500E3">
          <w:rPr>
            <w:bCs/>
            <w:rPrChange w:id="923" w:author="Katie Lankowicz" w:date="2025-10-23T15:46:00Z" w16du:dateUtc="2025-10-23T19:46:00Z">
              <w:rPr>
                <w:bCs/>
                <w:highlight w:val="yellow"/>
              </w:rPr>
            </w:rPrChange>
          </w:rPr>
          <w:delText xml:space="preserve"> and </w:delText>
        </w:r>
        <w:r w:rsidR="0059204D" w:rsidRPr="00545060" w:rsidDel="007500E3">
          <w:rPr>
            <w:bCs/>
            <w:rPrChange w:id="924" w:author="Katie Lankowicz" w:date="2025-10-23T15:46:00Z" w16du:dateUtc="2025-10-23T19:46:00Z">
              <w:rPr>
                <w:bCs/>
                <w:highlight w:val="yellow"/>
              </w:rPr>
            </w:rPrChange>
          </w:rPr>
          <w:delText>C</w:delText>
        </w:r>
        <w:r w:rsidRPr="00545060" w:rsidDel="007500E3">
          <w:rPr>
            <w:bCs/>
            <w:rPrChange w:id="925" w:author="Katie Lankowicz" w:date="2025-10-23T15:46:00Z" w16du:dateUtc="2025-10-23T19:46:00Z">
              <w:rPr>
                <w:bCs/>
                <w:highlight w:val="yellow"/>
              </w:rPr>
            </w:rPrChange>
          </w:rPr>
          <w:delText>, only catch of silverside (p</w:delText>
        </w:r>
        <w:r w:rsidR="00ED08C5" w:rsidRPr="00545060" w:rsidDel="007500E3">
          <w:rPr>
            <w:bCs/>
            <w:rPrChange w:id="926" w:author="Katie Lankowicz" w:date="2025-10-23T15:46:00Z" w16du:dateUtc="2025-10-23T19:46:00Z">
              <w:rPr>
                <w:bCs/>
                <w:highlight w:val="yellow"/>
              </w:rPr>
            </w:rPrChange>
          </w:rPr>
          <w:delText xml:space="preserve"> </w:delText>
        </w:r>
        <w:r w:rsidRPr="00545060" w:rsidDel="007500E3">
          <w:rPr>
            <w:bCs/>
            <w:rPrChange w:id="927" w:author="Katie Lankowicz" w:date="2025-10-23T15:46:00Z" w16du:dateUtc="2025-10-23T19:46:00Z">
              <w:rPr>
                <w:bCs/>
                <w:highlight w:val="yellow"/>
              </w:rPr>
            </w:rPrChange>
          </w:rPr>
          <w:delText>=</w:delText>
        </w:r>
        <w:r w:rsidR="00ED08C5" w:rsidRPr="00545060" w:rsidDel="007500E3">
          <w:rPr>
            <w:bCs/>
            <w:rPrChange w:id="928" w:author="Katie Lankowicz" w:date="2025-10-23T15:46:00Z" w16du:dateUtc="2025-10-23T19:46:00Z">
              <w:rPr>
                <w:bCs/>
                <w:highlight w:val="yellow"/>
              </w:rPr>
            </w:rPrChange>
          </w:rPr>
          <w:delText xml:space="preserve"> </w:delText>
        </w:r>
        <w:r w:rsidRPr="00545060" w:rsidDel="007500E3">
          <w:rPr>
            <w:bCs/>
            <w:rPrChange w:id="929" w:author="Katie Lankowicz" w:date="2025-10-23T15:46:00Z" w16du:dateUtc="2025-10-23T19:46:00Z">
              <w:rPr>
                <w:bCs/>
                <w:highlight w:val="yellow"/>
              </w:rPr>
            </w:rPrChange>
          </w:rPr>
          <w:delText>0.002, Contribution</w:delText>
        </w:r>
        <w:r w:rsidR="00ED08C5" w:rsidRPr="00545060" w:rsidDel="007500E3">
          <w:rPr>
            <w:bCs/>
            <w:rPrChange w:id="930" w:author="Katie Lankowicz" w:date="2025-10-23T15:46:00Z" w16du:dateUtc="2025-10-23T19:46:00Z">
              <w:rPr>
                <w:bCs/>
                <w:highlight w:val="yellow"/>
              </w:rPr>
            </w:rPrChange>
          </w:rPr>
          <w:delText xml:space="preserve"> </w:delText>
        </w:r>
        <w:r w:rsidRPr="00545060" w:rsidDel="007500E3">
          <w:rPr>
            <w:bCs/>
            <w:rPrChange w:id="931" w:author="Katie Lankowicz" w:date="2025-10-23T15:46:00Z" w16du:dateUtc="2025-10-23T19:46:00Z">
              <w:rPr>
                <w:bCs/>
                <w:highlight w:val="yellow"/>
              </w:rPr>
            </w:rPrChange>
          </w:rPr>
          <w:delText>=</w:delText>
        </w:r>
        <w:r w:rsidR="00ED08C5" w:rsidRPr="00545060" w:rsidDel="007500E3">
          <w:rPr>
            <w:bCs/>
            <w:rPrChange w:id="932" w:author="Katie Lankowicz" w:date="2025-10-23T15:46:00Z" w16du:dateUtc="2025-10-23T19:46:00Z">
              <w:rPr>
                <w:bCs/>
                <w:highlight w:val="yellow"/>
              </w:rPr>
            </w:rPrChange>
          </w:rPr>
          <w:delText xml:space="preserve"> </w:delText>
        </w:r>
        <w:r w:rsidRPr="00545060" w:rsidDel="007500E3">
          <w:rPr>
            <w:bCs/>
            <w:rPrChange w:id="933" w:author="Katie Lankowicz" w:date="2025-10-23T15:46:00Z" w16du:dateUtc="2025-10-23T19:46:00Z">
              <w:rPr>
                <w:bCs/>
                <w:highlight w:val="yellow"/>
              </w:rPr>
            </w:rPrChange>
          </w:rPr>
          <w:delText>49.6%) and herring (p</w:delText>
        </w:r>
        <w:r w:rsidR="00ED08C5" w:rsidRPr="00545060" w:rsidDel="007500E3">
          <w:rPr>
            <w:bCs/>
            <w:rPrChange w:id="934" w:author="Katie Lankowicz" w:date="2025-10-23T15:46:00Z" w16du:dateUtc="2025-10-23T19:46:00Z">
              <w:rPr>
                <w:bCs/>
                <w:highlight w:val="yellow"/>
              </w:rPr>
            </w:rPrChange>
          </w:rPr>
          <w:delText xml:space="preserve"> </w:delText>
        </w:r>
        <w:r w:rsidRPr="00545060" w:rsidDel="007500E3">
          <w:rPr>
            <w:bCs/>
            <w:rPrChange w:id="935" w:author="Katie Lankowicz" w:date="2025-10-23T15:46:00Z" w16du:dateUtc="2025-10-23T19:46:00Z">
              <w:rPr>
                <w:bCs/>
                <w:highlight w:val="yellow"/>
              </w:rPr>
            </w:rPrChange>
          </w:rPr>
          <w:delText>=</w:delText>
        </w:r>
        <w:r w:rsidR="00ED08C5" w:rsidRPr="00545060" w:rsidDel="007500E3">
          <w:rPr>
            <w:bCs/>
            <w:rPrChange w:id="936" w:author="Katie Lankowicz" w:date="2025-10-23T15:46:00Z" w16du:dateUtc="2025-10-23T19:46:00Z">
              <w:rPr>
                <w:bCs/>
                <w:highlight w:val="yellow"/>
              </w:rPr>
            </w:rPrChange>
          </w:rPr>
          <w:delText xml:space="preserve"> </w:delText>
        </w:r>
        <w:r w:rsidRPr="00545060" w:rsidDel="007500E3">
          <w:rPr>
            <w:bCs/>
            <w:rPrChange w:id="937" w:author="Katie Lankowicz" w:date="2025-10-23T15:46:00Z" w16du:dateUtc="2025-10-23T19:46:00Z">
              <w:rPr>
                <w:bCs/>
                <w:highlight w:val="yellow"/>
              </w:rPr>
            </w:rPrChange>
          </w:rPr>
          <w:delText>0.017, Contribution</w:delText>
        </w:r>
        <w:r w:rsidR="00ED08C5" w:rsidRPr="00545060" w:rsidDel="007500E3">
          <w:rPr>
            <w:bCs/>
            <w:rPrChange w:id="938" w:author="Katie Lankowicz" w:date="2025-10-23T15:46:00Z" w16du:dateUtc="2025-10-23T19:46:00Z">
              <w:rPr>
                <w:bCs/>
                <w:highlight w:val="yellow"/>
              </w:rPr>
            </w:rPrChange>
          </w:rPr>
          <w:delText xml:space="preserve"> </w:delText>
        </w:r>
        <w:r w:rsidRPr="00545060" w:rsidDel="007500E3">
          <w:rPr>
            <w:bCs/>
            <w:rPrChange w:id="939" w:author="Katie Lankowicz" w:date="2025-10-23T15:46:00Z" w16du:dateUtc="2025-10-23T19:46:00Z">
              <w:rPr>
                <w:bCs/>
                <w:highlight w:val="yellow"/>
              </w:rPr>
            </w:rPrChange>
          </w:rPr>
          <w:delText>=</w:delText>
        </w:r>
        <w:r w:rsidR="00ED08C5" w:rsidRPr="00545060" w:rsidDel="007500E3">
          <w:rPr>
            <w:bCs/>
            <w:rPrChange w:id="940" w:author="Katie Lankowicz" w:date="2025-10-23T15:46:00Z" w16du:dateUtc="2025-10-23T19:46:00Z">
              <w:rPr>
                <w:bCs/>
                <w:highlight w:val="yellow"/>
              </w:rPr>
            </w:rPrChange>
          </w:rPr>
          <w:delText xml:space="preserve"> </w:delText>
        </w:r>
        <w:r w:rsidRPr="00545060" w:rsidDel="007500E3">
          <w:rPr>
            <w:bCs/>
            <w:rPrChange w:id="941" w:author="Katie Lankowicz" w:date="2025-10-23T15:46:00Z" w16du:dateUtc="2025-10-23T19:46:00Z">
              <w:rPr>
                <w:bCs/>
                <w:highlight w:val="yellow"/>
              </w:rPr>
            </w:rPrChange>
          </w:rPr>
          <w:delText xml:space="preserve">31.0%) had significant contributions to dissimilarity. </w:delText>
        </w:r>
        <w:r w:rsidR="007651E3" w:rsidRPr="00545060" w:rsidDel="007500E3">
          <w:rPr>
            <w:bCs/>
            <w:rPrChange w:id="942" w:author="Katie Lankowicz" w:date="2025-10-23T15:46:00Z" w16du:dateUtc="2025-10-23T19:46:00Z">
              <w:rPr>
                <w:bCs/>
                <w:highlight w:val="yellow"/>
              </w:rPr>
            </w:rPrChange>
          </w:rPr>
          <w:delText xml:space="preserve">Herring had </w:delText>
        </w:r>
        <w:r w:rsidR="0059204D" w:rsidRPr="00545060" w:rsidDel="007500E3">
          <w:rPr>
            <w:bCs/>
            <w:rPrChange w:id="943" w:author="Katie Lankowicz" w:date="2025-10-23T15:46:00Z" w16du:dateUtc="2025-10-23T19:46:00Z">
              <w:rPr>
                <w:bCs/>
                <w:highlight w:val="yellow"/>
              </w:rPr>
            </w:rPrChange>
          </w:rPr>
          <w:delText xml:space="preserve">a </w:delText>
        </w:r>
        <w:r w:rsidR="007651E3" w:rsidRPr="00545060" w:rsidDel="007500E3">
          <w:rPr>
            <w:bCs/>
            <w:rPrChange w:id="944" w:author="Katie Lankowicz" w:date="2025-10-23T15:46:00Z" w16du:dateUtc="2025-10-23T19:46:00Z">
              <w:rPr>
                <w:bCs/>
                <w:highlight w:val="yellow"/>
              </w:rPr>
            </w:rPrChange>
          </w:rPr>
          <w:delText xml:space="preserve">higher average CPUE in cluster </w:delText>
        </w:r>
        <w:r w:rsidR="0059204D" w:rsidRPr="00545060" w:rsidDel="007500E3">
          <w:rPr>
            <w:bCs/>
            <w:rPrChange w:id="945" w:author="Katie Lankowicz" w:date="2025-10-23T15:46:00Z" w16du:dateUtc="2025-10-23T19:46:00Z">
              <w:rPr>
                <w:bCs/>
                <w:highlight w:val="yellow"/>
              </w:rPr>
            </w:rPrChange>
          </w:rPr>
          <w:delText>A</w:delText>
        </w:r>
        <w:r w:rsidR="007651E3" w:rsidRPr="00545060" w:rsidDel="007500E3">
          <w:rPr>
            <w:bCs/>
            <w:rPrChange w:id="946" w:author="Katie Lankowicz" w:date="2025-10-23T15:46:00Z" w16du:dateUtc="2025-10-23T19:46:00Z">
              <w:rPr>
                <w:bCs/>
                <w:highlight w:val="yellow"/>
              </w:rPr>
            </w:rPrChange>
          </w:rPr>
          <w:delText xml:space="preserve">, and silverside had </w:delText>
        </w:r>
        <w:r w:rsidR="0059204D" w:rsidRPr="00545060" w:rsidDel="007500E3">
          <w:rPr>
            <w:bCs/>
            <w:rPrChange w:id="947" w:author="Katie Lankowicz" w:date="2025-10-23T15:46:00Z" w16du:dateUtc="2025-10-23T19:46:00Z">
              <w:rPr>
                <w:bCs/>
                <w:highlight w:val="yellow"/>
              </w:rPr>
            </w:rPrChange>
          </w:rPr>
          <w:delText xml:space="preserve">a </w:delText>
        </w:r>
        <w:r w:rsidR="007651E3" w:rsidRPr="00545060" w:rsidDel="007500E3">
          <w:rPr>
            <w:bCs/>
            <w:rPrChange w:id="948" w:author="Katie Lankowicz" w:date="2025-10-23T15:46:00Z" w16du:dateUtc="2025-10-23T19:46:00Z">
              <w:rPr>
                <w:bCs/>
                <w:highlight w:val="yellow"/>
              </w:rPr>
            </w:rPrChange>
          </w:rPr>
          <w:delText xml:space="preserve">higher average CPUE in cluster </w:delText>
        </w:r>
        <w:r w:rsidR="00926F2C" w:rsidRPr="00545060" w:rsidDel="007500E3">
          <w:rPr>
            <w:bCs/>
            <w:rPrChange w:id="949" w:author="Katie Lankowicz" w:date="2025-10-23T15:46:00Z" w16du:dateUtc="2025-10-23T19:46:00Z">
              <w:rPr>
                <w:bCs/>
                <w:highlight w:val="yellow"/>
              </w:rPr>
            </w:rPrChange>
          </w:rPr>
          <w:delText>C</w:delText>
        </w:r>
        <w:r w:rsidR="007651E3" w:rsidRPr="00545060" w:rsidDel="007500E3">
          <w:rPr>
            <w:bCs/>
            <w:rPrChange w:id="950" w:author="Katie Lankowicz" w:date="2025-10-23T15:46:00Z" w16du:dateUtc="2025-10-23T19:46:00Z">
              <w:rPr>
                <w:bCs/>
                <w:highlight w:val="yellow"/>
              </w:rPr>
            </w:rPrChange>
          </w:rPr>
          <w:delText xml:space="preserve">. </w:delText>
        </w:r>
        <w:r w:rsidRPr="00545060" w:rsidDel="007500E3">
          <w:rPr>
            <w:bCs/>
            <w:rPrChange w:id="951" w:author="Katie Lankowicz" w:date="2025-10-23T15:46:00Z" w16du:dateUtc="2025-10-23T19:46:00Z">
              <w:rPr>
                <w:bCs/>
                <w:highlight w:val="yellow"/>
              </w:rPr>
            </w:rPrChange>
          </w:rPr>
          <w:delText xml:space="preserve">Dissimilarity between clusters </w:delText>
        </w:r>
        <w:r w:rsidR="0059204D" w:rsidRPr="00545060" w:rsidDel="007500E3">
          <w:rPr>
            <w:bCs/>
            <w:rPrChange w:id="952" w:author="Katie Lankowicz" w:date="2025-10-23T15:46:00Z" w16du:dateUtc="2025-10-23T19:46:00Z">
              <w:rPr>
                <w:bCs/>
                <w:highlight w:val="yellow"/>
              </w:rPr>
            </w:rPrChange>
          </w:rPr>
          <w:delText>B</w:delText>
        </w:r>
        <w:r w:rsidRPr="00545060" w:rsidDel="007500E3">
          <w:rPr>
            <w:bCs/>
            <w:rPrChange w:id="953" w:author="Katie Lankowicz" w:date="2025-10-23T15:46:00Z" w16du:dateUtc="2025-10-23T19:46:00Z">
              <w:rPr>
                <w:bCs/>
                <w:highlight w:val="yellow"/>
              </w:rPr>
            </w:rPrChange>
          </w:rPr>
          <w:delText xml:space="preserve"> and </w:delText>
        </w:r>
        <w:r w:rsidR="0059204D" w:rsidRPr="00545060" w:rsidDel="007500E3">
          <w:rPr>
            <w:bCs/>
            <w:rPrChange w:id="954" w:author="Katie Lankowicz" w:date="2025-10-23T15:46:00Z" w16du:dateUtc="2025-10-23T19:46:00Z">
              <w:rPr>
                <w:bCs/>
                <w:highlight w:val="yellow"/>
              </w:rPr>
            </w:rPrChange>
          </w:rPr>
          <w:delText>C</w:delText>
        </w:r>
        <w:r w:rsidRPr="00545060" w:rsidDel="007500E3">
          <w:rPr>
            <w:bCs/>
            <w:rPrChange w:id="955" w:author="Katie Lankowicz" w:date="2025-10-23T15:46:00Z" w16du:dateUtc="2025-10-23T19:46:00Z">
              <w:rPr>
                <w:bCs/>
                <w:highlight w:val="yellow"/>
              </w:rPr>
            </w:rPrChange>
          </w:rPr>
          <w:delText xml:space="preserve"> was driven by catch of silverside (p</w:delText>
        </w:r>
        <w:r w:rsidR="00ED08C5" w:rsidRPr="00545060" w:rsidDel="007500E3">
          <w:rPr>
            <w:bCs/>
            <w:rPrChange w:id="956" w:author="Katie Lankowicz" w:date="2025-10-23T15:46:00Z" w16du:dateUtc="2025-10-23T19:46:00Z">
              <w:rPr>
                <w:bCs/>
                <w:highlight w:val="yellow"/>
              </w:rPr>
            </w:rPrChange>
          </w:rPr>
          <w:delText xml:space="preserve"> </w:delText>
        </w:r>
        <w:r w:rsidRPr="00545060" w:rsidDel="007500E3">
          <w:rPr>
            <w:bCs/>
            <w:rPrChange w:id="957" w:author="Katie Lankowicz" w:date="2025-10-23T15:46:00Z" w16du:dateUtc="2025-10-23T19:46:00Z">
              <w:rPr>
                <w:bCs/>
                <w:highlight w:val="yellow"/>
              </w:rPr>
            </w:rPrChange>
          </w:rPr>
          <w:delText>=</w:delText>
        </w:r>
        <w:r w:rsidR="00ED08C5" w:rsidRPr="00545060" w:rsidDel="007500E3">
          <w:rPr>
            <w:bCs/>
            <w:rPrChange w:id="958" w:author="Katie Lankowicz" w:date="2025-10-23T15:46:00Z" w16du:dateUtc="2025-10-23T19:46:00Z">
              <w:rPr>
                <w:bCs/>
                <w:highlight w:val="yellow"/>
              </w:rPr>
            </w:rPrChange>
          </w:rPr>
          <w:delText xml:space="preserve"> </w:delText>
        </w:r>
        <w:r w:rsidRPr="00545060" w:rsidDel="007500E3">
          <w:rPr>
            <w:bCs/>
            <w:rPrChange w:id="959" w:author="Katie Lankowicz" w:date="2025-10-23T15:46:00Z" w16du:dateUtc="2025-10-23T19:46:00Z">
              <w:rPr>
                <w:bCs/>
                <w:highlight w:val="yellow"/>
              </w:rPr>
            </w:rPrChange>
          </w:rPr>
          <w:delText>0.001, Contribution</w:delText>
        </w:r>
        <w:r w:rsidR="00ED08C5" w:rsidRPr="00545060" w:rsidDel="007500E3">
          <w:rPr>
            <w:bCs/>
            <w:rPrChange w:id="960" w:author="Katie Lankowicz" w:date="2025-10-23T15:46:00Z" w16du:dateUtc="2025-10-23T19:46:00Z">
              <w:rPr>
                <w:bCs/>
                <w:highlight w:val="yellow"/>
              </w:rPr>
            </w:rPrChange>
          </w:rPr>
          <w:delText xml:space="preserve"> </w:delText>
        </w:r>
        <w:r w:rsidRPr="00545060" w:rsidDel="007500E3">
          <w:rPr>
            <w:bCs/>
            <w:rPrChange w:id="961" w:author="Katie Lankowicz" w:date="2025-10-23T15:46:00Z" w16du:dateUtc="2025-10-23T19:46:00Z">
              <w:rPr>
                <w:bCs/>
                <w:highlight w:val="yellow"/>
              </w:rPr>
            </w:rPrChange>
          </w:rPr>
          <w:delText>=</w:delText>
        </w:r>
        <w:r w:rsidR="00ED08C5" w:rsidRPr="00545060" w:rsidDel="007500E3">
          <w:rPr>
            <w:bCs/>
            <w:rPrChange w:id="962" w:author="Katie Lankowicz" w:date="2025-10-23T15:46:00Z" w16du:dateUtc="2025-10-23T19:46:00Z">
              <w:rPr>
                <w:bCs/>
                <w:highlight w:val="yellow"/>
              </w:rPr>
            </w:rPrChange>
          </w:rPr>
          <w:delText xml:space="preserve"> </w:delText>
        </w:r>
        <w:r w:rsidRPr="00545060" w:rsidDel="007500E3">
          <w:rPr>
            <w:bCs/>
            <w:rPrChange w:id="963" w:author="Katie Lankowicz" w:date="2025-10-23T15:46:00Z" w16du:dateUtc="2025-10-23T19:46:00Z">
              <w:rPr>
                <w:bCs/>
                <w:highlight w:val="yellow"/>
              </w:rPr>
            </w:rPrChange>
          </w:rPr>
          <w:delText>66.2%), mummichog (p</w:delText>
        </w:r>
        <w:r w:rsidR="00ED08C5" w:rsidRPr="00545060" w:rsidDel="007500E3">
          <w:rPr>
            <w:bCs/>
            <w:rPrChange w:id="964" w:author="Katie Lankowicz" w:date="2025-10-23T15:46:00Z" w16du:dateUtc="2025-10-23T19:46:00Z">
              <w:rPr>
                <w:bCs/>
                <w:highlight w:val="yellow"/>
              </w:rPr>
            </w:rPrChange>
          </w:rPr>
          <w:delText xml:space="preserve"> </w:delText>
        </w:r>
        <w:r w:rsidRPr="00545060" w:rsidDel="007500E3">
          <w:rPr>
            <w:bCs/>
            <w:rPrChange w:id="965" w:author="Katie Lankowicz" w:date="2025-10-23T15:46:00Z" w16du:dateUtc="2025-10-23T19:46:00Z">
              <w:rPr>
                <w:bCs/>
                <w:highlight w:val="yellow"/>
              </w:rPr>
            </w:rPrChange>
          </w:rPr>
          <w:delText>=</w:delText>
        </w:r>
        <w:r w:rsidR="00ED08C5" w:rsidRPr="00545060" w:rsidDel="007500E3">
          <w:rPr>
            <w:bCs/>
            <w:rPrChange w:id="966" w:author="Katie Lankowicz" w:date="2025-10-23T15:46:00Z" w16du:dateUtc="2025-10-23T19:46:00Z">
              <w:rPr>
                <w:bCs/>
                <w:highlight w:val="yellow"/>
              </w:rPr>
            </w:rPrChange>
          </w:rPr>
          <w:delText xml:space="preserve"> </w:delText>
        </w:r>
        <w:r w:rsidRPr="00545060" w:rsidDel="007500E3">
          <w:rPr>
            <w:bCs/>
            <w:rPrChange w:id="967" w:author="Katie Lankowicz" w:date="2025-10-23T15:46:00Z" w16du:dateUtc="2025-10-23T19:46:00Z">
              <w:rPr>
                <w:bCs/>
                <w:highlight w:val="yellow"/>
              </w:rPr>
            </w:rPrChange>
          </w:rPr>
          <w:delText>0.025, Contribution</w:delText>
        </w:r>
        <w:r w:rsidR="00ED08C5" w:rsidRPr="00545060" w:rsidDel="007500E3">
          <w:rPr>
            <w:bCs/>
            <w:rPrChange w:id="968" w:author="Katie Lankowicz" w:date="2025-10-23T15:46:00Z" w16du:dateUtc="2025-10-23T19:46:00Z">
              <w:rPr>
                <w:bCs/>
                <w:highlight w:val="yellow"/>
              </w:rPr>
            </w:rPrChange>
          </w:rPr>
          <w:delText xml:space="preserve"> </w:delText>
        </w:r>
        <w:r w:rsidRPr="00545060" w:rsidDel="007500E3">
          <w:rPr>
            <w:bCs/>
            <w:rPrChange w:id="969" w:author="Katie Lankowicz" w:date="2025-10-23T15:46:00Z" w16du:dateUtc="2025-10-23T19:46:00Z">
              <w:rPr>
                <w:bCs/>
                <w:highlight w:val="yellow"/>
              </w:rPr>
            </w:rPrChange>
          </w:rPr>
          <w:delText>=</w:delText>
        </w:r>
        <w:r w:rsidR="00ED08C5" w:rsidRPr="00545060" w:rsidDel="007500E3">
          <w:rPr>
            <w:bCs/>
            <w:rPrChange w:id="970" w:author="Katie Lankowicz" w:date="2025-10-23T15:46:00Z" w16du:dateUtc="2025-10-23T19:46:00Z">
              <w:rPr>
                <w:bCs/>
                <w:highlight w:val="yellow"/>
              </w:rPr>
            </w:rPrChange>
          </w:rPr>
          <w:delText xml:space="preserve"> </w:delText>
        </w:r>
        <w:r w:rsidRPr="00545060" w:rsidDel="007500E3">
          <w:rPr>
            <w:bCs/>
            <w:rPrChange w:id="971" w:author="Katie Lankowicz" w:date="2025-10-23T15:46:00Z" w16du:dateUtc="2025-10-23T19:46:00Z">
              <w:rPr>
                <w:bCs/>
                <w:highlight w:val="yellow"/>
              </w:rPr>
            </w:rPrChange>
          </w:rPr>
          <w:delText>12.4%), and bluefish (p</w:delText>
        </w:r>
        <w:r w:rsidR="00ED08C5" w:rsidRPr="00545060" w:rsidDel="007500E3">
          <w:rPr>
            <w:bCs/>
            <w:rPrChange w:id="972" w:author="Katie Lankowicz" w:date="2025-10-23T15:46:00Z" w16du:dateUtc="2025-10-23T19:46:00Z">
              <w:rPr>
                <w:bCs/>
                <w:highlight w:val="yellow"/>
              </w:rPr>
            </w:rPrChange>
          </w:rPr>
          <w:delText xml:space="preserve"> </w:delText>
        </w:r>
        <w:r w:rsidRPr="00545060" w:rsidDel="007500E3">
          <w:rPr>
            <w:bCs/>
            <w:rPrChange w:id="973" w:author="Katie Lankowicz" w:date="2025-10-23T15:46:00Z" w16du:dateUtc="2025-10-23T19:46:00Z">
              <w:rPr>
                <w:bCs/>
                <w:highlight w:val="yellow"/>
              </w:rPr>
            </w:rPrChange>
          </w:rPr>
          <w:delText>=</w:delText>
        </w:r>
        <w:r w:rsidR="00ED08C5" w:rsidRPr="00545060" w:rsidDel="007500E3">
          <w:rPr>
            <w:bCs/>
            <w:rPrChange w:id="974" w:author="Katie Lankowicz" w:date="2025-10-23T15:46:00Z" w16du:dateUtc="2025-10-23T19:46:00Z">
              <w:rPr>
                <w:bCs/>
                <w:highlight w:val="yellow"/>
              </w:rPr>
            </w:rPrChange>
          </w:rPr>
          <w:delText xml:space="preserve"> </w:delText>
        </w:r>
        <w:r w:rsidRPr="00545060" w:rsidDel="007500E3">
          <w:rPr>
            <w:bCs/>
            <w:rPrChange w:id="975" w:author="Katie Lankowicz" w:date="2025-10-23T15:46:00Z" w16du:dateUtc="2025-10-23T19:46:00Z">
              <w:rPr>
                <w:bCs/>
                <w:highlight w:val="yellow"/>
              </w:rPr>
            </w:rPrChange>
          </w:rPr>
          <w:delText>0.031, Contribution</w:delText>
        </w:r>
        <w:r w:rsidR="00ED08C5" w:rsidRPr="00545060" w:rsidDel="007500E3">
          <w:rPr>
            <w:bCs/>
            <w:rPrChange w:id="976" w:author="Katie Lankowicz" w:date="2025-10-23T15:46:00Z" w16du:dateUtc="2025-10-23T19:46:00Z">
              <w:rPr>
                <w:bCs/>
                <w:highlight w:val="yellow"/>
              </w:rPr>
            </w:rPrChange>
          </w:rPr>
          <w:delText xml:space="preserve"> </w:delText>
        </w:r>
        <w:r w:rsidRPr="00545060" w:rsidDel="007500E3">
          <w:rPr>
            <w:bCs/>
            <w:rPrChange w:id="977" w:author="Katie Lankowicz" w:date="2025-10-23T15:46:00Z" w16du:dateUtc="2025-10-23T19:46:00Z">
              <w:rPr>
                <w:bCs/>
                <w:highlight w:val="yellow"/>
              </w:rPr>
            </w:rPrChange>
          </w:rPr>
          <w:delText>=</w:delText>
        </w:r>
        <w:r w:rsidR="00ED08C5" w:rsidRPr="00545060" w:rsidDel="007500E3">
          <w:rPr>
            <w:bCs/>
            <w:rPrChange w:id="978" w:author="Katie Lankowicz" w:date="2025-10-23T15:46:00Z" w16du:dateUtc="2025-10-23T19:46:00Z">
              <w:rPr>
                <w:bCs/>
                <w:highlight w:val="yellow"/>
              </w:rPr>
            </w:rPrChange>
          </w:rPr>
          <w:delText xml:space="preserve"> </w:delText>
        </w:r>
        <w:r w:rsidRPr="00545060" w:rsidDel="007500E3">
          <w:rPr>
            <w:bCs/>
            <w:rPrChange w:id="979" w:author="Katie Lankowicz" w:date="2025-10-23T15:46:00Z" w16du:dateUtc="2025-10-23T19:46:00Z">
              <w:rPr>
                <w:bCs/>
                <w:highlight w:val="yellow"/>
              </w:rPr>
            </w:rPrChange>
          </w:rPr>
          <w:delText xml:space="preserve">0.09%). </w:delText>
        </w:r>
        <w:r w:rsidR="007651E3" w:rsidRPr="00545060" w:rsidDel="007500E3">
          <w:rPr>
            <w:bCs/>
            <w:rPrChange w:id="980" w:author="Katie Lankowicz" w:date="2025-10-23T15:46:00Z" w16du:dateUtc="2025-10-23T19:46:00Z">
              <w:rPr>
                <w:bCs/>
                <w:highlight w:val="yellow"/>
              </w:rPr>
            </w:rPrChange>
          </w:rPr>
          <w:delText xml:space="preserve">All three of these species had higher average CPUE in cluster </w:delText>
        </w:r>
        <w:r w:rsidR="0059204D" w:rsidRPr="00545060" w:rsidDel="007500E3">
          <w:rPr>
            <w:bCs/>
            <w:rPrChange w:id="981" w:author="Katie Lankowicz" w:date="2025-10-23T15:46:00Z" w16du:dateUtc="2025-10-23T19:46:00Z">
              <w:rPr>
                <w:bCs/>
                <w:highlight w:val="yellow"/>
              </w:rPr>
            </w:rPrChange>
          </w:rPr>
          <w:delText>C</w:delText>
        </w:r>
        <w:r w:rsidR="007651E3" w:rsidRPr="00545060" w:rsidDel="007500E3">
          <w:rPr>
            <w:bCs/>
            <w:rPrChange w:id="982" w:author="Katie Lankowicz" w:date="2025-10-23T15:46:00Z" w16du:dateUtc="2025-10-23T19:46:00Z">
              <w:rPr>
                <w:bCs/>
                <w:highlight w:val="yellow"/>
              </w:rPr>
            </w:rPrChange>
          </w:rPr>
          <w:delText xml:space="preserve"> </w:delText>
        </w:r>
      </w:del>
      <w:del w:id="983" w:author="Katie Lankowicz" w:date="2025-10-14T14:17:00Z" w16du:dateUtc="2025-10-14T17:17:00Z">
        <w:r w:rsidR="007651E3" w:rsidRPr="00545060" w:rsidDel="008749F6">
          <w:rPr>
            <w:bCs/>
            <w:rPrChange w:id="984" w:author="Katie Lankowicz" w:date="2025-10-23T15:46:00Z" w16du:dateUtc="2025-10-23T19:46:00Z">
              <w:rPr>
                <w:bCs/>
                <w:highlight w:val="yellow"/>
              </w:rPr>
            </w:rPrChange>
          </w:rPr>
          <w:delText>as compared to</w:delText>
        </w:r>
      </w:del>
      <w:del w:id="985" w:author="Katie Lankowicz" w:date="2025-10-22T16:24:00Z" w16du:dateUtc="2025-10-22T20:24:00Z">
        <w:r w:rsidR="007651E3" w:rsidRPr="00545060" w:rsidDel="007500E3">
          <w:rPr>
            <w:bCs/>
            <w:rPrChange w:id="986" w:author="Katie Lankowicz" w:date="2025-10-23T15:46:00Z" w16du:dateUtc="2025-10-23T19:46:00Z">
              <w:rPr>
                <w:bCs/>
                <w:highlight w:val="yellow"/>
              </w:rPr>
            </w:rPrChange>
          </w:rPr>
          <w:delText xml:space="preserve"> cluster </w:delText>
        </w:r>
        <w:r w:rsidR="0059204D" w:rsidRPr="00545060" w:rsidDel="007500E3">
          <w:rPr>
            <w:bCs/>
            <w:rPrChange w:id="987" w:author="Katie Lankowicz" w:date="2025-10-23T15:46:00Z" w16du:dateUtc="2025-10-23T19:46:00Z">
              <w:rPr>
                <w:bCs/>
                <w:highlight w:val="yellow"/>
              </w:rPr>
            </w:rPrChange>
          </w:rPr>
          <w:delText>B</w:delText>
        </w:r>
        <w:r w:rsidR="007651E3" w:rsidRPr="00545060" w:rsidDel="007500E3">
          <w:rPr>
            <w:bCs/>
            <w:rPrChange w:id="988" w:author="Katie Lankowicz" w:date="2025-10-23T15:46:00Z" w16du:dateUtc="2025-10-23T19:46:00Z">
              <w:rPr>
                <w:bCs/>
                <w:highlight w:val="yellow"/>
              </w:rPr>
            </w:rPrChange>
          </w:rPr>
          <w:delText>.</w:delText>
        </w:r>
      </w:del>
    </w:p>
    <w:p w14:paraId="7D14AED5" w14:textId="5E63B9B3" w:rsidR="000337C8" w:rsidRPr="00926F2C" w:rsidDel="007500E3" w:rsidRDefault="000337C8" w:rsidP="0005676A">
      <w:pPr>
        <w:spacing w:after="0" w:line="240" w:lineRule="auto"/>
        <w:rPr>
          <w:del w:id="989" w:author="Katie Lankowicz" w:date="2025-10-22T16:24:00Z" w16du:dateUtc="2025-10-22T20:24:00Z"/>
          <w:bCs/>
        </w:rPr>
      </w:pPr>
    </w:p>
    <w:p w14:paraId="4A2827C6" w14:textId="71AD4AF3" w:rsidR="000337C8" w:rsidRPr="00926F2C" w:rsidDel="007500E3" w:rsidRDefault="000337C8" w:rsidP="0005676A">
      <w:pPr>
        <w:spacing w:after="0" w:line="240" w:lineRule="auto"/>
        <w:rPr>
          <w:del w:id="990" w:author="Katie Lankowicz" w:date="2025-10-22T16:24:00Z" w16du:dateUtc="2025-10-22T20:24:00Z"/>
          <w:bCs/>
        </w:rPr>
      </w:pPr>
      <w:del w:id="991" w:author="Katie Lankowicz" w:date="2025-10-22T16:24:00Z" w16du:dateUtc="2025-10-22T20:24:00Z">
        <w:r w:rsidRPr="00926F2C" w:rsidDel="007500E3">
          <w:rPr>
            <w:bCs/>
          </w:rPr>
          <w:delText>When plotted across space and time, divergent spatiotemporal patterns of habitat use can be identified</w:delText>
        </w:r>
        <w:r w:rsidR="006E005F" w:rsidRPr="00926F2C" w:rsidDel="007500E3">
          <w:rPr>
            <w:bCs/>
          </w:rPr>
          <w:delText xml:space="preserve"> (Fig. </w:delText>
        </w:r>
      </w:del>
      <w:del w:id="992" w:author="Katie Lankowicz" w:date="2025-10-15T16:06:00Z" w16du:dateUtc="2025-10-15T19:06:00Z">
        <w:r w:rsidR="006E005F" w:rsidRPr="00926F2C" w:rsidDel="004C2BA0">
          <w:rPr>
            <w:bCs/>
          </w:rPr>
          <w:delText>7</w:delText>
        </w:r>
      </w:del>
      <w:del w:id="993" w:author="Katie Lankowicz" w:date="2025-10-22T16:24:00Z" w16du:dateUtc="2025-10-22T20:24:00Z">
        <w:r w:rsidR="006E005F" w:rsidRPr="00926F2C" w:rsidDel="007500E3">
          <w:rPr>
            <w:bCs/>
          </w:rPr>
          <w:delText>)</w:delText>
        </w:r>
        <w:r w:rsidRPr="00926F2C" w:rsidDel="007500E3">
          <w:rPr>
            <w:bCs/>
          </w:rPr>
          <w:delText xml:space="preserve">. </w:delText>
        </w:r>
      </w:del>
      <w:moveFromRangeStart w:id="994" w:author="Katie Lankowicz" w:date="2025-10-22T16:02:00Z" w:name="move212041362"/>
      <w:moveFrom w:id="995" w:author="Katie Lankowicz" w:date="2025-10-22T16:02:00Z" w16du:dateUtc="2025-10-22T20:02:00Z">
        <w:del w:id="996" w:author="Katie Lankowicz" w:date="2025-10-22T16:24:00Z" w16du:dateUtc="2025-10-22T20:24:00Z">
          <w:r w:rsidRPr="00926F2C" w:rsidDel="007500E3">
            <w:rPr>
              <w:bCs/>
            </w:rPr>
            <w:delText xml:space="preserve">In the early summer period, most sampling sites (9 of 12) are best described by cluster </w:delText>
          </w:r>
          <w:r w:rsidR="0059204D" w:rsidRPr="00926F2C" w:rsidDel="007500E3">
            <w:rPr>
              <w:bCs/>
            </w:rPr>
            <w:delText>A</w:delText>
          </w:r>
          <w:r w:rsidRPr="00926F2C" w:rsidDel="007500E3">
            <w:rPr>
              <w:bCs/>
            </w:rPr>
            <w:delText>.</w:delText>
          </w:r>
          <w:r w:rsidR="00E53DAE" w:rsidRPr="00926F2C" w:rsidDel="007500E3">
            <w:rPr>
              <w:bCs/>
            </w:rPr>
            <w:delText xml:space="preserve"> </w:delText>
          </w:r>
          <w:r w:rsidRPr="00926F2C" w:rsidDel="007500E3">
            <w:rPr>
              <w:bCs/>
            </w:rPr>
            <w:delText xml:space="preserve">Only one site </w:delText>
          </w:r>
          <w:r w:rsidR="007651E3" w:rsidRPr="00926F2C" w:rsidDel="007500E3">
            <w:rPr>
              <w:bCs/>
            </w:rPr>
            <w:delText xml:space="preserve">belongs to </w:delText>
          </w:r>
          <w:r w:rsidRPr="00926F2C" w:rsidDel="007500E3">
            <w:rPr>
              <w:bCs/>
            </w:rPr>
            <w:delText xml:space="preserve">cluster </w:delText>
          </w:r>
          <w:r w:rsidR="0059204D" w:rsidRPr="00926F2C" w:rsidDel="007500E3">
            <w:rPr>
              <w:bCs/>
            </w:rPr>
            <w:delText>A</w:delText>
          </w:r>
          <w:r w:rsidRPr="00926F2C" w:rsidDel="007500E3">
            <w:rPr>
              <w:bCs/>
            </w:rPr>
            <w:delText xml:space="preserve"> </w:delText>
          </w:r>
          <w:r w:rsidR="007651E3" w:rsidRPr="00926F2C" w:rsidDel="007500E3">
            <w:rPr>
              <w:bCs/>
            </w:rPr>
            <w:delText>in</w:delText>
          </w:r>
          <w:r w:rsidRPr="00926F2C" w:rsidDel="007500E3">
            <w:rPr>
              <w:bCs/>
            </w:rPr>
            <w:delText xml:space="preserve"> the mid- </w:delText>
          </w:r>
          <w:r w:rsidR="007651E3" w:rsidRPr="00926F2C" w:rsidDel="007500E3">
            <w:rPr>
              <w:bCs/>
            </w:rPr>
            <w:delText>or</w:delText>
          </w:r>
          <w:r w:rsidRPr="00926F2C" w:rsidDel="007500E3">
            <w:rPr>
              <w:bCs/>
            </w:rPr>
            <w:delText xml:space="preserve"> late summer periods, which matches the noted trend in decreasing herring catch through the summer. Cluster </w:delText>
          </w:r>
          <w:r w:rsidR="0059204D" w:rsidRPr="00926F2C" w:rsidDel="007500E3">
            <w:rPr>
              <w:bCs/>
            </w:rPr>
            <w:delText>B</w:delText>
          </w:r>
          <w:r w:rsidRPr="00926F2C" w:rsidDel="007500E3">
            <w:rPr>
              <w:bCs/>
            </w:rPr>
            <w:delText xml:space="preserve"> is present across all three seasonal periods. Th</w:delText>
          </w:r>
          <w:r w:rsidR="00E53DAE" w:rsidRPr="00926F2C" w:rsidDel="007500E3">
            <w:rPr>
              <w:bCs/>
            </w:rPr>
            <w:delText>e</w:delText>
          </w:r>
          <w:r w:rsidRPr="00926F2C" w:rsidDel="007500E3">
            <w:rPr>
              <w:bCs/>
            </w:rPr>
            <w:delText xml:space="preserve"> mixed-composition community structure </w:delText>
          </w:r>
          <w:r w:rsidR="00E53DAE" w:rsidRPr="00926F2C" w:rsidDel="007500E3">
            <w:rPr>
              <w:bCs/>
            </w:rPr>
            <w:delText>of this cluster</w:delText>
          </w:r>
          <w:r w:rsidRPr="00926F2C" w:rsidDel="007500E3">
            <w:rPr>
              <w:bCs/>
            </w:rPr>
            <w:delText xml:space="preserve"> best describes sites with low CPUE for all species included in the modeling efforts. Sand</w:delText>
          </w:r>
          <w:r w:rsidR="0059204D" w:rsidRPr="00926F2C" w:rsidDel="007500E3">
            <w:rPr>
              <w:bCs/>
            </w:rPr>
            <w:delText xml:space="preserve"> </w:delText>
          </w:r>
          <w:r w:rsidRPr="00926F2C" w:rsidDel="007500E3">
            <w:rPr>
              <w:bCs/>
            </w:rPr>
            <w:delText>lance has the highest CPUE of all species within this cluster, but it should be noted that sand</w:delText>
          </w:r>
          <w:r w:rsidR="0059204D" w:rsidRPr="00926F2C" w:rsidDel="007500E3">
            <w:rPr>
              <w:bCs/>
            </w:rPr>
            <w:delText xml:space="preserve"> </w:delText>
          </w:r>
          <w:r w:rsidRPr="00926F2C" w:rsidDel="007500E3">
            <w:rPr>
              <w:bCs/>
            </w:rPr>
            <w:delText xml:space="preserve">lance catch </w:delText>
          </w:r>
          <w:r w:rsidR="004B3608" w:rsidRPr="00926F2C" w:rsidDel="007500E3">
            <w:rPr>
              <w:bCs/>
            </w:rPr>
            <w:delText>wa</w:delText>
          </w:r>
          <w:r w:rsidRPr="00926F2C" w:rsidDel="007500E3">
            <w:rPr>
              <w:bCs/>
            </w:rPr>
            <w:delText xml:space="preserve">s uncommon and </w:delText>
          </w:r>
          <w:r w:rsidR="0059204D" w:rsidRPr="00926F2C" w:rsidDel="007500E3">
            <w:rPr>
              <w:bCs/>
            </w:rPr>
            <w:delText xml:space="preserve">mostly observed </w:delText>
          </w:r>
          <w:r w:rsidRPr="00926F2C" w:rsidDel="007500E3">
            <w:rPr>
              <w:bCs/>
            </w:rPr>
            <w:delText>in the late summer period at the two south</w:delText>
          </w:r>
          <w:r w:rsidR="007651E3" w:rsidRPr="00926F2C" w:rsidDel="007500E3">
            <w:rPr>
              <w:bCs/>
            </w:rPr>
            <w:delText>ernmost</w:delText>
          </w:r>
          <w:r w:rsidRPr="00926F2C" w:rsidDel="007500E3">
            <w:rPr>
              <w:bCs/>
            </w:rPr>
            <w:delText xml:space="preserve"> sites. </w:delText>
          </w:r>
          <w:r w:rsidDel="007500E3">
            <w:rPr>
              <w:bCs/>
            </w:rPr>
            <w:delText xml:space="preserve">In </w:delText>
          </w:r>
          <w:r w:rsidR="00E53DAE" w:rsidRPr="00926F2C" w:rsidDel="007500E3">
            <w:rPr>
              <w:bCs/>
            </w:rPr>
            <w:delText>early summer period</w:delText>
          </w:r>
          <w:r w:rsidR="00926F2C" w:rsidDel="007500E3">
            <w:rPr>
              <w:bCs/>
            </w:rPr>
            <w:delText>, but many sites were best described by this cluster in the mid-summer (7 sites) and late summer (9 sites) periods. This matches the noted trend in increasing silverside catch through the summer.</w:delText>
          </w:r>
        </w:del>
      </w:moveFrom>
      <w:moveFromRangeEnd w:id="994"/>
    </w:p>
    <w:p w14:paraId="707399DB" w14:textId="77777777" w:rsidR="00E53DAE" w:rsidRPr="00926F2C" w:rsidRDefault="00E53DAE" w:rsidP="0005676A">
      <w:pPr>
        <w:spacing w:after="0" w:line="240" w:lineRule="auto"/>
        <w:rPr>
          <w:bCs/>
        </w:rPr>
      </w:pPr>
    </w:p>
    <w:p w14:paraId="0D3C38F0" w14:textId="42A18534" w:rsidR="00E53DAE" w:rsidRPr="00926F2C" w:rsidRDefault="00E53DAE" w:rsidP="0005676A">
      <w:pPr>
        <w:spacing w:after="0" w:line="240" w:lineRule="auto"/>
        <w:rPr>
          <w:bCs/>
        </w:rPr>
      </w:pPr>
      <w:r w:rsidRPr="00926F2C">
        <w:rPr>
          <w:bCs/>
        </w:rPr>
        <w:t xml:space="preserve">NMDS ordination of </w:t>
      </w:r>
      <w:del w:id="997" w:author="Katie Lankowicz" w:date="2025-10-21T16:04:00Z" w16du:dateUtc="2025-10-21T20:04:00Z">
        <w:r w:rsidRPr="00926F2C" w:rsidDel="00CB2CCF">
          <w:rPr>
            <w:bCs/>
          </w:rPr>
          <w:delText>community composition</w:delText>
        </w:r>
      </w:del>
      <w:ins w:id="998" w:author="Katie Lankowicz" w:date="2025-10-21T16:04:00Z" w16du:dateUtc="2025-10-21T20:04:00Z">
        <w:r w:rsidR="00CB2CCF">
          <w:rPr>
            <w:bCs/>
          </w:rPr>
          <w:t>community structure</w:t>
        </w:r>
      </w:ins>
      <w:r w:rsidRPr="00926F2C">
        <w:rPr>
          <w:bCs/>
        </w:rPr>
        <w:t xml:space="preserve"> </w:t>
      </w:r>
      <w:ins w:id="999" w:author="Katie Lankowicz" w:date="2025-10-22T16:51:00Z" w16du:dateUtc="2025-10-22T20:51:00Z">
        <w:r w:rsidR="007500E3" w:rsidRPr="00926F2C">
          <w:rPr>
            <w:bCs/>
          </w:rPr>
          <w:t xml:space="preserve">per year </w:t>
        </w:r>
      </w:ins>
      <w:r w:rsidRPr="00926F2C">
        <w:rPr>
          <w:bCs/>
        </w:rPr>
        <w:t xml:space="preserve">aggregated across all sampling sites </w:t>
      </w:r>
      <w:del w:id="1000" w:author="Katie Lankowicz" w:date="2025-10-22T16:51:00Z" w16du:dateUtc="2025-10-22T20:51:00Z">
        <w:r w:rsidRPr="00926F2C" w:rsidDel="007500E3">
          <w:rPr>
            <w:bCs/>
          </w:rPr>
          <w:delText xml:space="preserve">per year </w:delText>
        </w:r>
      </w:del>
      <w:r w:rsidRPr="00926F2C">
        <w:rPr>
          <w:bCs/>
        </w:rPr>
        <w:t>also had sufficient goodness of fit across two ordination axes (stress</w:t>
      </w:r>
      <w:r w:rsidR="00ED08C5">
        <w:rPr>
          <w:bCs/>
        </w:rPr>
        <w:t xml:space="preserve"> </w:t>
      </w:r>
      <w:r>
        <w:rPr>
          <w:bCs/>
        </w:rPr>
        <w:t>=</w:t>
      </w:r>
      <w:r w:rsidR="00ED08C5">
        <w:rPr>
          <w:bCs/>
        </w:rPr>
        <w:t xml:space="preserve"> </w:t>
      </w:r>
      <w:r w:rsidRPr="00926F2C">
        <w:rPr>
          <w:bCs/>
        </w:rPr>
        <w:t>0.08). Herring, silverside, and northern pipefish had the strongest associations with ordination configuration, and k-means clustering analysis supported the selection of two clusters</w:t>
      </w:r>
      <w:r w:rsidR="006E005F" w:rsidRPr="00926F2C">
        <w:rPr>
          <w:bCs/>
        </w:rPr>
        <w:t xml:space="preserve"> (Fig. </w:t>
      </w:r>
      <w:ins w:id="1001" w:author="Katie Lankowicz" w:date="2025-10-15T16:44:00Z" w16du:dateUtc="2025-10-15T19:44:00Z">
        <w:r w:rsidR="00431961">
          <w:rPr>
            <w:bCs/>
          </w:rPr>
          <w:t>6</w:t>
        </w:r>
      </w:ins>
      <w:del w:id="1002" w:author="Katie Lankowicz" w:date="2025-10-15T16:06:00Z" w16du:dateUtc="2025-10-15T19:06:00Z">
        <w:r w:rsidR="006E005F" w:rsidRPr="00926F2C" w:rsidDel="004C2BA0">
          <w:rPr>
            <w:bCs/>
          </w:rPr>
          <w:delText>8</w:delText>
        </w:r>
      </w:del>
      <w:r w:rsidR="006E005F" w:rsidRPr="00926F2C">
        <w:rPr>
          <w:bCs/>
        </w:rPr>
        <w:t>)</w:t>
      </w:r>
      <w:r w:rsidRPr="00926F2C">
        <w:rPr>
          <w:bCs/>
        </w:rPr>
        <w:t xml:space="preserve">. ANOSIM confirmed a significant difference in </w:t>
      </w:r>
      <w:del w:id="1003" w:author="Katie Lankowicz" w:date="2025-10-21T16:04:00Z" w16du:dateUtc="2025-10-21T20:04:00Z">
        <w:r w:rsidRPr="00926F2C" w:rsidDel="00CB2CCF">
          <w:rPr>
            <w:bCs/>
          </w:rPr>
          <w:delText>community composition</w:delText>
        </w:r>
      </w:del>
      <w:ins w:id="1004" w:author="Katie Lankowicz" w:date="2025-10-21T16:04:00Z" w16du:dateUtc="2025-10-21T20:04:00Z">
        <w:r w:rsidR="00CB2CCF">
          <w:rPr>
            <w:bCs/>
          </w:rPr>
          <w:t>community structure</w:t>
        </w:r>
      </w:ins>
      <w:r w:rsidRPr="00926F2C">
        <w:rPr>
          <w:bCs/>
        </w:rPr>
        <w:t xml:space="preserve"> between </w:t>
      </w:r>
      <w:r w:rsidR="004B3608" w:rsidRPr="00926F2C">
        <w:rPr>
          <w:bCs/>
        </w:rPr>
        <w:t>clusters</w:t>
      </w:r>
      <w:r w:rsidRPr="00926F2C">
        <w:rPr>
          <w:bCs/>
        </w:rPr>
        <w:t xml:space="preserve"> (r</w:t>
      </w:r>
      <w:r w:rsidR="00ED08C5">
        <w:rPr>
          <w:bCs/>
        </w:rPr>
        <w:t xml:space="preserve"> </w:t>
      </w:r>
      <w:r w:rsidRPr="00926F2C">
        <w:rPr>
          <w:bCs/>
        </w:rPr>
        <w:t>=</w:t>
      </w:r>
      <w:r w:rsidR="00ED08C5">
        <w:rPr>
          <w:bCs/>
        </w:rPr>
        <w:t xml:space="preserve"> </w:t>
      </w:r>
      <w:r w:rsidRPr="00926F2C">
        <w:rPr>
          <w:bCs/>
        </w:rPr>
        <w:t>0.81, p</w:t>
      </w:r>
      <w:r w:rsidR="00ED08C5">
        <w:rPr>
          <w:bCs/>
        </w:rPr>
        <w:t xml:space="preserve"> </w:t>
      </w:r>
      <w:r w:rsidRPr="00926F2C">
        <w:rPr>
          <w:bCs/>
        </w:rPr>
        <w:t>=</w:t>
      </w:r>
      <w:r w:rsidR="00ED08C5">
        <w:rPr>
          <w:bCs/>
        </w:rPr>
        <w:t xml:space="preserve"> </w:t>
      </w:r>
      <w:r w:rsidRPr="00926F2C">
        <w:rPr>
          <w:bCs/>
        </w:rPr>
        <w:t xml:space="preserve">0.021). </w:t>
      </w:r>
      <w:ins w:id="1005" w:author="Katie Lankowicz" w:date="2025-10-22T16:54:00Z" w16du:dateUtc="2025-10-22T20:54:00Z">
        <w:r w:rsidR="007500E3">
          <w:rPr>
            <w:bCs/>
          </w:rPr>
          <w:t>C</w:t>
        </w:r>
      </w:ins>
      <w:ins w:id="1006" w:author="Katie Lankowicz" w:date="2025-10-22T16:42:00Z" w16du:dateUtc="2025-10-22T20:42:00Z">
        <w:r w:rsidR="007500E3">
          <w:rPr>
            <w:bCs/>
          </w:rPr>
          <w:t>ommunity structure</w:t>
        </w:r>
        <w:r w:rsidR="007500E3" w:rsidRPr="00926F2C">
          <w:rPr>
            <w:bCs/>
          </w:rPr>
          <w:t xml:space="preserve"> in all years</w:t>
        </w:r>
      </w:ins>
      <w:ins w:id="1007" w:author="Katie Lankowicz" w:date="2025-10-22T16:54:00Z" w16du:dateUtc="2025-10-22T20:54:00Z">
        <w:r w:rsidR="007500E3">
          <w:rPr>
            <w:bCs/>
          </w:rPr>
          <w:t xml:space="preserve"> except 2014 and 2017</w:t>
        </w:r>
      </w:ins>
      <w:ins w:id="1008" w:author="Katie Lankowicz" w:date="2025-10-22T16:42:00Z" w16du:dateUtc="2025-10-22T20:42:00Z">
        <w:r w:rsidR="007500E3" w:rsidRPr="00926F2C">
          <w:rPr>
            <w:bCs/>
          </w:rPr>
          <w:t xml:space="preserve"> </w:t>
        </w:r>
      </w:ins>
      <w:ins w:id="1009" w:author="Katie Lankowicz" w:date="2025-10-22T16:54:00Z" w16du:dateUtc="2025-10-22T20:54:00Z">
        <w:r w:rsidR="007500E3">
          <w:rPr>
            <w:bCs/>
          </w:rPr>
          <w:t>belonged to</w:t>
        </w:r>
      </w:ins>
      <w:ins w:id="1010" w:author="Katie Lankowicz" w:date="2025-10-22T16:42:00Z" w16du:dateUtc="2025-10-22T20:42:00Z">
        <w:r w:rsidR="007500E3" w:rsidRPr="00926F2C">
          <w:rPr>
            <w:bCs/>
          </w:rPr>
          <w:t xml:space="preserve"> cluster A. </w:t>
        </w:r>
      </w:ins>
      <w:ins w:id="1011" w:author="Katie Lankowicz" w:date="2025-10-22T16:55:00Z" w16du:dateUtc="2025-10-22T20:55:00Z">
        <w:r w:rsidR="007500E3" w:rsidRPr="00926F2C">
          <w:rPr>
            <w:bCs/>
          </w:rPr>
          <w:t xml:space="preserve">Visual representations of ordination plots and average CPUE per species within both clusters indicated that cluster A was characterized by high silverside catch and cluster B was characterized by high herring catch (Fig. </w:t>
        </w:r>
        <w:r w:rsidR="007500E3">
          <w:rPr>
            <w:bCs/>
          </w:rPr>
          <w:t>6</w:t>
        </w:r>
        <w:r w:rsidR="007500E3" w:rsidRPr="00926F2C">
          <w:rPr>
            <w:bCs/>
          </w:rPr>
          <w:t>). SIMPER results highlighted herring as the only species contributing a statistically significant amount of the dissimilarity between the clusters (p</w:t>
        </w:r>
        <w:r w:rsidR="007500E3">
          <w:rPr>
            <w:bCs/>
          </w:rPr>
          <w:t xml:space="preserve"> </w:t>
        </w:r>
        <w:r w:rsidR="007500E3" w:rsidRPr="00926F2C">
          <w:rPr>
            <w:bCs/>
          </w:rPr>
          <w:t>=</w:t>
        </w:r>
        <w:r w:rsidR="007500E3">
          <w:rPr>
            <w:bCs/>
          </w:rPr>
          <w:t xml:space="preserve"> </w:t>
        </w:r>
        <w:r w:rsidR="007500E3" w:rsidRPr="00926F2C">
          <w:rPr>
            <w:bCs/>
          </w:rPr>
          <w:t>0.001, Contribution</w:t>
        </w:r>
        <w:r w:rsidR="007500E3">
          <w:rPr>
            <w:bCs/>
          </w:rPr>
          <w:t xml:space="preserve"> </w:t>
        </w:r>
        <w:r w:rsidR="007500E3" w:rsidRPr="00926F2C">
          <w:rPr>
            <w:bCs/>
          </w:rPr>
          <w:t>=</w:t>
        </w:r>
        <w:r w:rsidR="007500E3">
          <w:rPr>
            <w:bCs/>
          </w:rPr>
          <w:t xml:space="preserve"> </w:t>
        </w:r>
        <w:r w:rsidR="007500E3" w:rsidRPr="00926F2C">
          <w:rPr>
            <w:bCs/>
          </w:rPr>
          <w:t xml:space="preserve">67.6%). </w:t>
        </w:r>
      </w:ins>
      <w:ins w:id="1012" w:author="Katie Lankowicz" w:date="2025-10-22T16:42:00Z" w16du:dateUtc="2025-10-22T20:42:00Z">
        <w:r w:rsidR="007500E3" w:rsidRPr="00926F2C">
          <w:rPr>
            <w:bCs/>
          </w:rPr>
          <w:t xml:space="preserve">Though there was no clear connection between average temperature anomaly and </w:t>
        </w:r>
        <w:r w:rsidR="007500E3">
          <w:rPr>
            <w:bCs/>
          </w:rPr>
          <w:t>community structure</w:t>
        </w:r>
        <w:r w:rsidR="007500E3" w:rsidRPr="00926F2C">
          <w:rPr>
            <w:bCs/>
          </w:rPr>
          <w:t xml:space="preserve"> </w:t>
        </w:r>
      </w:ins>
      <w:ins w:id="1013" w:author="Katie Lankowicz" w:date="2025-10-22T16:53:00Z" w16du:dateUtc="2025-10-22T20:53:00Z">
        <w:r w:rsidR="007500E3">
          <w:rPr>
            <w:bCs/>
          </w:rPr>
          <w:t>at an annual scale</w:t>
        </w:r>
      </w:ins>
      <w:ins w:id="1014" w:author="Katie Lankowicz" w:date="2025-10-22T16:42:00Z" w16du:dateUtc="2025-10-22T20:42:00Z">
        <w:r w:rsidR="007500E3" w:rsidRPr="00926F2C">
          <w:rPr>
            <w:bCs/>
          </w:rPr>
          <w:t>,</w:t>
        </w:r>
      </w:ins>
      <w:ins w:id="1015" w:author="Katie Lankowicz" w:date="2025-10-22T16:53:00Z" w16du:dateUtc="2025-10-22T20:53:00Z">
        <w:r w:rsidR="007500E3">
          <w:rPr>
            <w:bCs/>
          </w:rPr>
          <w:t xml:space="preserve"> </w:t>
        </w:r>
      </w:ins>
      <w:ins w:id="1016" w:author="Katie Lankowicz" w:date="2025-10-22T16:42:00Z" w16du:dateUtc="2025-10-22T20:42:00Z">
        <w:r w:rsidR="007500E3" w:rsidRPr="00926F2C">
          <w:rPr>
            <w:bCs/>
          </w:rPr>
          <w:t xml:space="preserve">it should be noted that </w:t>
        </w:r>
      </w:ins>
      <w:ins w:id="1017" w:author="Katie Lankowicz" w:date="2025-10-22T16:55:00Z" w16du:dateUtc="2025-10-22T20:55:00Z">
        <w:r w:rsidR="007500E3">
          <w:rPr>
            <w:bCs/>
          </w:rPr>
          <w:t>2014 and 20</w:t>
        </w:r>
      </w:ins>
      <w:ins w:id="1018" w:author="Katie Lankowicz" w:date="2025-10-22T16:56:00Z" w16du:dateUtc="2025-10-22T20:56:00Z">
        <w:r w:rsidR="007500E3">
          <w:rPr>
            <w:bCs/>
          </w:rPr>
          <w:t>17 were the only years with anomalously cold summers (Table 2).</w:t>
        </w:r>
      </w:ins>
      <w:ins w:id="1019" w:author="Katie Lankowicz" w:date="2025-10-22T16:42:00Z" w16du:dateUtc="2025-10-22T20:42:00Z">
        <w:r w:rsidR="007500E3">
          <w:rPr>
            <w:bCs/>
          </w:rPr>
          <w:t xml:space="preserve"> </w:t>
        </w:r>
      </w:ins>
      <w:del w:id="1020" w:author="Katie Lankowicz" w:date="2025-10-22T16:55:00Z" w16du:dateUtc="2025-10-22T20:55:00Z">
        <w:r w:rsidRPr="00926F2C" w:rsidDel="007500E3">
          <w:rPr>
            <w:bCs/>
          </w:rPr>
          <w:delText xml:space="preserve">Visual representations of ordination plots and average CPUE per species within both clusters indicated that cluster </w:delText>
        </w:r>
        <w:r w:rsidR="0059204D" w:rsidRPr="00926F2C" w:rsidDel="007500E3">
          <w:rPr>
            <w:bCs/>
          </w:rPr>
          <w:delText>A</w:delText>
        </w:r>
        <w:r w:rsidRPr="00926F2C" w:rsidDel="007500E3">
          <w:rPr>
            <w:bCs/>
          </w:rPr>
          <w:delText xml:space="preserve"> was characterized by high silverside catch and cluster </w:delText>
        </w:r>
        <w:r w:rsidR="0059204D" w:rsidRPr="00926F2C" w:rsidDel="007500E3">
          <w:rPr>
            <w:bCs/>
          </w:rPr>
          <w:delText>B</w:delText>
        </w:r>
        <w:r w:rsidRPr="00926F2C" w:rsidDel="007500E3">
          <w:rPr>
            <w:bCs/>
          </w:rPr>
          <w:delText xml:space="preserve"> was characterized by high herring catch</w:delText>
        </w:r>
        <w:r w:rsidR="006E005F" w:rsidRPr="00926F2C" w:rsidDel="007500E3">
          <w:rPr>
            <w:bCs/>
          </w:rPr>
          <w:delText xml:space="preserve"> (Fig. </w:delText>
        </w:r>
      </w:del>
      <w:del w:id="1021" w:author="Katie Lankowicz" w:date="2025-10-15T16:06:00Z" w16du:dateUtc="2025-10-15T19:06:00Z">
        <w:r w:rsidR="006E005F" w:rsidRPr="00926F2C" w:rsidDel="004C2BA0">
          <w:rPr>
            <w:bCs/>
          </w:rPr>
          <w:delText>8</w:delText>
        </w:r>
      </w:del>
      <w:del w:id="1022" w:author="Katie Lankowicz" w:date="2025-10-22T16:55:00Z" w16du:dateUtc="2025-10-22T20:55:00Z">
        <w:r w:rsidR="006E005F" w:rsidRPr="00926F2C" w:rsidDel="007500E3">
          <w:rPr>
            <w:bCs/>
          </w:rPr>
          <w:delText>)</w:delText>
        </w:r>
        <w:r w:rsidRPr="00926F2C" w:rsidDel="007500E3">
          <w:rPr>
            <w:bCs/>
          </w:rPr>
          <w:delText xml:space="preserve">. SIMPER results highlighted herring as </w:delText>
        </w:r>
        <w:r w:rsidR="004B3608" w:rsidRPr="00926F2C" w:rsidDel="007500E3">
          <w:rPr>
            <w:bCs/>
          </w:rPr>
          <w:delText xml:space="preserve">the only species </w:delText>
        </w:r>
        <w:r w:rsidRPr="00926F2C" w:rsidDel="007500E3">
          <w:rPr>
            <w:bCs/>
          </w:rPr>
          <w:delText>contributing a statistically significant amount of the dissimilarity between the clusters (p</w:delText>
        </w:r>
        <w:r w:rsidR="00ED08C5" w:rsidDel="007500E3">
          <w:rPr>
            <w:bCs/>
          </w:rPr>
          <w:delText xml:space="preserve"> </w:delText>
        </w:r>
        <w:r w:rsidRPr="00926F2C" w:rsidDel="007500E3">
          <w:rPr>
            <w:bCs/>
          </w:rPr>
          <w:delText>=</w:delText>
        </w:r>
        <w:r w:rsidR="00ED08C5" w:rsidDel="007500E3">
          <w:rPr>
            <w:bCs/>
          </w:rPr>
          <w:delText xml:space="preserve"> </w:delText>
        </w:r>
        <w:r w:rsidRPr="00926F2C" w:rsidDel="007500E3">
          <w:rPr>
            <w:bCs/>
          </w:rPr>
          <w:delText>0.001, Contribution</w:delText>
        </w:r>
        <w:r w:rsidR="00ED08C5" w:rsidDel="007500E3">
          <w:rPr>
            <w:bCs/>
          </w:rPr>
          <w:delText xml:space="preserve"> </w:delText>
        </w:r>
        <w:r w:rsidRPr="00926F2C" w:rsidDel="007500E3">
          <w:rPr>
            <w:bCs/>
          </w:rPr>
          <w:delText>=</w:delText>
        </w:r>
        <w:r w:rsidR="00ED08C5" w:rsidDel="007500E3">
          <w:rPr>
            <w:bCs/>
          </w:rPr>
          <w:delText xml:space="preserve"> </w:delText>
        </w:r>
        <w:r w:rsidRPr="00926F2C" w:rsidDel="007500E3">
          <w:rPr>
            <w:bCs/>
          </w:rPr>
          <w:delText>67.6%)</w:delText>
        </w:r>
        <w:r w:rsidR="0059204D" w:rsidRPr="00926F2C" w:rsidDel="007500E3">
          <w:rPr>
            <w:bCs/>
          </w:rPr>
          <w:delText xml:space="preserve">. </w:delText>
        </w:r>
      </w:del>
      <w:del w:id="1023" w:author="Katie Lankowicz" w:date="2025-10-22T16:42:00Z" w16du:dateUtc="2025-10-22T20:42:00Z">
        <w:r w:rsidRPr="00926F2C" w:rsidDel="007500E3">
          <w:rPr>
            <w:bCs/>
          </w:rPr>
          <w:delText xml:space="preserve">Casco Bay </w:delText>
        </w:r>
      </w:del>
      <w:del w:id="1024" w:author="Katie Lankowicz" w:date="2025-10-21T16:04:00Z" w16du:dateUtc="2025-10-21T20:04:00Z">
        <w:r w:rsidRPr="00926F2C" w:rsidDel="00CB2CCF">
          <w:rPr>
            <w:bCs/>
          </w:rPr>
          <w:delText>community composition</w:delText>
        </w:r>
      </w:del>
      <w:del w:id="1025" w:author="Katie Lankowicz" w:date="2025-10-22T16:42:00Z" w16du:dateUtc="2025-10-22T20:42:00Z">
        <w:r w:rsidRPr="00926F2C" w:rsidDel="007500E3">
          <w:rPr>
            <w:bCs/>
          </w:rPr>
          <w:delText xml:space="preserve"> in 2014 and 2017 was best characterized by cluster </w:delText>
        </w:r>
        <w:r w:rsidR="0059204D" w:rsidRPr="00926F2C" w:rsidDel="007500E3">
          <w:rPr>
            <w:bCs/>
          </w:rPr>
          <w:delText>B</w:delText>
        </w:r>
        <w:r w:rsidRPr="00926F2C" w:rsidDel="007500E3">
          <w:rPr>
            <w:bCs/>
          </w:rPr>
          <w:delText xml:space="preserve">, and all remaining years were best characterized by cluster </w:delText>
        </w:r>
        <w:r w:rsidR="0059204D" w:rsidRPr="00926F2C" w:rsidDel="007500E3">
          <w:rPr>
            <w:bCs/>
          </w:rPr>
          <w:delText>A</w:delText>
        </w:r>
        <w:r w:rsidRPr="00926F2C" w:rsidDel="007500E3">
          <w:rPr>
            <w:bCs/>
          </w:rPr>
          <w:delText xml:space="preserve">. </w:delText>
        </w:r>
        <w:r w:rsidR="00206E53" w:rsidRPr="00926F2C" w:rsidDel="007500E3">
          <w:rPr>
            <w:bCs/>
          </w:rPr>
          <w:delText>Though there was no clear connection</w:delText>
        </w:r>
        <w:r w:rsidRPr="00926F2C" w:rsidDel="007500E3">
          <w:rPr>
            <w:bCs/>
          </w:rPr>
          <w:delText xml:space="preserve"> between average annual temperature anomaly and </w:delText>
        </w:r>
      </w:del>
      <w:del w:id="1026" w:author="Katie Lankowicz" w:date="2025-10-21T16:04:00Z" w16du:dateUtc="2025-10-21T20:04:00Z">
        <w:r w:rsidRPr="00926F2C" w:rsidDel="00CB2CCF">
          <w:rPr>
            <w:bCs/>
          </w:rPr>
          <w:delText>community composition</w:delText>
        </w:r>
      </w:del>
      <w:del w:id="1027" w:author="Katie Lankowicz" w:date="2025-10-22T16:42:00Z" w16du:dateUtc="2025-10-22T20:42:00Z">
        <w:r w:rsidR="00206E53" w:rsidRPr="00926F2C" w:rsidDel="007500E3">
          <w:rPr>
            <w:bCs/>
          </w:rPr>
          <w:delText xml:space="preserve"> cluster</w:delText>
        </w:r>
        <w:r w:rsidRPr="00926F2C" w:rsidDel="007500E3">
          <w:rPr>
            <w:bCs/>
          </w:rPr>
          <w:delText>, it should be noted that both 2014 and 2017 were cooler than the CRP and had extended periods in the spring and summer with below-average daily temperatures.</w:delText>
        </w:r>
      </w:del>
    </w:p>
    <w:p w14:paraId="7CACFCFA" w14:textId="77777777" w:rsidR="00F71682" w:rsidRPr="00926F2C" w:rsidRDefault="00F71682" w:rsidP="0005676A">
      <w:pPr>
        <w:spacing w:after="0" w:line="240" w:lineRule="auto"/>
        <w:rPr>
          <w:b/>
          <w:color w:val="4472C4"/>
        </w:rPr>
      </w:pPr>
    </w:p>
    <w:p w14:paraId="0BAD4C46" w14:textId="0F60D534" w:rsidR="00C92709" w:rsidRPr="00926F2C" w:rsidRDefault="00625EFB" w:rsidP="0005676A">
      <w:pPr>
        <w:spacing w:after="0" w:line="240" w:lineRule="auto"/>
        <w:rPr>
          <w:b/>
          <w:color w:val="4472C4"/>
        </w:rPr>
      </w:pPr>
      <w:ins w:id="1028" w:author="Katie Lankowicz" w:date="2025-10-15T14:32:00Z" w16du:dateUtc="2025-10-15T17:32:00Z">
        <w:r>
          <w:rPr>
            <w:b/>
            <w:color w:val="4472C4"/>
          </w:rPr>
          <w:t>4</w:t>
        </w:r>
      </w:ins>
      <w:del w:id="1029" w:author="Katie Lankowicz" w:date="2025-10-15T14:32:00Z" w16du:dateUtc="2025-10-15T17:32:00Z">
        <w:r w:rsidR="00C92709" w:rsidRPr="00926F2C" w:rsidDel="00625EFB">
          <w:rPr>
            <w:b/>
            <w:color w:val="4472C4"/>
          </w:rPr>
          <w:delText>5</w:delText>
        </w:r>
      </w:del>
      <w:r w:rsidR="00C92709" w:rsidRPr="00926F2C">
        <w:rPr>
          <w:b/>
          <w:color w:val="4472C4"/>
        </w:rPr>
        <w:tab/>
        <w:t>Discussion</w:t>
      </w:r>
    </w:p>
    <w:p w14:paraId="09FB3FBD" w14:textId="627FA687" w:rsidR="004B3608" w:rsidRPr="00926F2C" w:rsidDel="007500E3" w:rsidRDefault="004B3608" w:rsidP="00206E53">
      <w:pPr>
        <w:spacing w:after="0" w:line="240" w:lineRule="auto"/>
        <w:rPr>
          <w:del w:id="1030" w:author="Katie Lankowicz" w:date="2025-10-22T16:59:00Z" w16du:dateUtc="2025-10-22T20:59:00Z"/>
          <w:bCs/>
        </w:rPr>
      </w:pPr>
      <w:r w:rsidRPr="00926F2C">
        <w:rPr>
          <w:bCs/>
        </w:rPr>
        <w:t xml:space="preserve">Many studies have identified responses to hydroclimatic changes at a species-specific level </w:t>
      </w:r>
      <w:r w:rsidRPr="00926F2C">
        <w:rPr>
          <w:bCs/>
        </w:rPr>
        <w:fldChar w:fldCharType="begin"/>
      </w:r>
      <w:r w:rsidRPr="00926F2C">
        <w:rPr>
          <w:bCs/>
        </w:rPr>
        <w:instrText xml:space="preserve"> ADDIN ZOTERO_ITEM CSL_CITATION {"citationID":"NvE7oddT","properties":{"formattedCitation":"(Pershing et al. 2015, Le Bris et al. 2018)","plainCitation":"(Pershing et al. 2015, Le Bris et al. 2018)","dontUpdate":true,"noteIndex":0},"citationItems":[{"id":194,"uris":["http://zotero.org/users/11233743/items/PQ7RM2T2"],"itemData":{"id":194,"type":"article-journal","container-title":"Science","DOI":"10.1126/science.aac9819","issue":"6262","page":"809-812","title":"Slow adaptation in the face of rapid warming leads to collapse of the Gulf of Maine cod fishery","volume":"350","author":[{"family":"Pershing","given":"Andrew J."},{"family":"Alexander","given":"Michael A."},{"family":"Hernandez","given":"Christina M."},{"family":"Kerr","given":"Lisa A."},{"family":"Le Bris","given":"Arnault"},{"family":"Mills","given":"Katherine E."},{"family":"Nye","given":"Janet A."},{"family":"Record","given":"Nicholas R."},{"family":"Scannell","given":"Hillary A."},{"family":"Scott","given":"James D."},{"family":"Sherwood","given":"Graham D."},{"family":"Thomas","given":"Andrew C."}],"issued":{"date-parts":[["2015",11,13]]}}},{"id":417,"uris":["http://zotero.org/users/11233743/items/KBZY6F4N"],"itemData":{"id":417,"type":"article-journal","abstract":"Significance\n            Climate change is impacting global fisheries and societies that depend on them. Identifying climate adaptation measures requires understanding how environmental changes and management policies interact in driving fishery productivity. Coincident with the recent exceptional warming of the northwest Atlantic Ocean, the American lobster has become the most valuable fishery resource in North America. Here we show that interactions between warming waters, ecosystem changes, and differences in conservation efforts led to the simultaneous collapse of lobster fishery in southern New England and record-breaking landings in the Gulf of Maine. Our results demonstrate that sound, widely adopted fishery conservation measures based on fundamental biological principles can help capitalize on gains and mitigate losses caused by global climate change.\n          , \n            Managing natural resources in an era of increasing climate impacts requires accounting for the synergistic effects of climate, ecosystem changes, and harvesting on resource productivity. Coincident with recent exceptional warming of the northwest Atlantic Ocean and removal of large predatory fish, the American lobster has become the most valuable fishery resource in North America. Using a model that links ocean temperature, predator density, and fishing to population productivity, we show that harvester-driven conservation efforts to protect large lobsters prepared the Gulf of Maine lobster fishery to capitalize on favorable ecosystem conditions, resulting in the record-breaking landings recently observed in the region. In contrast, in the warmer southern New England region, the absence of similar conservation efforts precipitated warming-induced recruitment failure that led to the collapse of the fishery. Population projections under expected warming suggest that the American lobster fishery is vulnerable to future temperature increases, but continued efforts to preserve the stock's reproductive potential can dampen the negative impacts of warming. This study demonstrates that, even though global climate change is severely impacting marine ecosystems, widely adopted, proactive conservation measures can increase the resilience of commercial fisheries to climate change.","container-title":"Proceedings of the National Academy of Sciences","DOI":"10.1073/pnas.1711122115","ISSN":"0027-8424, 1091-6490","issue":"8","journalAbbreviation":"Proc. Natl. Acad. Sci. U.S.A.","language":"en","page":"1831-1836","source":"DOI.org (Crossref)","title":"Climate vulnerability and resilience in the most valuable North American fishery","volume":"115","author":[{"family":"Le Bris","given":"Arnault"},{"family":"Mills","given":"Katherine E."},{"family":"Wahle","given":"Richard A."},{"family":"Chen","given":"Yong"},{"family":"Alexander","given":"Michael A."},{"family":"Allyn","given":"Andrew J."},{"family":"Schuetz","given":"Justin G."},{"family":"Scott","given":"James D."},{"family":"Pershing","given":"Andrew J."}],"issued":{"date-parts":[["2018",2,20]]}}}],"schema":"https://github.com/citation-style-language/schema/raw/master/csl-citation.json"} </w:instrText>
      </w:r>
      <w:r w:rsidRPr="00926F2C">
        <w:rPr>
          <w:bCs/>
        </w:rPr>
        <w:fldChar w:fldCharType="separate"/>
      </w:r>
      <w:r w:rsidRPr="00926F2C">
        <w:rPr>
          <w:rFonts w:ascii="Aptos" w:hAnsi="Aptos"/>
        </w:rPr>
        <w:t>(Pershing et al. 2015, Le Bris et al. 2018)</w:t>
      </w:r>
      <w:r w:rsidRPr="00926F2C">
        <w:rPr>
          <w:bCs/>
        </w:rPr>
        <w:fldChar w:fldCharType="end"/>
      </w:r>
      <w:r w:rsidRPr="00926F2C">
        <w:rPr>
          <w:bCs/>
        </w:rPr>
        <w:t>, and others have focused on responses at higher levels of ecological organization and at large spatial scales like the Northeast US Continental Shelf Large Marine Ecosystem (</w:t>
      </w:r>
      <w:r w:rsidRPr="00926F2C">
        <w:rPr>
          <w:bCs/>
        </w:rPr>
        <w:fldChar w:fldCharType="begin"/>
      </w:r>
      <w:r w:rsidRPr="00926F2C">
        <w:rPr>
          <w:bCs/>
        </w:rPr>
        <w:instrText xml:space="preserve"> ADDIN ZOTERO_ITEM CSL_CITATION {"citationID":"0eeGn1eC","properties":{"formattedCitation":"(Lucey &amp; Nye 2010, Fenwick et al. 2024)","plainCitation":"(Lucey &amp; Nye 2010, Fenwick et al. 2024)","dontUpdate":true,"noteIndex":0},"citationItems":[{"id":385,"uris":["http://zotero.org/users/11233743/items/ZB27XG9L"],"itemData":{"id":385,"type":"article-journal","abstract":"The Northeast US Continental Shelf Large Marine Ecosystem (NES LME) has experienced 2 major pressures: fishing and climate. The magnitude and rate of response to these pressures are species-specific and depend on each individual species’ behavior, physiology and life histories. Thus, species assemblages can be expected to change as a result of the sum of each individual species’ response. In previous studies, distinct species assemblages have been identified in each of the 4 subregions by which the NES LME has traditionally been assessed: Mid-Atlantic Bight (MAB), Southern New England (SNE), Georges Bank (GB), and Gulf of Maine (GOM). In this study, we confirm that each subregion has a distinct species assemblage, but found that those assemblages are shifting over time. The shift appears to be towards species that prefer warmer water. The result is a species assemblage within each subregion that more closely resembles the historic assemblage found in the adjacent subregion to the south. These shifts have occurred in response to a combination of both fishing and climate, and are highly nonlinear. Therefore, current reductions in fishing pressure may not be adequate to return the system to a more historic species assemblage.","container-title":"Marine Ecology Progress Series","DOI":"10.3354/meps08743","ISSN":"0171-8630, 1616-1599","journalAbbreviation":"Mar. Ecol. Prog. Ser.","language":"en","page":"23-33","source":"DOI.org (Crossref)","title":"Shifting species assemblages in the Northeast US Continental Shelf Large Marine Ecosystem","volume":"415","author":[{"family":"Lucey","given":"Sm"},{"family":"Nye","given":"Ja"}],"issued":{"date-parts":[["2010",9,29]]}}},{"id":383,"uris":["http://zotero.org/users/11233743/items/JDDV7JGI"],"itemData":{"id":383,"type":"article-journal","abstract":"As climate change intensifies, there is a pressing concern regarding how ecological communities respond to disturbances occurring at different intensities and time scales. We explored how the type of disturbance influences the dynamics of a marine community. A pulse disturbance is an abrupt, high-magnitude shift in conditions that can cause immediate and significant impacts to an ecological community. Alternatively, press disturbances are long-term, multi-generational pressures acting on communities over time. The Northeast US Continental Shelf Large Marine Ecosystem (NES LME) is one of the fastest-warming regions in the world and has experienced historic overfishing. Assemblage shifts in the NES LME have previously been characterized; however, these were prior to an unprecedented pulse disturbance marine heatwave (MHW) event in 2012 followed by punctuated MHWs over the last decade. We quantified community change across the NES LME using a community trajectory analysis, a multivariate tool that utilizes geometric analyses and comparisons of community trajectories, to quantify shifts in dynamic beta diversity. We hypothesized that the pulse MHWs would strongly influence ecosystem structure; however, no significant impact was detected. Our analysis indicates that the NES LME continues to tropicalize. However, it was not the pulse MHW events that seemed to drive change but rather ecosystem overfishing and rising temperatures. We quantified beta diversity over time in marine communities undergoing abrupt environmental changes and press disturbances. When expanded globally, this analysis can compare how variable disturbance pressures may result in different manifestations of beta diversity change within marine assemblages.","container-title":"Marine Ecology Progress Series","DOI":"10.3354/meps14663","ISSN":"0171-8630, 1616-1599","journalAbbreviation":"Mar. Ecol. Prog. Ser.","language":"en","page":"1-16","source":"DOI.org (Crossref)","title":"Evaluating the influence of press and pulse disturbances on community dynamics of the Northeast US Large Marine Ecosystem","volume":"744","author":[{"family":"Fenwick","given":"If"},{"family":"Heim","given":"Kc"},{"family":"Pershing","given":"Aj"},{"family":"Mills","given":"Ke"},{"family":"Lucey","given":"Sm"},{"family":"Nye","given":"Ja"}],"issued":{"date-parts":[["2024",9,5]]}}}],"schema":"https://github.com/citation-style-language/schema/raw/master/csl-citation.json"} </w:instrText>
      </w:r>
      <w:r w:rsidRPr="00926F2C">
        <w:rPr>
          <w:bCs/>
        </w:rPr>
        <w:fldChar w:fldCharType="separate"/>
      </w:r>
      <w:r w:rsidRPr="00926F2C">
        <w:rPr>
          <w:rFonts w:ascii="Aptos" w:hAnsi="Aptos"/>
        </w:rPr>
        <w:t>Lucey &amp; Nye 2010, Fenwick et al. 2024</w:t>
      </w:r>
      <w:r w:rsidRPr="00926F2C">
        <w:rPr>
          <w:bCs/>
        </w:rPr>
        <w:fldChar w:fldCharType="end"/>
      </w:r>
      <w:r w:rsidRPr="00926F2C">
        <w:rPr>
          <w:bCs/>
        </w:rPr>
        <w:t xml:space="preserve">). </w:t>
      </w:r>
      <w:ins w:id="1031" w:author="Katie Lankowicz" w:date="2025-10-23T15:22:00Z" w16du:dateUtc="2025-10-23T19:22:00Z">
        <w:r w:rsidR="006D0DD9">
          <w:rPr>
            <w:bCs/>
          </w:rPr>
          <w:t>Comparatively, t</w:t>
        </w:r>
        <w:r w:rsidR="006D0DD9" w:rsidRPr="00926F2C">
          <w:rPr>
            <w:bCs/>
          </w:rPr>
          <w:t xml:space="preserve">he dynamics of shallow nearshore ecosystems and the forage species that use them are relatively understudied </w:t>
        </w:r>
        <w:r w:rsidR="006D0DD9" w:rsidRPr="00926F2C">
          <w:rPr>
            <w:bCs/>
          </w:rPr>
          <w:fldChar w:fldCharType="begin"/>
        </w:r>
        <w:r w:rsidR="006D0DD9" w:rsidRPr="00926F2C">
          <w:rPr>
            <w:bCs/>
          </w:rPr>
          <w:instrText xml:space="preserve"> ADDIN ZOTERO_ITEM CSL_CITATION {"citationID":"6Im050yl","properties":{"formattedCitation":"(Lankowicz et al. 2020, McGowan et al. 2022)","plainCitation":"(Lankowicz et al. 2020, McGowan et al. 2022)","noteIndex":0},"citationItems":[{"id":596,"uris":["http://zotero.org/users/11233743/items/KF85SJCS"],"itemData":{"id":596,"type":"article-journal","container-title":"Fisheries Research","DOI":"10.1016/j.fishres.2020.105520","ISSN":"01657836","journalAbbreviation":"Fisheries Research","language":"en","page":"105520","source":"DOI.org (Crossref)","title":"Sonar imaging surveys fill data gaps in forage fish populations in shallow estuarine tributaries","volume":"226","author":[{"family":"Lankowicz","given":"Katelynn M."},{"family":"Bi","given":"Hongsheng"},{"family":"Liang","given":"Dong"},{"family":"Fan","given":"Chunlei"}],"issued":{"date-parts":[["2020",6]]}}},{"id":386,"uris":["http://zotero.org/users/11233743/items/G4ZDLE62"],"itemData":{"id":386,"type":"article-journal","container-title":"Estuaries and Coasts","DOI":"10.1007/s12237-022-01066-w","ISSN":"1559-2723, 1559-2731","issue":"7","journalAbbreviation":"Estuaries and Coasts","language":"en","page":"2181-2203","source":"DOI.org (Crossref)","title":"Population Dynamics of Common Nearshore Forage Fishes in the Delaware Inland Bays, USA","volume":"45","author":[{"family":"McGowan","given":"Andrew T."},{"family":"Hale","given":"Edward A."},{"family":"Bartow","given":"Dennis H."},{"family":"Greco","given":"Michael"}],"issued":{"date-parts":[["2022",11]]}}}],"schema":"https://github.com/citation-style-language/schema/raw/master/csl-citation.json"} </w:instrText>
        </w:r>
        <w:r w:rsidR="006D0DD9" w:rsidRPr="00926F2C">
          <w:rPr>
            <w:bCs/>
          </w:rPr>
          <w:fldChar w:fldCharType="separate"/>
        </w:r>
        <w:r w:rsidR="006D0DD9" w:rsidRPr="00926F2C">
          <w:rPr>
            <w:rFonts w:ascii="Aptos" w:hAnsi="Aptos"/>
          </w:rPr>
          <w:t>(Lankowicz et al. 2020, McGowan et al. 2022)</w:t>
        </w:r>
        <w:r w:rsidR="006D0DD9" w:rsidRPr="00926F2C">
          <w:rPr>
            <w:bCs/>
          </w:rPr>
          <w:fldChar w:fldCharType="end"/>
        </w:r>
        <w:r w:rsidR="006D0DD9">
          <w:rPr>
            <w:bCs/>
          </w:rPr>
          <w:t xml:space="preserve">. </w:t>
        </w:r>
      </w:ins>
      <w:r w:rsidRPr="00926F2C">
        <w:rPr>
          <w:bCs/>
        </w:rPr>
        <w:t>Few</w:t>
      </w:r>
      <w:del w:id="1032" w:author="Katie Lankowicz" w:date="2025-10-23T15:23:00Z" w16du:dateUtc="2025-10-23T19:23:00Z">
        <w:r w:rsidRPr="00926F2C" w:rsidDel="006D0DD9">
          <w:rPr>
            <w:bCs/>
          </w:rPr>
          <w:delText>er</w:delText>
        </w:r>
      </w:del>
      <w:r w:rsidRPr="00926F2C">
        <w:rPr>
          <w:bCs/>
        </w:rPr>
        <w:t xml:space="preserve"> studies have explored temperature-linked changes </w:t>
      </w:r>
      <w:ins w:id="1033" w:author="Katie Lankowicz" w:date="2025-10-23T14:32:00Z" w16du:dateUtc="2025-10-23T18:32:00Z">
        <w:r w:rsidR="006D0DD9">
          <w:rPr>
            <w:bCs/>
          </w:rPr>
          <w:t xml:space="preserve">specific </w:t>
        </w:r>
      </w:ins>
      <w:r w:rsidRPr="00926F2C">
        <w:rPr>
          <w:bCs/>
        </w:rPr>
        <w:t xml:space="preserve">to the community ecology of GoM nearshore regions. </w:t>
      </w:r>
      <w:del w:id="1034" w:author="Katie Lankowicz" w:date="2025-10-22T16:59:00Z" w16du:dateUtc="2025-10-22T20:59:00Z">
        <w:r w:rsidRPr="00926F2C" w:rsidDel="007500E3">
          <w:rPr>
            <w:bCs/>
          </w:rPr>
          <w:delText xml:space="preserve">We were interested in characterizing seasonal and interannual patterns of Casco Bay species assemblages, with an emphasis on the effect temperature has on these patterns. </w:delText>
        </w:r>
      </w:del>
      <w:ins w:id="1035" w:author="Katie Lankowicz" w:date="2025-10-22T16:59:00Z" w16du:dateUtc="2025-10-22T20:59:00Z">
        <w:r w:rsidR="007500E3">
          <w:rPr>
            <w:bCs/>
          </w:rPr>
          <w:t>Here, we used 11 years of sum</w:t>
        </w:r>
      </w:ins>
      <w:ins w:id="1036" w:author="Katie Lankowicz" w:date="2025-10-22T17:00:00Z" w16du:dateUtc="2025-10-22T21:00:00Z">
        <w:r w:rsidR="007500E3">
          <w:rPr>
            <w:bCs/>
          </w:rPr>
          <w:t xml:space="preserve">mer beach seine survey data to illustrate the effects of increasing nearshore surface temperatures on </w:t>
        </w:r>
      </w:ins>
      <w:del w:id="1037" w:author="Katie Lankowicz" w:date="2025-10-22T16:59:00Z" w16du:dateUtc="2025-10-22T20:59:00Z">
        <w:r w:rsidRPr="00926F2C" w:rsidDel="007500E3">
          <w:rPr>
            <w:bCs/>
          </w:rPr>
          <w:delText xml:space="preserve">Many ecologically and economically important species use this area, connecting it to larger spatial scales and several levels of biological organization. Atlantic silverside and Atlantic herring, as highly abundant and important forage species with differing adaptability to temperatures experienced in Casco Bay, were </w:delText>
        </w:r>
      </w:del>
      <w:del w:id="1038" w:author="Katie Lankowicz" w:date="2025-10-22T16:58:00Z" w16du:dateUtc="2025-10-22T20:58:00Z">
        <w:r w:rsidRPr="00926F2C" w:rsidDel="007500E3">
          <w:rPr>
            <w:bCs/>
          </w:rPr>
          <w:delText>used as</w:delText>
        </w:r>
      </w:del>
      <w:del w:id="1039" w:author="Katie Lankowicz" w:date="2025-10-22T16:59:00Z" w16du:dateUtc="2025-10-22T20:59:00Z">
        <w:r w:rsidRPr="00926F2C" w:rsidDel="007500E3">
          <w:rPr>
            <w:bCs/>
          </w:rPr>
          <w:delText xml:space="preserve"> focal species to estimate the effects of temperature on growth and abundance.</w:delText>
        </w:r>
      </w:del>
    </w:p>
    <w:p w14:paraId="18DD4DA7" w14:textId="7B4349D7" w:rsidR="004B3608" w:rsidRPr="00926F2C" w:rsidDel="007500E3" w:rsidRDefault="004B3608" w:rsidP="00206E53">
      <w:pPr>
        <w:spacing w:after="0" w:line="240" w:lineRule="auto"/>
        <w:rPr>
          <w:del w:id="1040" w:author="Katie Lankowicz" w:date="2025-10-22T16:59:00Z" w16du:dateUtc="2025-10-22T20:59:00Z"/>
          <w:bCs/>
        </w:rPr>
      </w:pPr>
    </w:p>
    <w:p w14:paraId="7A783845" w14:textId="44EEB08D" w:rsidR="00EA11D9" w:rsidRPr="00545060" w:rsidRDefault="004B3608" w:rsidP="00206E53">
      <w:pPr>
        <w:spacing w:after="0" w:line="240" w:lineRule="auto"/>
        <w:rPr>
          <w:ins w:id="1041" w:author="Katie Lankowicz" w:date="2025-10-23T15:21:00Z" w16du:dateUtc="2025-10-23T19:21:00Z"/>
          <w:bCs/>
        </w:rPr>
      </w:pPr>
      <w:del w:id="1042" w:author="Katie Lankowicz" w:date="2025-10-22T17:00:00Z" w16du:dateUtc="2025-10-22T21:00:00Z">
        <w:r w:rsidRPr="00545060" w:rsidDel="007500E3">
          <w:rPr>
            <w:bCs/>
          </w:rPr>
          <w:delText>T</w:delText>
        </w:r>
      </w:del>
      <w:ins w:id="1043" w:author="Katie Lankowicz" w:date="2025-10-22T17:00:00Z" w16du:dateUtc="2025-10-22T21:00:00Z">
        <w:r w:rsidR="007500E3" w:rsidRPr="00545060">
          <w:rPr>
            <w:bCs/>
          </w:rPr>
          <w:t>t</w:t>
        </w:r>
      </w:ins>
      <w:r w:rsidRPr="00545060">
        <w:rPr>
          <w:bCs/>
        </w:rPr>
        <w:t xml:space="preserve">he </w:t>
      </w:r>
      <w:ins w:id="1044" w:author="Katie Lankowicz" w:date="2025-10-22T17:03:00Z" w16du:dateUtc="2025-10-22T21:03:00Z">
        <w:r w:rsidR="007500E3" w:rsidRPr="00545060">
          <w:rPr>
            <w:bCs/>
          </w:rPr>
          <w:t xml:space="preserve">growth, abundance, and </w:t>
        </w:r>
      </w:ins>
      <w:del w:id="1045" w:author="Katie Lankowicz" w:date="2025-10-22T17:03:00Z" w16du:dateUtc="2025-10-22T21:03:00Z">
        <w:r w:rsidRPr="00545060" w:rsidDel="007500E3">
          <w:rPr>
            <w:bCs/>
          </w:rPr>
          <w:delText>phenology</w:delText>
        </w:r>
        <w:r w:rsidR="00C928BF" w:rsidRPr="00545060" w:rsidDel="007500E3">
          <w:rPr>
            <w:bCs/>
          </w:rPr>
          <w:delText xml:space="preserve"> </w:delText>
        </w:r>
      </w:del>
      <w:ins w:id="1046" w:author="Katie Lankowicz" w:date="2025-10-22T17:03:00Z" w16du:dateUtc="2025-10-22T21:03:00Z">
        <w:r w:rsidR="007500E3" w:rsidRPr="00545060">
          <w:rPr>
            <w:bCs/>
          </w:rPr>
          <w:t>communi</w:t>
        </w:r>
      </w:ins>
      <w:ins w:id="1047" w:author="Katie Lankowicz" w:date="2025-10-22T17:04:00Z" w16du:dateUtc="2025-10-22T21:04:00Z">
        <w:r w:rsidR="007500E3" w:rsidRPr="00545060">
          <w:rPr>
            <w:bCs/>
          </w:rPr>
          <w:t>ty structure</w:t>
        </w:r>
      </w:ins>
      <w:ins w:id="1048" w:author="Katie Lankowicz" w:date="2025-10-22T17:03:00Z" w16du:dateUtc="2025-10-22T21:03:00Z">
        <w:r w:rsidR="007500E3" w:rsidRPr="00545060">
          <w:rPr>
            <w:bCs/>
          </w:rPr>
          <w:t xml:space="preserve"> </w:t>
        </w:r>
      </w:ins>
      <w:del w:id="1049" w:author="Katie Lankowicz" w:date="2025-10-22T17:03:00Z" w16du:dateUtc="2025-10-22T21:03:00Z">
        <w:r w:rsidRPr="00545060" w:rsidDel="007500E3">
          <w:rPr>
            <w:bCs/>
          </w:rPr>
          <w:delText xml:space="preserve">and relative abundances </w:delText>
        </w:r>
      </w:del>
      <w:r w:rsidRPr="00545060">
        <w:rPr>
          <w:bCs/>
        </w:rPr>
        <w:t>of Casco Bay nearshore fishes</w:t>
      </w:r>
      <w:del w:id="1050" w:author="Katie Lankowicz" w:date="2025-10-22T17:00:00Z" w16du:dateUtc="2025-10-22T21:00:00Z">
        <w:r w:rsidRPr="00545060" w:rsidDel="007500E3">
          <w:rPr>
            <w:bCs/>
          </w:rPr>
          <w:delText>, and the effects of increasing nearshore surface temperatures, were illustrated through the analysis of 11 years of seine survey data</w:delText>
        </w:r>
      </w:del>
      <w:r w:rsidRPr="00545060">
        <w:rPr>
          <w:bCs/>
        </w:rPr>
        <w:t xml:space="preserve">. </w:t>
      </w:r>
      <w:ins w:id="1051" w:author="Katie Lankowicz" w:date="2025-10-23T13:38:00Z" w16du:dateUtc="2025-10-23T17:38:00Z">
        <w:r w:rsidR="00EA11D9" w:rsidRPr="00545060">
          <w:rPr>
            <w:bCs/>
          </w:rPr>
          <w:t xml:space="preserve">Data from local, long-term survey efforts like CBASS </w:t>
        </w:r>
      </w:ins>
      <w:ins w:id="1052" w:author="Katie Lankowicz" w:date="2025-10-23T13:40:00Z" w16du:dateUtc="2025-10-23T17:40:00Z">
        <w:r w:rsidR="00EA11D9" w:rsidRPr="00545060">
          <w:rPr>
            <w:bCs/>
          </w:rPr>
          <w:t xml:space="preserve">will be critical </w:t>
        </w:r>
      </w:ins>
      <w:ins w:id="1053" w:author="Katie Lankowicz" w:date="2025-10-23T13:38:00Z" w16du:dateUtc="2025-10-23T17:38:00Z">
        <w:r w:rsidR="00EA11D9" w:rsidRPr="00545060">
          <w:rPr>
            <w:bCs/>
          </w:rPr>
          <w:t>for identifying changes to nearshore communities</w:t>
        </w:r>
      </w:ins>
      <w:ins w:id="1054" w:author="Katie Lankowicz" w:date="2025-10-23T13:41:00Z" w16du:dateUtc="2025-10-23T17:41:00Z">
        <w:r w:rsidR="00EA11D9" w:rsidRPr="00545060">
          <w:rPr>
            <w:bCs/>
          </w:rPr>
          <w:t xml:space="preserve">, which in turn could be used as indicators of wider system-level </w:t>
        </w:r>
      </w:ins>
      <w:ins w:id="1055" w:author="Katie Lankowicz" w:date="2025-10-23T13:42:00Z" w16du:dateUtc="2025-10-23T17:42:00Z">
        <w:r w:rsidR="00EA11D9" w:rsidRPr="00545060">
          <w:rPr>
            <w:bCs/>
          </w:rPr>
          <w:t>effects of warming</w:t>
        </w:r>
      </w:ins>
      <w:ins w:id="1056" w:author="Katie Lankowicz" w:date="2025-10-23T13:38:00Z" w16du:dateUtc="2025-10-23T17:38:00Z">
        <w:r w:rsidR="00EA11D9" w:rsidRPr="00545060">
          <w:rPr>
            <w:bCs/>
          </w:rPr>
          <w:t xml:space="preserve"> </w:t>
        </w:r>
      </w:ins>
      <w:r w:rsidR="00EA11D9" w:rsidRPr="00545060">
        <w:rPr>
          <w:bCs/>
        </w:rPr>
        <w:fldChar w:fldCharType="begin"/>
      </w:r>
      <w:r w:rsidR="00EA11D9" w:rsidRPr="00545060">
        <w:rPr>
          <w:bCs/>
        </w:rPr>
        <w:instrText xml:space="preserve"> ADDIN ZOTERO_ITEM CSL_CITATION {"citationID":"PQyOiUZg","properties":{"formattedCitation":"(Rademaker et al. 2024)","plainCitation":"(Rademaker et al. 2024)","noteIndex":0},"citationItems":[{"id":780,"uris":["http://zotero.org/users/11233743/items/DKVIKNQ9"],"itemData":{"id":780,"type":"article-journal","abstract":"Climate warming is affecting the suitability and utilization of coastal habitats by marine fishes around the world. Phenological changes are an important indicator of population responses to climate-induced changes but remain difficult to detect in marine fish populations. The design of large-scale monitoring surveys does not allow fine-grained temporal inference of population responses, while the responses of ecologically and economically important species groups such as small pelagic fish are particularly sensitive to temporal resolution. Here, we use the longest, highest resolution time series of species composition and abundance of marine fishes in northern Europe to detect possible phenological shifts in the small pelagic North Sea herring. We detect a clear forward temporal shift in the phenology of nearshore habitat use by small juvenile North Sea herring. This forward shift might be linked to changes in water temperatures in the North Sea. We next assessed the robustness of the effects we found with respect to monitoring design. We find that reducing the temporal resolution of our data to reflect the resolution typical of larger surveys makes it difficult to detect phenological shifts and drastically reduces the effect sizes of environmental covariates such as seawater temperature. Our study therefore shows how local, long-term, high-resolution time series of fish catches are essential to understand the general phenological responses of marine fishes to climate warming and to define ecological indicators of system-level changes.","container-title":"Global Change Biology","DOI":"10.1111/gcb.17285","ISSN":"1354-1013, 1365-2486","issue":"4","journalAbbreviation":"Global Change Biology","language":"en","page":"e17285","source":"DOI.org (Crossref)","title":"Local reflects global: Life stage</w:instrText>
      </w:r>
      <w:r w:rsidR="00EA11D9" w:rsidRPr="00545060">
        <w:rPr>
          <w:rFonts w:ascii="Cambria Math" w:hAnsi="Cambria Math" w:cs="Cambria Math"/>
          <w:bCs/>
        </w:rPr>
        <w:instrText>‐</w:instrText>
      </w:r>
      <w:r w:rsidR="00EA11D9" w:rsidRPr="00545060">
        <w:rPr>
          <w:bCs/>
        </w:rPr>
        <w:instrText xml:space="preserve">dependent changes in the phenology of coastal habitat use by North Sea herring","title-short":"Local reflects global","volume":"30","author":[{"family":"Rademaker","given":"Mark"},{"family":"Peck","given":"Myron A."},{"family":"Van Leeuwen","given":"Anieke"}],"issued":{"date-parts":[["2024",4]]}}}],"schema":"https://github.com/citation-style-language/schema/raw/master/csl-citation.json"} </w:instrText>
      </w:r>
      <w:r w:rsidR="00EA11D9" w:rsidRPr="00545060">
        <w:rPr>
          <w:bCs/>
        </w:rPr>
        <w:fldChar w:fldCharType="separate"/>
      </w:r>
      <w:r w:rsidR="00EA11D9" w:rsidRPr="00545060">
        <w:rPr>
          <w:rFonts w:ascii="Aptos" w:hAnsi="Aptos"/>
        </w:rPr>
        <w:t>(Rademaker et al. 2024)</w:t>
      </w:r>
      <w:r w:rsidR="00EA11D9" w:rsidRPr="00545060">
        <w:rPr>
          <w:bCs/>
        </w:rPr>
        <w:fldChar w:fldCharType="end"/>
      </w:r>
      <w:ins w:id="1057" w:author="Katie Lankowicz" w:date="2025-10-23T13:39:00Z" w16du:dateUtc="2025-10-23T17:39:00Z">
        <w:r w:rsidR="00EA11D9" w:rsidRPr="00545060">
          <w:rPr>
            <w:bCs/>
          </w:rPr>
          <w:t>.</w:t>
        </w:r>
      </w:ins>
    </w:p>
    <w:p w14:paraId="1E2848C4" w14:textId="77777777" w:rsidR="006D0DD9" w:rsidRPr="00545060" w:rsidRDefault="006D0DD9" w:rsidP="00206E53">
      <w:pPr>
        <w:spacing w:after="0" w:line="240" w:lineRule="auto"/>
        <w:rPr>
          <w:ins w:id="1058" w:author="Katie Lankowicz" w:date="2025-10-23T15:21:00Z" w16du:dateUtc="2025-10-23T19:21:00Z"/>
          <w:bCs/>
        </w:rPr>
      </w:pPr>
    </w:p>
    <w:p w14:paraId="6B72A43A" w14:textId="4A63FEAF" w:rsidR="00625EFB" w:rsidDel="00EA11D9" w:rsidRDefault="004B3608" w:rsidP="00206E53">
      <w:pPr>
        <w:spacing w:after="0" w:line="240" w:lineRule="auto"/>
        <w:rPr>
          <w:del w:id="1059" w:author="Katie Lankowicz" w:date="2025-10-15T14:01:00Z" w16du:dateUtc="2025-10-15T17:01:00Z"/>
          <w:bCs/>
        </w:rPr>
      </w:pPr>
      <w:r w:rsidRPr="00545060">
        <w:rPr>
          <w:bCs/>
        </w:rPr>
        <w:t>Catch was</w:t>
      </w:r>
      <w:ins w:id="1060" w:author="Katie Lankowicz" w:date="2025-10-23T13:43:00Z" w16du:dateUtc="2025-10-23T17:43:00Z">
        <w:r w:rsidR="00EA11D9" w:rsidRPr="00545060">
          <w:rPr>
            <w:bCs/>
          </w:rPr>
          <w:t xml:space="preserve"> numerically</w:t>
        </w:r>
      </w:ins>
      <w:r w:rsidRPr="00545060">
        <w:rPr>
          <w:bCs/>
        </w:rPr>
        <w:t xml:space="preserve"> dominated by</w:t>
      </w:r>
      <w:del w:id="1061" w:author="Katie Lankowicz" w:date="2025-10-15T13:49:00Z" w16du:dateUtc="2025-10-15T16:49:00Z">
        <w:r w:rsidRPr="00545060" w:rsidDel="00625EFB">
          <w:rPr>
            <w:bCs/>
          </w:rPr>
          <w:delText xml:space="preserve"> a</w:delText>
        </w:r>
      </w:del>
      <w:r w:rsidRPr="00545060">
        <w:rPr>
          <w:bCs/>
        </w:rPr>
        <w:t xml:space="preserve"> </w:t>
      </w:r>
      <w:del w:id="1062" w:author="Katie Lankowicz" w:date="2025-10-15T13:48:00Z" w16du:dateUtc="2025-10-15T16:48:00Z">
        <w:r w:rsidRPr="00545060" w:rsidDel="00625EFB">
          <w:rPr>
            <w:bCs/>
          </w:rPr>
          <w:delText>few species of pelagic fish, including herring and silverside</w:delText>
        </w:r>
      </w:del>
      <w:ins w:id="1063" w:author="Katie Lankowicz" w:date="2025-10-23T14:33:00Z" w16du:dateUtc="2025-10-23T18:33:00Z">
        <w:r w:rsidR="006D0DD9" w:rsidRPr="00545060">
          <w:rPr>
            <w:bCs/>
          </w:rPr>
          <w:t xml:space="preserve">a few </w:t>
        </w:r>
      </w:ins>
      <w:ins w:id="1064" w:author="Katie Lankowicz" w:date="2025-10-23T13:43:00Z" w16du:dateUtc="2025-10-23T17:43:00Z">
        <w:r w:rsidR="00EA11D9" w:rsidRPr="00545060">
          <w:rPr>
            <w:bCs/>
          </w:rPr>
          <w:t xml:space="preserve">species, which is common for nearshore environments </w:t>
        </w:r>
      </w:ins>
      <w:r w:rsidR="00EA11D9" w:rsidRPr="00545060">
        <w:rPr>
          <w:bCs/>
        </w:rPr>
        <w:fldChar w:fldCharType="begin"/>
      </w:r>
      <w:r w:rsidR="00EA11D9" w:rsidRPr="00545060">
        <w:rPr>
          <w:bCs/>
        </w:rPr>
        <w:instrText xml:space="preserve"> ADDIN ZOTERO_ITEM CSL_CITATION {"citationID":"oksKdgRs","properties":{"formattedCitation":"(Olds et al. 2018)","plainCitation":"(Olds et al. 2018)","noteIndex":0},"citationItems":[{"id":770,"uris":["http://zotero.org/users/11233743/items/2TU4LGEN"],"itemData":{"id":770,"type":"article-journal","abstract":"The surf zones of ocean beaches provide habitat for a diversity of fishes and are prime sites for recreational angling and commercial net fisheries. Here, we review the global literature (152 studies) on surf fish ecology to better inform fisheries management and coastal conservation planning. These studies suggest that surf zones support diverse fish assemblages, which are characterized by high numerical dominance (10 species typically comprise 95% of catches), but also show that few families are especially common. The composition of assemblages is highly variable, changing with fluctuations in water temperature, wave climate and the biomass of drifting algae or seagrass. Fish use surf zones as feeding habitats and transit routes, but these areas might not be widely used as spawning sites or juvenile nurseries. These systems are under escalating human pressures, most notably from coastal urbanization and recreational angling. Despite the recognized ecological and economic importance of surf-zone fishes, few studies have tested for impacts of urbanization or fishing. The benefits of marine reserves for fish in surf zones are also rarely measured. We suggest that progress will be made by moving from largely descriptive studies to hypothesis-driven research, which is guided by contemporary ecological theory and adapts modern techniques from research in other ecosystems. A key challenge is to obtain empirical data that are needed to improve the effectiveness of fisheries management and underpin conservation planning for coastal waters.","container-title":"Fish and Fisheries","DOI":"10.1111/faf.12237","ISSN":"1467-2960, 1467-2979","issue":"1","journalAbbreviation":"Fish and Fisheries","language":"en","license":"http://onlinelibrary.wiley.com/termsAndConditions#vor","page":"78-89","source":"DOI.org (Crossref)","title":"The ecology of fish in the surf zones of ocean beaches: A global review","title-short":"The ecology of fish in the surf zones of ocean beaches","volume":"19","author":[{"family":"Olds","given":"Andrew D."},{"family":"Vargas</w:instrText>
      </w:r>
      <w:r w:rsidR="00EA11D9" w:rsidRPr="00545060">
        <w:rPr>
          <w:rFonts w:ascii="Cambria Math" w:hAnsi="Cambria Math" w:cs="Cambria Math"/>
          <w:bCs/>
        </w:rPr>
        <w:instrText>‐</w:instrText>
      </w:r>
      <w:r w:rsidR="00EA11D9" w:rsidRPr="00545060">
        <w:rPr>
          <w:bCs/>
        </w:rPr>
        <w:instrText xml:space="preserve">Fonseca","given":"Elena"},{"family":"Connolly","given":"Rod M."},{"family":"Gilby","given":"Ben L."},{"family":"Huijbers","given":"Chantal M."},{"family":"Hyndes","given":"Glenn A."},{"family":"Layman","given":"Craig A."},{"family":"Whitfield","given":"Alan K."},{"family":"Schlacher","given":"Thomas A."}],"issued":{"date-parts":[["2018",1]]}}}],"schema":"https://github.com/citation-style-language/schema/raw/master/csl-citation.json"} </w:instrText>
      </w:r>
      <w:r w:rsidR="00EA11D9" w:rsidRPr="00545060">
        <w:rPr>
          <w:bCs/>
        </w:rPr>
        <w:fldChar w:fldCharType="separate"/>
      </w:r>
      <w:r w:rsidR="00EA11D9" w:rsidRPr="00545060">
        <w:rPr>
          <w:rFonts w:ascii="Aptos" w:hAnsi="Aptos"/>
        </w:rPr>
        <w:t>(Olds et al. 2018)</w:t>
      </w:r>
      <w:r w:rsidR="00EA11D9" w:rsidRPr="00545060">
        <w:rPr>
          <w:bCs/>
        </w:rPr>
        <w:fldChar w:fldCharType="end"/>
      </w:r>
      <w:r w:rsidRPr="00545060">
        <w:rPr>
          <w:bCs/>
        </w:rPr>
        <w:t xml:space="preserve">. </w:t>
      </w:r>
      <w:moveToRangeStart w:id="1065" w:author="Katie Lankowicz" w:date="2025-10-15T13:47:00Z" w:name="move211428492"/>
      <w:moveTo w:id="1066" w:author="Katie Lankowicz" w:date="2025-10-15T13:47:00Z" w16du:dateUtc="2025-10-15T16:47:00Z">
        <w:r w:rsidR="00625EFB" w:rsidRPr="00545060">
          <w:rPr>
            <w:bCs/>
          </w:rPr>
          <w:t xml:space="preserve">The </w:t>
        </w:r>
      </w:moveTo>
      <w:ins w:id="1067" w:author="Katie Lankowicz" w:date="2025-10-23T14:34:00Z" w16du:dateUtc="2025-10-23T18:34:00Z">
        <w:r w:rsidR="006D0DD9" w:rsidRPr="00545060">
          <w:rPr>
            <w:bCs/>
          </w:rPr>
          <w:t>remaining</w:t>
        </w:r>
      </w:ins>
      <w:moveTo w:id="1068" w:author="Katie Lankowicz" w:date="2025-10-15T13:47:00Z" w16du:dateUtc="2025-10-15T16:47:00Z">
        <w:del w:id="1069" w:author="Katie Lankowicz" w:date="2025-10-23T13:45:00Z" w16du:dateUtc="2025-10-23T17:45:00Z">
          <w:r w:rsidR="00625EFB" w:rsidRPr="00545060" w:rsidDel="00EA11D9">
            <w:rPr>
              <w:bCs/>
            </w:rPr>
            <w:delText>remaining</w:delText>
          </w:r>
        </w:del>
        <w:r w:rsidR="00625EFB" w:rsidRPr="00545060">
          <w:rPr>
            <w:bCs/>
          </w:rPr>
          <w:t xml:space="preserve"> 32 species, which combined made up less than 1% of total individuals caught, were mainly juvenile fishes native to the Gulf of Maine or connecting freshwater systems</w:t>
        </w:r>
        <w:del w:id="1070" w:author="Katie Lankowicz" w:date="2025-10-15T13:51:00Z" w16du:dateUtc="2025-10-15T16:51:00Z">
          <w:r w:rsidR="00625EFB" w:rsidRPr="00545060" w:rsidDel="00625EFB">
            <w:rPr>
              <w:bCs/>
            </w:rPr>
            <w:delText xml:space="preserve"> but also included </w:delText>
          </w:r>
        </w:del>
      </w:moveTo>
      <w:ins w:id="1071" w:author="Katie Lankowicz" w:date="2025-10-15T13:50:00Z" w16du:dateUtc="2025-10-15T16:50:00Z">
        <w:r w:rsidR="00625EFB" w:rsidRPr="00545060">
          <w:rPr>
            <w:bCs/>
          </w:rPr>
          <w:t>.</w:t>
        </w:r>
      </w:ins>
      <w:ins w:id="1072" w:author="Katie Lankowicz" w:date="2025-10-15T13:51:00Z" w16du:dateUtc="2025-10-15T16:51:00Z">
        <w:r w:rsidR="00625EFB" w:rsidRPr="00545060">
          <w:rPr>
            <w:bCs/>
          </w:rPr>
          <w:t xml:space="preserve"> However, </w:t>
        </w:r>
      </w:ins>
      <w:ins w:id="1073" w:author="Katie Lankowicz" w:date="2025-10-15T13:52:00Z" w16du:dateUtc="2025-10-15T16:52:00Z">
        <w:r w:rsidR="00625EFB" w:rsidRPr="00545060">
          <w:rPr>
            <w:bCs/>
          </w:rPr>
          <w:t>a few unusual species were observed.</w:t>
        </w:r>
      </w:ins>
      <w:ins w:id="1074" w:author="Katie Lankowicz" w:date="2025-10-15T13:50:00Z" w16du:dateUtc="2025-10-15T16:50:00Z">
        <w:r w:rsidR="00625EFB" w:rsidRPr="00545060">
          <w:rPr>
            <w:bCs/>
          </w:rPr>
          <w:t xml:space="preserve"> These include </w:t>
        </w:r>
      </w:ins>
      <w:moveTo w:id="1075" w:author="Katie Lankowicz" w:date="2025-10-15T13:47:00Z" w16du:dateUtc="2025-10-15T16:47:00Z">
        <w:r w:rsidR="00625EFB" w:rsidRPr="00545060">
          <w:rPr>
            <w:bCs/>
          </w:rPr>
          <w:t>permit (</w:t>
        </w:r>
        <w:r w:rsidR="00625EFB" w:rsidRPr="00545060">
          <w:rPr>
            <w:bCs/>
            <w:i/>
            <w:iCs/>
          </w:rPr>
          <w:t>Trachinotus</w:t>
        </w:r>
        <w:r w:rsidR="00625EFB" w:rsidRPr="00545060">
          <w:rPr>
            <w:bCs/>
          </w:rPr>
          <w:t xml:space="preserve"> </w:t>
        </w:r>
        <w:r w:rsidR="00625EFB" w:rsidRPr="00545060">
          <w:rPr>
            <w:bCs/>
            <w:i/>
            <w:iCs/>
          </w:rPr>
          <w:t>falcatus</w:t>
        </w:r>
        <w:r w:rsidR="00625EFB" w:rsidRPr="00545060">
          <w:rPr>
            <w:bCs/>
          </w:rPr>
          <w:t>), crevalle jack (</w:t>
        </w:r>
        <w:r w:rsidR="00625EFB" w:rsidRPr="00545060">
          <w:rPr>
            <w:bCs/>
            <w:i/>
            <w:iCs/>
          </w:rPr>
          <w:t>Caranx</w:t>
        </w:r>
        <w:r w:rsidR="00625EFB" w:rsidRPr="00545060">
          <w:rPr>
            <w:bCs/>
          </w:rPr>
          <w:t xml:space="preserve"> </w:t>
        </w:r>
        <w:r w:rsidR="00625EFB" w:rsidRPr="00545060">
          <w:rPr>
            <w:bCs/>
            <w:i/>
            <w:iCs/>
          </w:rPr>
          <w:t>hippos</w:t>
        </w:r>
        <w:r w:rsidR="00625EFB" w:rsidRPr="00545060">
          <w:rPr>
            <w:bCs/>
          </w:rPr>
          <w:t>), white mullet (</w:t>
        </w:r>
        <w:r w:rsidR="00625EFB" w:rsidRPr="00545060">
          <w:rPr>
            <w:bCs/>
            <w:i/>
            <w:iCs/>
          </w:rPr>
          <w:t>Mugil</w:t>
        </w:r>
        <w:r w:rsidR="00625EFB" w:rsidRPr="00545060">
          <w:rPr>
            <w:bCs/>
          </w:rPr>
          <w:t xml:space="preserve"> </w:t>
        </w:r>
        <w:r w:rsidR="00625EFB" w:rsidRPr="00545060">
          <w:rPr>
            <w:bCs/>
            <w:i/>
            <w:iCs/>
          </w:rPr>
          <w:t>curema</w:t>
        </w:r>
        <w:r w:rsidR="00625EFB" w:rsidRPr="00545060">
          <w:rPr>
            <w:bCs/>
          </w:rPr>
          <w:t>), and summer flounder (</w:t>
        </w:r>
        <w:r w:rsidR="00625EFB" w:rsidRPr="00545060">
          <w:rPr>
            <w:bCs/>
            <w:i/>
            <w:iCs/>
          </w:rPr>
          <w:t>Paral</w:t>
        </w:r>
        <w:del w:id="1076" w:author="Katie Lankowicz" w:date="2025-10-23T13:53:00Z" w16du:dateUtc="2025-10-23T17:53:00Z">
          <w:r w:rsidR="00625EFB" w:rsidRPr="00545060" w:rsidDel="00EA11D9">
            <w:rPr>
              <w:bCs/>
              <w:i/>
              <w:iCs/>
            </w:rPr>
            <w:delText>ychthi</w:delText>
          </w:r>
        </w:del>
      </w:moveTo>
      <w:ins w:id="1077" w:author="Katie Lankowicz" w:date="2025-10-23T13:53:00Z" w16du:dateUtc="2025-10-23T17:53:00Z">
        <w:r w:rsidR="00EA11D9" w:rsidRPr="00545060">
          <w:rPr>
            <w:bCs/>
            <w:i/>
            <w:iCs/>
          </w:rPr>
          <w:t>ichthy</w:t>
        </w:r>
      </w:ins>
      <w:moveTo w:id="1078" w:author="Katie Lankowicz" w:date="2025-10-15T13:47:00Z" w16du:dateUtc="2025-10-15T16:47:00Z">
        <w:r w:rsidR="00625EFB" w:rsidRPr="00545060">
          <w:rPr>
            <w:bCs/>
            <w:i/>
            <w:iCs/>
          </w:rPr>
          <w:t>s</w:t>
        </w:r>
        <w:r w:rsidR="00625EFB" w:rsidRPr="00545060">
          <w:rPr>
            <w:bCs/>
          </w:rPr>
          <w:t xml:space="preserve"> </w:t>
        </w:r>
        <w:r w:rsidR="00625EFB" w:rsidRPr="00545060">
          <w:rPr>
            <w:bCs/>
            <w:i/>
            <w:iCs/>
          </w:rPr>
          <w:t>dentatus</w:t>
        </w:r>
        <w:r w:rsidR="00625EFB" w:rsidRPr="00545060">
          <w:rPr>
            <w:bCs/>
          </w:rPr>
          <w:t>). Permit and crevalle jack are among an assemblage of tropical or subtropical species that typically reside south of Cape Cod</w:t>
        </w:r>
      </w:moveTo>
      <w:ins w:id="1079" w:author="Katie Lankowicz" w:date="2025-10-23T14:35:00Z" w16du:dateUtc="2025-10-23T18:35:00Z">
        <w:r w:rsidR="006D0DD9" w:rsidRPr="00545060">
          <w:rPr>
            <w:bCs/>
          </w:rPr>
          <w:t>, Massachusetts</w:t>
        </w:r>
      </w:ins>
      <w:moveTo w:id="1080" w:author="Katie Lankowicz" w:date="2025-10-15T13:47:00Z" w16du:dateUtc="2025-10-15T16:47:00Z">
        <w:r w:rsidR="00625EFB" w:rsidRPr="00545060">
          <w:rPr>
            <w:bCs/>
          </w:rPr>
          <w:t xml:space="preserve">, but may be advected </w:t>
        </w:r>
        <w:del w:id="1081" w:author="Katie Lankowicz" w:date="2025-10-15T14:49:00Z" w16du:dateUtc="2025-10-15T17:49:00Z">
          <w:r w:rsidR="00625EFB" w:rsidRPr="00545060" w:rsidDel="00625EFB">
            <w:rPr>
              <w:bCs/>
            </w:rPr>
            <w:delText xml:space="preserve">northward </w:delText>
          </w:r>
        </w:del>
        <w:r w:rsidR="00625EFB" w:rsidRPr="00545060">
          <w:rPr>
            <w:bCs/>
          </w:rPr>
          <w:t xml:space="preserve">into the Gulf of Maine by eddies or warm core rings of the Gulf Stream Current </w:t>
        </w:r>
        <w:r w:rsidR="00625EFB" w:rsidRPr="00545060">
          <w:rPr>
            <w:bCs/>
          </w:rPr>
          <w:fldChar w:fldCharType="begin"/>
        </w:r>
        <w:r w:rsidR="00625EFB" w:rsidRPr="00545060">
          <w:rPr>
            <w:bCs/>
          </w:rPr>
          <w:instrText xml:space="preserve"> ADDIN ZOTERO_ITEM CSL_CITATION {"citationID":"wPm7LUM4","properties":{"formattedCitation":"(Hare et al. 2002, Wood et al. 2009, O\\uc0\\u8217{}Neill et al. 2025)","plainCitation":"(Hare et al. 2002, Wood et al. 2009, O’Neill et al. 2025)","noteIndex":0},"citationItems":[{"id":513,"uris":["http://zotero.org/users/11233743/items/GPZG23E3"],"itemData":{"id":513,"type":"article-journal","abstract":"Larval fish originating south of Cape Hatteras, North Carolina, are frequently found on the continental shelf north of Cape Hatteras, even as far north as the Scotian shelf. The Gulf Stream and associated warm</w:instrText>
        </w:r>
        <w:r w:rsidR="00625EFB" w:rsidRPr="00545060">
          <w:rPr>
            <w:rFonts w:ascii="Cambria Math" w:hAnsi="Cambria Math" w:cs="Cambria Math"/>
            <w:bCs/>
          </w:rPr>
          <w:instrText>‐</w:instrText>
        </w:r>
        <w:r w:rsidR="00625EFB" w:rsidRPr="00545060">
          <w:rPr>
            <w:bCs/>
          </w:rPr>
          <w:instrText>core rings are hypothesized as the physical mechanisms responsible for the northward transport of larvae. Specifically, larvae spawned along the southeast U.S. continental shelf are entrained into the Gulf Stream, transported to the northeast, regularly incorporated in warm</w:instrText>
        </w:r>
        <w:r w:rsidR="00625EFB" w:rsidRPr="00545060">
          <w:rPr>
            <w:rFonts w:ascii="Cambria Math" w:hAnsi="Cambria Math" w:cs="Cambria Math"/>
            <w:bCs/>
          </w:rPr>
          <w:instrText>‐</w:instrText>
        </w:r>
        <w:r w:rsidR="00625EFB" w:rsidRPr="00545060">
          <w:rPr>
            <w:bCs/>
          </w:rPr>
          <w:instrText xml:space="preserve">core ring streamers, transported across the slope region, and released along the shelf edge north of Cape Hatteras. This proposed transport route was evaluated using hydrographic data and drifter tracks that were collected as part of other studies. Continental shelf water that originated south of Cape Hatteras was found along the edge of the Gulf Stream north of Cape Hatteras, and drifter tracks demonstrated each segment of the proposed transport route. A probability model was then developed to estimate transport times for larvae carried over the proposed transport route using a combination of sea surface temperature images, statistics of drifter transport speeds, and a larval mortality function. Modeled transport time distributions closely matched observed age distributions of larvae, further supporting the hypothesized transport route.","container-title":"Limnology and Oceanography","DOI":"10.4319/lo.2002.47.6.1774","ISSN":"0024-3590, 1939-5590","issue":"6","journalAbbreviation":"Limnology &amp; Oceanography","language":"en","license":"http://onlinelibrary.wiley.com/termsAndConditions#vor","page":"1774-1789","source":"DOI.org (Crossref)","title":"Routes and rates of larval fish transport from the southeast to the northeast United States continental shelf","volume":"47","author":[{"family":"Hare","given":"Jonathan A."},{"family":"Churchill","given":"James H."},{"family":"Cowen","given":"Robert K."},{"family":"Berger","given":"Thomas J."},{"family":"Cornillon","given":"Peter C."},{"family":"Dragos","given":"Paul"},{"family":"Glenn","given":"Scott M."},{"family":"Govoni","given":"John J."},{"family":"Lee","given":"Thomas N."}],"issued":{"date-parts":[["2002",11]]}}},{"id":515,"uris":["http://zotero.org/users/11233743/items/Q4NXAMJJ"],"itemData":{"id":515,"type":"article-journal","container-title":"Fishery Bulletin","issue":"1","page":"89-100","title":"A comparison between warm-water fish assemblages of Narragansett Bay and those of Long Island Sound waters","volume":"107","author":[{"family":"Wood","given":"Abby Jane M."},{"family":"Collie","given":"Jeremy S."},{"family":"Hare","given":"Jonathan A."}],"issued":{"date-parts":[["2009"]]}}},{"id":514,"uris":["http://zotero.org/users/11233743/items/Q8F6GDTF"],"itemData":{"id":514,"type":"article-journal","abstract":"ABSTRACT\n            The Gulf Stream exerts tremendous influence over oceanographic conditions in the northwestern Atlantic as it transports tropical water to higher latitudes. While the meandering eddies and warm core rings of the Gulf Stream persist year-round, the seasonal warming of coastal waters in the northwestern Atlantic afford many young-of-year tropical and subtropical species temporary refuge through the summer and fall after Gulf Stream dispersal. Several aspects of this dispersal and its impact on coastal ecosystems are difficult to document. Due to the broad scale and intensive sampling effort required to survey these expatriated species, we used a citizen science platform to gather species observations. We analyzed over 1,200 reports of fish from 28 taxonomic families to describe extralimital geographic distributions, observation frequency, and phenological aspects of their dispersal. The influence of ecosystem dynamics and life stage-specific biological characteristics on the observed extralimital distributions of species is discussed. We found that citizen scientists gathered novel sightings relevant to coastal marine fish ecology through a variety of coastal activities, and complimentary to established research methods. These findings support incorporating crowd-sourced data to improve our understanding of marine species assemblages of the northwestern Atlantic.","container-title":"Fisheries","DOI":"10.1093/fshmag/vuae014","ISSN":"0363-2415, 1548-8446","language":"en","license":"https://creativecommons.org/licenses/by-nc/4.0/","page":"vuae014","source":"DOI.org (Crossref)","title":"Citizen science contributions to the investigation of extralimital tropical and subtropical marine fish distribution via Gulf Stream transport","author":[{"family":"O’Neill","given":"Michael E"},{"family":"Bluhm","given":"Samantha C"},{"family":"Nichols","given":"Owen C"}],"issued":{"date-parts":[["2025",1,22]]}}}],"schema":"https://github.com/citation-style-language/schema/raw/master/csl-citation.json"} </w:instrText>
        </w:r>
        <w:r w:rsidR="00625EFB" w:rsidRPr="00545060">
          <w:rPr>
            <w:bCs/>
          </w:rPr>
          <w:fldChar w:fldCharType="separate"/>
        </w:r>
        <w:r w:rsidR="00625EFB" w:rsidRPr="00545060">
          <w:rPr>
            <w:rFonts w:ascii="Aptos" w:hAnsi="Aptos" w:cs="Times New Roman"/>
            <w:kern w:val="0"/>
          </w:rPr>
          <w:t>(Hare et al. 2002, Wood et al. 2009, O’Neill et al. 2025)</w:t>
        </w:r>
        <w:r w:rsidR="00625EFB" w:rsidRPr="00545060">
          <w:rPr>
            <w:bCs/>
          </w:rPr>
          <w:fldChar w:fldCharType="end"/>
        </w:r>
        <w:r w:rsidR="00625EFB" w:rsidRPr="00545060">
          <w:rPr>
            <w:bCs/>
          </w:rPr>
          <w:t>. Species within this group are colloquially known as “Gulf Stream Orphans” (gsoproject.org, see O’Neill et al. 2025).</w:t>
        </w:r>
        <w:del w:id="1082" w:author="Katie Lankowicz" w:date="2025-10-15T13:53:00Z" w16du:dateUtc="2025-10-15T16:53:00Z">
          <w:r w:rsidR="00625EFB" w:rsidRPr="00545060" w:rsidDel="00625EFB">
            <w:rPr>
              <w:bCs/>
            </w:rPr>
            <w:delText>”</w:delText>
          </w:r>
        </w:del>
        <w:r w:rsidR="00625EFB" w:rsidRPr="00545060">
          <w:rPr>
            <w:bCs/>
          </w:rPr>
          <w:t xml:space="preserve"> Though not officially recognized as part of this group, white mullet and other Mugilidae fishes are subtropical species </w:t>
        </w:r>
        <w:del w:id="1083" w:author="Katie Lankowicz" w:date="2025-10-23T13:52:00Z" w16du:dateUtc="2025-10-23T17:52:00Z">
          <w:r w:rsidR="00625EFB" w:rsidRPr="00545060" w:rsidDel="00EA11D9">
            <w:rPr>
              <w:bCs/>
            </w:rPr>
            <w:delText>unknown</w:delText>
          </w:r>
        </w:del>
      </w:moveTo>
      <w:ins w:id="1084" w:author="Katie Lankowicz" w:date="2025-10-23T13:52:00Z" w16du:dateUtc="2025-10-23T17:52:00Z">
        <w:r w:rsidR="00EA11D9" w:rsidRPr="00545060">
          <w:rPr>
            <w:bCs/>
          </w:rPr>
          <w:t>not known</w:t>
        </w:r>
      </w:ins>
      <w:moveTo w:id="1085" w:author="Katie Lankowicz" w:date="2025-10-15T13:47:00Z" w16du:dateUtc="2025-10-15T16:47:00Z">
        <w:r w:rsidR="00625EFB" w:rsidRPr="00545060">
          <w:rPr>
            <w:bCs/>
          </w:rPr>
          <w:t xml:space="preserve"> to b</w:t>
        </w:r>
        <w:del w:id="1086" w:author="Katie Lankowicz" w:date="2025-10-23T13:52:00Z" w16du:dateUtc="2025-10-23T17:52:00Z">
          <w:r w:rsidR="00625EFB" w:rsidRPr="00545060" w:rsidDel="00EA11D9">
            <w:rPr>
              <w:bCs/>
            </w:rPr>
            <w:delText>e breeding</w:delText>
          </w:r>
        </w:del>
      </w:moveTo>
      <w:ins w:id="1087" w:author="Katie Lankowicz" w:date="2025-10-23T13:52:00Z" w16du:dateUtc="2025-10-23T17:52:00Z">
        <w:r w:rsidR="00EA11D9" w:rsidRPr="00545060">
          <w:rPr>
            <w:bCs/>
          </w:rPr>
          <w:t>reed</w:t>
        </w:r>
      </w:ins>
      <w:moveTo w:id="1088" w:author="Katie Lankowicz" w:date="2025-10-15T13:47:00Z" w16du:dateUtc="2025-10-15T16:47:00Z">
        <w:r w:rsidR="00625EFB" w:rsidRPr="00545060">
          <w:rPr>
            <w:bCs/>
          </w:rPr>
          <w:t xml:space="preserve"> in or regularly migrat</w:t>
        </w:r>
        <w:del w:id="1089" w:author="Katie Lankowicz" w:date="2025-10-23T13:52:00Z" w16du:dateUtc="2025-10-23T17:52:00Z">
          <w:r w:rsidR="00625EFB" w:rsidRPr="00545060" w:rsidDel="00EA11D9">
            <w:rPr>
              <w:bCs/>
            </w:rPr>
            <w:delText>ing</w:delText>
          </w:r>
        </w:del>
      </w:moveTo>
      <w:ins w:id="1090" w:author="Katie Lankowicz" w:date="2025-10-23T13:52:00Z" w16du:dateUtc="2025-10-23T17:52:00Z">
        <w:r w:rsidR="00EA11D9" w:rsidRPr="00545060">
          <w:rPr>
            <w:bCs/>
          </w:rPr>
          <w:t>e</w:t>
        </w:r>
      </w:ins>
      <w:moveTo w:id="1091" w:author="Katie Lankowicz" w:date="2025-10-15T13:47:00Z" w16du:dateUtc="2025-10-15T16:47:00Z">
        <w:r w:rsidR="00625EFB" w:rsidRPr="00545060">
          <w:rPr>
            <w:bCs/>
          </w:rPr>
          <w:t xml:space="preserve"> to regions north of Cape Cod </w:t>
        </w:r>
        <w:r w:rsidR="00625EFB" w:rsidRPr="00545060">
          <w:rPr>
            <w:bCs/>
          </w:rPr>
          <w:fldChar w:fldCharType="begin"/>
        </w:r>
        <w:r w:rsidR="00625EFB" w:rsidRPr="00545060">
          <w:rPr>
            <w:bCs/>
          </w:rPr>
          <w:instrText xml:space="preserve"> ADDIN ZOTERO_ITEM CSL_CITATION {"citationID":"jmK89QVQ","properties":{"formattedCitation":"(Bigelow &amp; Schroeder 1953, Ayvazian et al. 1992)","plainCitation":"(Bigelow &amp; Schroeder 1953, Ayvazian et al. 1992)","noteIndex":0},"citationItems":[{"id":509,"uris":["http://zotero.org/users/11233743/items/6PBMDUE4"],"itemData":{"id":509,"type":"article-journal","collection-title":"US Fish and Wiildlife Service","container-title":"Fishery Bulletin","issue":"74","page":"267-270","title":"Fishes of the Gulf of Maine","volume":"53","author":[{"family":"Bigelow","given":"Henry B."},{"family":"Schroeder","given":"William C."}],"issued":{"date-parts":[["1953"]]}}},{"id":517,"uris":["http://zotero.org/users/11233743/items/ZP9Q4G2V"],"itemData":{"id":517,"type":"article-journal","abstract":"Comparison of the relative abundance of fish species from different life-history groups and their temporal patterns of estuarine habitat use from two estuaries north and south of Cape Cod indicates that the Cape acts as a zoogeographic boundary. Between April 1988 and December 1989, monthly seine and trawl samples were collected from nearshore, shallow-water marsh, and beach and deeper open-water habitats in Wells Harbor, Maine, and Waquoit Bay, Massachusetts. Forty-eight species and 80,341 individuals were collected from Waquoit Bay compared to 24 species and 22,561 individuals from Wells Harbor. Waquoit Bay had proportionally fewer resident species and more marine, nursery, and occasional species than Wells Harbor. Annual density and biomass values were greater across all habitats in Waquoit Bay, with the summer values from the marsh habitat an order of magnitude higher than comparable summer data from the Wells habitats. We suggest that marsh and beach habitats provide a nursery area for young-of-the-year fishes, while deeper, open-water habitats serve as a corridor for fishes moving to nearshore habitats or serve as a refuge during low tide.","container-title":"Estuaries","DOI":"10.2307/1352784","ISSN":"01608347","issue":"3","journalAbbreviation":"Estuaries","language":"en","page":"368","source":"DOI.org (Crossref)","title":"Comparison of Habitat Use by Estuarine Fish Assemblages in the Acadian and Virginian Zoogeographic Provinces","volume":"15","author":[{"family":"Ayvazian","given":"S. G."},{"family":"Deegan","given":"L. A."},{"family":"Finn","given":"J. T."}],"issued":{"date-parts":[["1992",9]]}}}],"schema":"https://github.com/citation-style-language/schema/raw/master/csl-citation.json"} </w:instrText>
        </w:r>
        <w:r w:rsidR="00625EFB" w:rsidRPr="00545060">
          <w:rPr>
            <w:bCs/>
          </w:rPr>
          <w:fldChar w:fldCharType="separate"/>
        </w:r>
        <w:r w:rsidR="00625EFB" w:rsidRPr="00545060">
          <w:rPr>
            <w:rFonts w:ascii="Aptos" w:hAnsi="Aptos"/>
          </w:rPr>
          <w:t>(Bigelow &amp; Schroeder 1953, Ayvazian et al. 1992)</w:t>
        </w:r>
        <w:r w:rsidR="00625EFB" w:rsidRPr="00545060">
          <w:rPr>
            <w:bCs/>
          </w:rPr>
          <w:fldChar w:fldCharType="end"/>
        </w:r>
        <w:r w:rsidR="00625EFB" w:rsidRPr="00545060">
          <w:rPr>
            <w:bCs/>
          </w:rPr>
          <w:t xml:space="preserve">. Summer flounder is a temperate species more commonly found south of Cape Cod, but some individuals may make seasonal migrations to coastal Maine </w:t>
        </w:r>
        <w:del w:id="1092" w:author="Katie Lankowicz" w:date="2025-10-15T13:50:00Z" w16du:dateUtc="2025-10-15T16:50:00Z">
          <w:r w:rsidR="00625EFB" w:rsidRPr="00545060" w:rsidDel="00625EFB">
            <w:rPr>
              <w:bCs/>
            </w:rPr>
            <w:delText xml:space="preserve">and are therefore not considered Gulf Stream Orphans </w:delText>
          </w:r>
        </w:del>
        <w:r w:rsidR="00625EFB" w:rsidRPr="00545060">
          <w:rPr>
            <w:bCs/>
          </w:rPr>
          <w:fldChar w:fldCharType="begin"/>
        </w:r>
        <w:r w:rsidR="00625EFB" w:rsidRPr="00545060">
          <w:rPr>
            <w:bCs/>
          </w:rPr>
          <w:instrText xml:space="preserve"> ADDIN ZOTERO_ITEM CSL_CITATION {"citationID":"R8aT5inu","properties":{"formattedCitation":"(Bigelow &amp; Schroeder 1953)","plainCitation":"(Bigelow &amp; Schroeder 1953)","noteIndex":0},"citationItems":[{"id":509,"uris":["http://zotero.org/users/11233743/items/6PBMDUE4"],"itemData":{"id":509,"type":"article-journal","collection-title":"US Fish and Wiildlife Service","container-title":"Fishery Bulletin","issue":"74","page":"267-270","title":"Fishes of the Gulf of Maine","volume":"53","author":[{"family":"Bigelow","given":"Henry B."},{"family":"Schroeder","given":"William C."}],"issued":{"date-parts":[["1953"]]}}}],"schema":"https://github.com/citation-style-language/schema/raw/master/csl-citation.json"} </w:instrText>
        </w:r>
        <w:r w:rsidR="00625EFB" w:rsidRPr="00545060">
          <w:rPr>
            <w:bCs/>
          </w:rPr>
          <w:fldChar w:fldCharType="separate"/>
        </w:r>
        <w:r w:rsidR="00625EFB" w:rsidRPr="00545060">
          <w:rPr>
            <w:rFonts w:ascii="Aptos" w:hAnsi="Aptos"/>
          </w:rPr>
          <w:t>(Bigelow &amp; Schroeder 1953)</w:t>
        </w:r>
        <w:r w:rsidR="00625EFB" w:rsidRPr="00545060">
          <w:rPr>
            <w:bCs/>
          </w:rPr>
          <w:fldChar w:fldCharType="end"/>
        </w:r>
        <w:r w:rsidR="00625EFB" w:rsidRPr="00545060">
          <w:rPr>
            <w:bCs/>
          </w:rPr>
          <w:t>.</w:t>
        </w:r>
      </w:moveTo>
      <w:ins w:id="1093" w:author="Katie Lankowicz" w:date="2025-10-22T17:04:00Z" w16du:dateUtc="2025-10-22T21:04:00Z">
        <w:r w:rsidR="007500E3">
          <w:rPr>
            <w:bCs/>
          </w:rPr>
          <w:t xml:space="preserve"> </w:t>
        </w:r>
      </w:ins>
      <w:ins w:id="1094" w:author="Katie Lankowicz" w:date="2025-10-22T17:05:00Z" w16du:dateUtc="2025-10-22T21:05:00Z">
        <w:r w:rsidR="007500E3">
          <w:rPr>
            <w:bCs/>
          </w:rPr>
          <w:t xml:space="preserve">The frequency of encountering these unusual species </w:t>
        </w:r>
      </w:ins>
      <w:ins w:id="1095" w:author="Katie Lankowicz" w:date="2025-10-23T13:52:00Z" w16du:dateUtc="2025-10-23T17:52:00Z">
        <w:r w:rsidR="00EA11D9">
          <w:rPr>
            <w:bCs/>
          </w:rPr>
          <w:t xml:space="preserve">has </w:t>
        </w:r>
      </w:ins>
      <w:ins w:id="1096" w:author="Katie Lankowicz" w:date="2025-10-22T17:05:00Z" w16du:dateUtc="2025-10-22T21:05:00Z">
        <w:r w:rsidR="007500E3">
          <w:rPr>
            <w:bCs/>
          </w:rPr>
          <w:t xml:space="preserve">increased since 2020, </w:t>
        </w:r>
      </w:ins>
      <w:ins w:id="1097" w:author="Katie Lankowicz" w:date="2025-10-23T14:37:00Z" w16du:dateUtc="2025-10-23T18:37:00Z">
        <w:r w:rsidR="006D0DD9">
          <w:rPr>
            <w:bCs/>
          </w:rPr>
          <w:t>supporting</w:t>
        </w:r>
      </w:ins>
      <w:ins w:id="1098" w:author="Katie Lankowicz" w:date="2025-10-22T17:13:00Z" w16du:dateUtc="2025-10-22T21:13:00Z">
        <w:r w:rsidR="007500E3">
          <w:rPr>
            <w:bCs/>
          </w:rPr>
          <w:t xml:space="preserve"> predictions that increasing temperatures </w:t>
        </w:r>
      </w:ins>
      <w:ins w:id="1099" w:author="Katie Lankowicz" w:date="2025-10-22T17:15:00Z" w16du:dateUtc="2025-10-22T21:15:00Z">
        <w:r w:rsidR="007500E3">
          <w:rPr>
            <w:bCs/>
          </w:rPr>
          <w:t>c</w:t>
        </w:r>
      </w:ins>
      <w:ins w:id="1100" w:author="Katie Lankowicz" w:date="2025-10-22T17:13:00Z" w16du:dateUtc="2025-10-22T21:13:00Z">
        <w:r w:rsidR="007500E3">
          <w:rPr>
            <w:bCs/>
          </w:rPr>
          <w:t xml:space="preserve">ould result in </w:t>
        </w:r>
      </w:ins>
      <w:ins w:id="1101" w:author="Katie Lankowicz" w:date="2025-10-22T17:14:00Z" w16du:dateUtc="2025-10-22T21:14:00Z">
        <w:r w:rsidR="007500E3">
          <w:rPr>
            <w:bCs/>
          </w:rPr>
          <w:t>higher abundance of tropical</w:t>
        </w:r>
      </w:ins>
      <w:ins w:id="1102" w:author="Katie Lankowicz" w:date="2025-10-23T14:37:00Z" w16du:dateUtc="2025-10-23T18:37:00Z">
        <w:r w:rsidR="006D0DD9">
          <w:rPr>
            <w:bCs/>
          </w:rPr>
          <w:t xml:space="preserve">, </w:t>
        </w:r>
      </w:ins>
      <w:ins w:id="1103" w:author="Katie Lankowicz" w:date="2025-10-22T17:14:00Z" w16du:dateUtc="2025-10-22T21:14:00Z">
        <w:r w:rsidR="007500E3">
          <w:rPr>
            <w:bCs/>
          </w:rPr>
          <w:t>subtropical</w:t>
        </w:r>
      </w:ins>
      <w:ins w:id="1104" w:author="Katie Lankowicz" w:date="2025-10-23T14:37:00Z" w16du:dateUtc="2025-10-23T18:37:00Z">
        <w:r w:rsidR="006D0DD9">
          <w:rPr>
            <w:bCs/>
          </w:rPr>
          <w:t>, and warm-temperate</w:t>
        </w:r>
      </w:ins>
      <w:ins w:id="1105" w:author="Katie Lankowicz" w:date="2025-10-22T17:14:00Z" w16du:dateUtc="2025-10-22T21:14:00Z">
        <w:r w:rsidR="007500E3">
          <w:rPr>
            <w:bCs/>
          </w:rPr>
          <w:t xml:space="preserve"> species in the GoM</w:t>
        </w:r>
      </w:ins>
      <w:ins w:id="1106" w:author="Katie Lankowicz" w:date="2025-10-22T17:15:00Z" w16du:dateUtc="2025-10-22T21:15:00Z">
        <w:r w:rsidR="007500E3">
          <w:rPr>
            <w:bCs/>
          </w:rPr>
          <w:t xml:space="preserve"> </w:t>
        </w:r>
      </w:ins>
      <w:r w:rsidR="007500E3">
        <w:rPr>
          <w:bCs/>
        </w:rPr>
        <w:fldChar w:fldCharType="begin"/>
      </w:r>
      <w:r w:rsidR="006D0DD9">
        <w:rPr>
          <w:bCs/>
        </w:rPr>
        <w:instrText xml:space="preserve"> ADDIN ZOTERO_ITEM CSL_CITATION {"citationID":"3qkDKNaE","properties":{"formattedCitation":"(Pershing et al. 2015, Morley et al. 2018, Furbeck et al. 2019)","plainCitation":"(Pershing et al. 2015, Morley et al. 2018, Furbeck et al. 2019)","noteIndex":0},"citationItems":[{"id":194,"uris":["http://zotero.org/users/11233743/items/PQ7RM2T2"],"itemData":{"id":194,"type":"article-journal","container-title":"Science","DOI":"10.1126/science.aac9819","issue":"6262","page":"809-812","title":"Slow adaptation in the face of rapid warming leads to collapse of the Gulf of Maine cod fishery","volume":"350","author":[{"family":"Pershing","given":"Andrew J."},{"family":"Alexander","given":"Michael A."},{"family":"Hernandez","given":"Christina M."},{"family":"Kerr","given":"Lisa A."},{"family":"Le Bris","given":"Arnault"},{"family":"Mills","given":"Katherine E."},{"family":"Nye","given":"Janet A."},{"family":"Record","given":"Nicholas R."},{"family":"Scannell","given":"Hillary A."},{"family":"Scott","given":"James D."},{"family":"Sherwood","given":"Graham D."},{"family":"Thomas","given":"Andrew C."}],"issued":{"date-parts":[["2015",11,13]]}}},{"id":782,"uris":["http://zotero.org/users/11233743/items/TJ79LYCL"],"itemData":{"id":782,"type":"article-journal","abstract":"Recent shifts in the geographic distribution of marine species have been linked to shifts in preferred thermal habitats. These shifts in distribution have already posed challenges for living marine resource management, and there is a strong need for projections of how species might be impacted by future changes in ocean temperatures during the 21st century. We modeled thermal habitat for 686 marine species in the Atlantic and Pacific oceans using long-term ecological survey data from the North American continental shelves. These habitat models were coupled to output from sixteen general circulation models that were run under high (RCP 8.5) and low (RCP 2.6) future greenhouse gas emission scenarios over the 21st century to produce 32 possible future outcomes for each species. The models generally agreed on the magnitude and direction of future shifts for some species (448 or 429 under RCP 8.5 and RCP 2.6, respectively), but strongly disagreed for other species (116 or 120 respectively). This allowed us to identify species with more or less robust predictions. Future shifts in species distributions were generally poleward and followed the coastline, but also varied among regions and species. Species from the U.S. and Canadian west coast including the Gulf of Alaska had the highest projected magnitude shifts in distribution, and many species shifted more than 1000 km under the high greenhouse gas emissions scenario. Following a strong mitigation scenario consistent with the Paris Agreement would likely produce substantially smaller shifts and less disruption to marine management efforts. Our projections offer an important tool for identifying species, fisheries, and management efforts that are particularly vulnerable to climate change impacts.","container-title":"PLOS ONE","DOI":"10.1371/journal.pone.0196127","ISSN":"1932-6203","issue":"5","journalAbbreviation":"PLoS ONE","language":"en","page":"e0196127","source":"DOI.org (Crossref)","title":"Projecting shifts in thermal habitat for 686 species on the North American continental shelf","volume":"13","author":[{"family":"Morley","given":"James W."},{"family":"Selden","given":"Rebecca L."},{"family":"Latour","given":"Robert J."},{"family":"Frölicher","given":"Thomas L."},{"family":"Seagraves","given":"Richard J."},{"family":"Pinsky","given":"Malin L."}],"editor":[{"family":"MacKenzie","given":"Brian R."}],"issued":{"date-parts":[["2018",5,16]]}}},{"id":786,"uris":["http://zotero.org/users/11233743/items/67MFC32T"],"itemData":{"id":786,"type":"article-journal","abstract":"A postflexion (tholichthys-stage) Chaetodon ocellatus (Spotfin Butterflyfish) was captured in a Southern Maine estuary in October 2017. As the Gulf of Maine continues its current warming trend, we anticipate an increase in the presence of such transient tropical species.","container-title":"Northeastern Naturalist","DOI":"10.1656/045.026.0403","ISSN":"1092-6194","issue":"4","journalAbbreviation":"Northeastern Naturalist","language":"en","source":"DOI.org (Crossref)","title":"Presence of Postflexion Spotfin Butterflyfish, &lt;i&gt;Chaetodon ocellatus&lt;/i&gt; (Chaetodontidae), in a Southern Maine Estuary, Gulf of Maine","URL":"https://bioone.org/journals/northeastern-naturalist/volume-26/issue-4/045.026.0403/Presence-of-Postflexion-Spotfin-Butterflyfish-Chaetodon-ocellatus-Chaetodontidae-in-a/10.1656/045.026.0403.full","volume":"26","author":[{"family":"Furbeck","given":"Michelle E."},{"family":"Pollock","given":"Leland W."},{"family":"Miller","given":"Jeremy W."},{"family":"Goldstein","given":"Jason S."}],"accessed":{"date-parts":[["2025",10,22]]},"issued":{"date-parts":[["2019",11,1]]}}}],"schema":"https://github.com/citation-style-language/schema/raw/master/csl-citation.json"} </w:instrText>
      </w:r>
      <w:r w:rsidR="007500E3">
        <w:rPr>
          <w:bCs/>
        </w:rPr>
        <w:fldChar w:fldCharType="separate"/>
      </w:r>
      <w:r w:rsidR="007500E3" w:rsidRPr="007500E3">
        <w:rPr>
          <w:rFonts w:ascii="Aptos" w:hAnsi="Aptos"/>
        </w:rPr>
        <w:t>(Pershing et al. 2015, Morley et al. 2018, Furbeck et al. 2019)</w:t>
      </w:r>
      <w:r w:rsidR="007500E3">
        <w:rPr>
          <w:bCs/>
        </w:rPr>
        <w:fldChar w:fldCharType="end"/>
      </w:r>
      <w:ins w:id="1107" w:author="Katie Lankowicz" w:date="2025-10-22T17:15:00Z" w16du:dateUtc="2025-10-22T21:15:00Z">
        <w:r w:rsidR="007500E3">
          <w:rPr>
            <w:bCs/>
          </w:rPr>
          <w:t>.</w:t>
        </w:r>
      </w:ins>
      <w:ins w:id="1108" w:author="Katie Lankowicz" w:date="2025-10-15T13:51:00Z" w16du:dateUtc="2025-10-15T16:51:00Z">
        <w:r w:rsidR="00625EFB">
          <w:rPr>
            <w:bCs/>
          </w:rPr>
          <w:t xml:space="preserve"> </w:t>
        </w:r>
      </w:ins>
      <w:moveTo w:id="1109" w:author="Katie Lankowicz" w:date="2025-10-15T13:47:00Z" w16du:dateUtc="2025-10-15T16:47:00Z">
        <w:del w:id="1110" w:author="Katie Lankowicz" w:date="2025-10-15T14:01:00Z" w16du:dateUtc="2025-10-15T17:01:00Z">
          <w:r w:rsidR="00625EFB" w:rsidRPr="00926F2C" w:rsidDel="00625EFB">
            <w:rPr>
              <w:bCs/>
            </w:rPr>
            <w:delText xml:space="preserve"> </w:delText>
          </w:r>
        </w:del>
      </w:moveTo>
    </w:p>
    <w:p w14:paraId="23A3C6EE" w14:textId="77777777" w:rsidR="00EA11D9" w:rsidRDefault="00EA11D9" w:rsidP="00625EFB">
      <w:pPr>
        <w:spacing w:after="0" w:line="240" w:lineRule="auto"/>
        <w:rPr>
          <w:ins w:id="1111" w:author="Katie Lankowicz" w:date="2025-10-23T13:46:00Z" w16du:dateUtc="2025-10-23T17:46:00Z"/>
          <w:bCs/>
        </w:rPr>
      </w:pPr>
    </w:p>
    <w:p w14:paraId="4255D9DB" w14:textId="77777777" w:rsidR="00EA11D9" w:rsidRDefault="00EA11D9" w:rsidP="00625EFB">
      <w:pPr>
        <w:spacing w:after="0" w:line="240" w:lineRule="auto"/>
        <w:rPr>
          <w:ins w:id="1112" w:author="Katie Lankowicz" w:date="2025-10-23T13:46:00Z" w16du:dateUtc="2025-10-23T17:46:00Z"/>
          <w:bCs/>
        </w:rPr>
      </w:pPr>
    </w:p>
    <w:p w14:paraId="78C9C3E2" w14:textId="5EDA2E44" w:rsidR="00EA11D9" w:rsidRDefault="00EA11D9" w:rsidP="00EA11D9">
      <w:pPr>
        <w:spacing w:after="0" w:line="240" w:lineRule="auto"/>
        <w:rPr>
          <w:ins w:id="1113" w:author="Katie Lankowicz" w:date="2025-10-23T14:20:00Z" w16du:dateUtc="2025-10-23T18:20:00Z"/>
          <w:bCs/>
        </w:rPr>
      </w:pPr>
      <w:ins w:id="1114" w:author="Katie Lankowicz" w:date="2025-10-23T13:46:00Z" w16du:dateUtc="2025-10-23T17:46:00Z">
        <w:r>
          <w:rPr>
            <w:bCs/>
          </w:rPr>
          <w:t xml:space="preserve">Atlantic herring and Atlantic silversides, as representatives of warming-intolerant and warming-tolerant fishes, </w:t>
        </w:r>
      </w:ins>
      <w:ins w:id="1115" w:author="Katie Lankowicz" w:date="2025-10-23T13:47:00Z" w16du:dateUtc="2025-10-23T17:47:00Z">
        <w:r>
          <w:rPr>
            <w:bCs/>
          </w:rPr>
          <w:t xml:space="preserve">had </w:t>
        </w:r>
      </w:ins>
      <w:ins w:id="1116" w:author="Katie Lankowicz" w:date="2025-10-23T13:48:00Z" w16du:dateUtc="2025-10-23T17:48:00Z">
        <w:r>
          <w:rPr>
            <w:bCs/>
          </w:rPr>
          <w:t xml:space="preserve">differing responses to increasing surface temperatures. </w:t>
        </w:r>
      </w:ins>
      <w:ins w:id="1117" w:author="Katie Lankowicz" w:date="2025-10-23T13:57:00Z" w16du:dateUtc="2025-10-23T17:57:00Z">
        <w:r w:rsidRPr="00545060">
          <w:rPr>
            <w:bCs/>
          </w:rPr>
          <w:t xml:space="preserve">Silversides grew </w:t>
        </w:r>
        <w:r w:rsidRPr="00545060">
          <w:t xml:space="preserve">2.6-6.2 mm per week, with significantly higher growth rates occurring in years with anomalously warm temperatures. </w:t>
        </w:r>
        <w:r w:rsidRPr="00545060">
          <w:rPr>
            <w:bCs/>
          </w:rPr>
          <w:t xml:space="preserve">Post-metamorphic age-0 silverside growth rates of around 5 mm per week have been reported for silverside populations in coastal New England </w:t>
        </w:r>
        <w:r w:rsidRPr="00545060">
          <w:rPr>
            <w:bCs/>
          </w:rPr>
          <w:fldChar w:fldCharType="begin"/>
        </w:r>
        <w:r w:rsidRPr="00545060">
          <w:rPr>
            <w:bCs/>
          </w:rPr>
          <w:instrText xml:space="preserve"> ADDIN ZOTERO_ITEM CSL_CITATION {"citationID":"PRclpNgP","properties":{"formattedCitation":"(Conover &amp; Ross 1982, Barkman &amp; Bengtson 1987, Pringle &amp; Baumann 2019)","plainCitation":"(Conover &amp; Ross 1982, Barkman &amp; Bengtson 1987, Pringle &amp; Baumann 2019)","noteIndex":0},"citationItems":[{"id":488,"uris":["http://zotero.org/users/11233743/items/PZJY98W6"],"itemData":{"id":488,"type":"article-journal","abstract":"Patterns in seasonal abundance (no. per m2 surface area), growth and biomass (g per m2 surface area) of an annual fish, the Atlantic silverside,Menidia menidia (L.) were investigated in a marsh and more seaward bay region of Essex Bay, Massachusetts from August 1976 to May 1978 using a quantitative beach seining technique. Silverside abundance varied greatly by season and year class during the study period. Abundance was high in 1976 but winter mortality (99%) left an adult density of only .01 per m z surface area in the marsh during spring 1977. Resultant 1977 year class density in the marsh was 1.88 per m ~by late fall 1977 but winter mortality again produced an adult density of .01 per m2 in spring 1978. Abundance was generally higher in the marsh than in the bay region especially during spring and late fall when catches in the bay were negligible. Based on catch rate comparisons, the summer and fall juvenile abundance of the 1976 year class was much higher than the juvenile abundance of the 1977 year class. Coincidentally, mean lengths and condition of the abundant 1976 year class in the late fall were significantly lower than those of the 1977 year class, suggesting density dependent population regulation. In both years, juveniles grew rapidly and reached full adult size by November when an offshoremovement to deeper waters outside Essex Bay occurred. Biomass peaked in the marsh region in late fall 1977 at 7.8 g per m2 wet weight. Winter mortality was size selective, favoring larger individuals. The annual life history design ofM. menidia including an offshorewinter movementand high winter mortality suggeststhat silversidesrepresentan important pathway of energy flow from marsh to offshore trophic systems.","container-title":"Estuaries","DOI":"10.2307/1351750","ISSN":"01608347","issue":"4","journalAbbreviation":"Estuaries","language":"en","page":"275","source":"DOI.org (Crossref)","title":"Patterns in Seasonal Abundance, Growth and Biomass of the Atlantic Silverside, &lt;i&gt;Menidia menidia&lt;/i&gt;, in a New England Estuary","volume":"5","author":[{"family":"Conover","given":"David O."},{"family":"Ross","given":"Michael R."}],"issued":{"date-parts":[["1982",12]]}}},{"id":528,"uris":["http://zotero.org/users/11233743/items/IQ3VUH3S"],"itemData":{"id":528,"type":"article-journal","abstract":"Otoliths were removed from field</w:instrText>
        </w:r>
        <w:r w:rsidRPr="00545060">
          <w:rPr>
            <w:rFonts w:ascii="Cambria Math" w:hAnsi="Cambria Math" w:cs="Cambria Math"/>
            <w:bCs/>
          </w:rPr>
          <w:instrText>‐</w:instrText>
        </w:r>
        <w:r w:rsidRPr="00545060">
          <w:rPr>
            <w:bCs/>
          </w:rPr>
          <w:instrText>collected silversides of age less than 3 months. Otolith diameter was highly correlated with total length of the fish. Daily growth ring counts for this species are known to be a function of age rather than size, so widths for the daily growth rings provide a record of daily increases in length of the fish. Measurement of ring widths showed that weekly specific growth rate was greater than 70% at age 1 week, but declined to about 30% at age 1 month and about 15% at age 2 months. A laboratory experiment in which temperature was changed on a weekly basis demonstrated that environmental variables can affect the width of rings. Nevertheless, the growth rate of field</w:instrText>
        </w:r>
        <w:r w:rsidRPr="00545060">
          <w:rPr>
            <w:rFonts w:ascii="Cambria Math" w:hAnsi="Cambria Math" w:cs="Cambria Math"/>
            <w:bCs/>
          </w:rPr>
          <w:instrText>‐</w:instrText>
        </w:r>
        <w:r w:rsidRPr="00545060">
          <w:rPr>
            <w:bCs/>
          </w:rPr>
          <w:instrText>collected fish, as calculated from otolith ring widths, was more highly correlated with size of fish, as measured by otolith radius, than with the environmental variables of temperature, salinity and plankton abundance. Back</w:instrText>
        </w:r>
        <w:r w:rsidRPr="00545060">
          <w:rPr>
            <w:rFonts w:ascii="Cambria Math" w:hAnsi="Cambria Math" w:cs="Cambria Math"/>
            <w:bCs/>
          </w:rPr>
          <w:instrText>‐</w:instrText>
        </w:r>
        <w:r w:rsidRPr="00545060">
          <w:rPr>
            <w:bCs/>
          </w:rPr>
          <w:instrText>calculation of growth rates from otolith ring widths of five fish collected at the end of the growing season yielded the same age</w:instrText>
        </w:r>
        <w:r w:rsidRPr="00545060">
          <w:rPr>
            <w:rFonts w:ascii="Cambria Math" w:hAnsi="Cambria Math" w:cs="Cambria Math"/>
            <w:bCs/>
          </w:rPr>
          <w:instrText>‐</w:instrText>
        </w:r>
        <w:r w:rsidRPr="00545060">
          <w:rPr>
            <w:bCs/>
          </w:rPr>
          <w:instrText xml:space="preserve">growth curves as were obtained from 203 fish collected biweekly during the season.","container-title":"Journal of Fish Biology","DOI":"10.1111/j.1095-8649.1987.tb05271.x","ISSN":"0022-1112, 1095-8649","issue":"5","journalAbbreviation":"Journal of Fish Biology","language":"en","license":"http://onlinelibrary.wiley.com/termsAndConditions#vor","page":"683-695","source":"DOI.org (Crossref)","title":"The record of daily growth in otoliths of Atlantic silversides, &lt;i&gt;Menidia menidia&lt;/i&gt;, from field and laboratory","volume":"31","author":[{"family":"Barkman","given":"R. C."},{"family":"Bengtson","given":"D. A."}],"issued":{"date-parts":[["1987",11]]}}},{"id":525,"uris":["http://zotero.org/users/11233743/items/UBELAZG4"],"itemData":{"id":525,"type":"article-journal","abstract":"We examined the utility of otolith microstructure analysis in young-of-year (YoY) Atlantic silversides Menidia menidia, an important annual forage fish species along the North American Atlantic coast. We first compared the known hatch window of a local population (Long Island Sound, USA) to otolith-derived hatch distributions, finding that YoY collected in October were reliably aged, whereas survivors from November and December were progressively underaged, likely due to the onset of winter ring formation. In all collections, males outnumbered females, and both sexes had bimodal size distributions. However, while small and large females were almost evenly represented (~60 and ~40%, respectively), over 94% of all males belonged to the small size group. We then examined increment widths as proxies for somatic growth, which suggested that bimodal size distributions resulted from 2 distinct slow- and fast-growing YoY phenotypes. Length back-calculations of October YoY confirmed this, because fast- and slow-growing phenotypes arose within common bi-weekly hatch intervals. We concluded that the partial sexual size dimorphism in this population resulted largely from sex-specific growth differences and not primarily from earlier female than male hatch dates, as predicted by the well-studied phenomenon of temperature-dependent sex determination (TSD) in this species. Furthermore, observed sex ratios were considerably less male-biased than reconstructed thermal histories and published laboratory TSD values predicted. Assuming that selective mortality is generally biased against slower growing individuals, this process would predominantly remove male silversides from the population and explain the more balanced sex ratios at the end of the growing season.","container-title":"Marine Ecology Progress Series","DOI":"10.3354/meps13174","ISSN":"0171-8630, 1616-1599","journalAbbreviation":"Mar. Ecol. Prog. Ser.","language":"en","page":"193-204","source":"DOI.org (Crossref)","title":"Otolith-based growth reconstructions in young-of-year Atlantic silversides Menidia menidia and their implications for sex-selective survival","volume":"632","author":[{"family":"Pringle","given":"Jw"},{"family":"Baumann","given":"H"}],"issued":{"date-parts":[["2019",12,12]]}}}],"schema":"https://github.com/citation-style-language/schema/raw/master/csl-citation.json"} </w:instrText>
        </w:r>
        <w:r w:rsidRPr="00545060">
          <w:rPr>
            <w:bCs/>
          </w:rPr>
          <w:fldChar w:fldCharType="separate"/>
        </w:r>
        <w:r w:rsidRPr="00545060">
          <w:rPr>
            <w:rFonts w:ascii="Aptos" w:hAnsi="Aptos"/>
          </w:rPr>
          <w:t>(Conover &amp; Ross 1982, Barkman &amp; Bengtson 1987, Pringle &amp; Baumann 2019)</w:t>
        </w:r>
        <w:r w:rsidRPr="00545060">
          <w:rPr>
            <w:bCs/>
          </w:rPr>
          <w:fldChar w:fldCharType="end"/>
        </w:r>
        <w:r w:rsidRPr="00545060">
          <w:rPr>
            <w:bCs/>
          </w:rPr>
          <w:t>, which is similar to our results.</w:t>
        </w:r>
        <w:r>
          <w:rPr>
            <w:bCs/>
          </w:rPr>
          <w:t xml:space="preserve"> </w:t>
        </w:r>
        <w:r w:rsidRPr="00926F2C">
          <w:rPr>
            <w:bCs/>
          </w:rPr>
          <w:t xml:space="preserve">The short lifespan, </w:t>
        </w:r>
      </w:ins>
      <w:ins w:id="1118" w:author="Katie Lankowicz" w:date="2025-10-23T14:17:00Z" w16du:dateUtc="2025-10-23T18:17:00Z">
        <w:r w:rsidR="006D0DD9">
          <w:rPr>
            <w:bCs/>
          </w:rPr>
          <w:t xml:space="preserve">late spring to </w:t>
        </w:r>
      </w:ins>
      <w:ins w:id="1119" w:author="Katie Lankowicz" w:date="2025-10-23T13:57:00Z" w16du:dateUtc="2025-10-23T17:57:00Z">
        <w:r w:rsidRPr="00926F2C">
          <w:rPr>
            <w:bCs/>
          </w:rPr>
          <w:t>early summer spawning, and nearshore distribution of YOY silverside closely links their population dynamics to short-term, local processes.</w:t>
        </w:r>
        <w:r>
          <w:rPr>
            <w:bCs/>
          </w:rPr>
          <w:t xml:space="preserve"> </w:t>
        </w:r>
      </w:ins>
      <w:ins w:id="1120" w:author="Katie Lankowicz" w:date="2025-10-23T14:40:00Z" w16du:dateUtc="2025-10-23T18:40:00Z">
        <w:r w:rsidR="006D0DD9">
          <w:rPr>
            <w:bCs/>
          </w:rPr>
          <w:t>Though</w:t>
        </w:r>
        <w:r w:rsidR="006D0DD9" w:rsidRPr="00926F2C">
          <w:rPr>
            <w:bCs/>
          </w:rPr>
          <w:t xml:space="preserve"> there was </w:t>
        </w:r>
        <w:r w:rsidR="006D0DD9">
          <w:rPr>
            <w:bCs/>
          </w:rPr>
          <w:t xml:space="preserve">a trend of decreased </w:t>
        </w:r>
        <w:r w:rsidR="006D0DD9" w:rsidRPr="00926F2C">
          <w:rPr>
            <w:bCs/>
          </w:rPr>
          <w:t xml:space="preserve">herring weekly growth rates </w:t>
        </w:r>
        <w:r w:rsidR="006D0DD9">
          <w:rPr>
            <w:bCs/>
          </w:rPr>
          <w:t>in anomalously warm</w:t>
        </w:r>
        <w:r w:rsidR="006D0DD9" w:rsidRPr="00926F2C">
          <w:rPr>
            <w:bCs/>
          </w:rPr>
          <w:t xml:space="preserve"> years</w:t>
        </w:r>
        <w:r w:rsidR="006D0DD9">
          <w:rPr>
            <w:bCs/>
          </w:rPr>
          <w:t>, this trend was not significant.</w:t>
        </w:r>
        <w:r w:rsidR="006D0DD9" w:rsidRPr="00926F2C">
          <w:rPr>
            <w:bCs/>
          </w:rPr>
          <w:t xml:space="preserve"> </w:t>
        </w:r>
      </w:ins>
      <w:ins w:id="1121" w:author="Katie Lankowicz" w:date="2025-10-23T13:50:00Z" w16du:dateUtc="2025-10-23T17:50:00Z">
        <w:r>
          <w:rPr>
            <w:bCs/>
          </w:rPr>
          <w:t xml:space="preserve">Herring grew </w:t>
        </w:r>
        <w:r>
          <w:t>1.2-5.0 mm per week</w:t>
        </w:r>
        <w:r>
          <w:rPr>
            <w:bCs/>
          </w:rPr>
          <w:t xml:space="preserve">. </w:t>
        </w:r>
      </w:ins>
      <w:ins w:id="1122" w:author="Katie Lankowicz" w:date="2025-10-23T13:48:00Z" w16du:dateUtc="2025-10-23T17:48:00Z">
        <w:r w:rsidRPr="00545060">
          <w:rPr>
            <w:bCs/>
          </w:rPr>
          <w:t xml:space="preserve">There are many studies on larval herring growth rates in the Northwestern Atlantic, but few for juveniles with which we can compare our results. There is some evidence supporting growth rates of 2-2.5 mm per week for age-0 herring in the Bay of Fundy during the spring and early summer, but this is based on a single year of data collection </w:t>
        </w:r>
        <w:r w:rsidRPr="00545060">
          <w:rPr>
            <w:bCs/>
          </w:rPr>
          <w:fldChar w:fldCharType="begin"/>
        </w:r>
        <w:r w:rsidRPr="00545060">
          <w:rPr>
            <w:bCs/>
          </w:rPr>
          <w:instrText xml:space="preserve"> ADDIN ZOTERO_ITEM CSL_CITATION {"citationID":"NlSem6d8","properties":{"formattedCitation":"(Das 1972)","plainCitation":"(Das 1972)","noteIndex":0},"citationItems":[{"id":519,"uris":["http://zotero.org/users/11233743/items/VP4GDL8U"],"itemData":{"id":519,"type":"article-journal","container-title":"Journal of the Fisheries Research Board of Canada","issue":"5","language":"en","page":"573-575","source":"Zotero","title":"Growth of Larval Herring (&lt;i&gt;Clupea harengus&lt;/i&gt;) in the Bay of Fundy and Gulf of Maine area","volume":"29","author":[{"family":"Das","given":"Naresh"}],"issued":{"date-parts":[["1972"]]}}}],"schema":"https://github.com/citation-style-language/schema/raw/master/csl-citation.json"} </w:instrText>
        </w:r>
        <w:r w:rsidRPr="00545060">
          <w:rPr>
            <w:bCs/>
          </w:rPr>
          <w:fldChar w:fldCharType="separate"/>
        </w:r>
        <w:r w:rsidRPr="00545060">
          <w:rPr>
            <w:rFonts w:ascii="Aptos" w:hAnsi="Aptos"/>
          </w:rPr>
          <w:t>(Das 1972)</w:t>
        </w:r>
        <w:r w:rsidRPr="00545060">
          <w:rPr>
            <w:bCs/>
          </w:rPr>
          <w:fldChar w:fldCharType="end"/>
        </w:r>
        <w:r w:rsidRPr="00545060">
          <w:rPr>
            <w:bCs/>
          </w:rPr>
          <w:t>.</w:t>
        </w:r>
        <w:r>
          <w:rPr>
            <w:bCs/>
          </w:rPr>
          <w:t xml:space="preserve"> </w:t>
        </w:r>
        <w:r w:rsidRPr="00926F2C">
          <w:rPr>
            <w:bCs/>
          </w:rPr>
          <w:t xml:space="preserve">Interestingly, some of the lowest estimated herring weekly growth rates occurred in </w:t>
        </w:r>
        <w:r>
          <w:rPr>
            <w:bCs/>
          </w:rPr>
          <w:t>years with high herring relative abundance (</w:t>
        </w:r>
        <w:r w:rsidRPr="00926F2C">
          <w:rPr>
            <w:bCs/>
          </w:rPr>
          <w:t>2014 and 2017</w:t>
        </w:r>
        <w:r>
          <w:rPr>
            <w:bCs/>
          </w:rPr>
          <w:t>),</w:t>
        </w:r>
        <w:r w:rsidRPr="00926F2C">
          <w:rPr>
            <w:bCs/>
          </w:rPr>
          <w:t xml:space="preserve"> while </w:t>
        </w:r>
        <w:r>
          <w:rPr>
            <w:bCs/>
          </w:rPr>
          <w:t>years with low herring relative abundance (</w:t>
        </w:r>
        <w:r w:rsidRPr="00926F2C">
          <w:rPr>
            <w:bCs/>
          </w:rPr>
          <w:t>2015 and 2018</w:t>
        </w:r>
        <w:r>
          <w:rPr>
            <w:bCs/>
          </w:rPr>
          <w:t>)</w:t>
        </w:r>
        <w:r w:rsidRPr="00926F2C">
          <w:rPr>
            <w:bCs/>
          </w:rPr>
          <w:t xml:space="preserve"> had the two highest estimated growth rates. This </w:t>
        </w:r>
        <w:r>
          <w:rPr>
            <w:bCs/>
          </w:rPr>
          <w:t>may indicate</w:t>
        </w:r>
        <w:r w:rsidRPr="00926F2C">
          <w:rPr>
            <w:bCs/>
          </w:rPr>
          <w:t xml:space="preserve"> a density-dependent effect on growth, which has previously been noted in GoM herring populations </w:t>
        </w:r>
        <w:r w:rsidRPr="00926F2C">
          <w:rPr>
            <w:bCs/>
          </w:rPr>
          <w:fldChar w:fldCharType="begin"/>
        </w:r>
        <w:r w:rsidRPr="00926F2C">
          <w:rPr>
            <w:bCs/>
          </w:rPr>
          <w:instrText xml:space="preserve"> ADDIN ZOTERO_ITEM CSL_CITATION {"citationID":"XI51b3Yp","properties":{"formattedCitation":"(Becker et al. 2020)","plainCitation":"(Becker et al. 2020)","noteIndex":0},"citationItems":[{"id":471,"uris":["http://zotero.org/users/11233743/items/JF4SZHGF"],"itemData":{"id":471,"type":"article-journal","abstract":"Variability in life history traits and structural diversity of commercially exploited fishes in response to stress can impact their population dynamics and sustainability. Using data from a fishery dependent sampling program from 1978 to 2011, we evaluated temporal variability of size and growth of adult Atlantic herring (Clupea harengus) in the Gulf of Maine. We then developed and tested the hypotheses on the links of such temporal changes to population density and environmental factors and found decreases in size and growth potential. Generalized additive models found that density dependence was the main driver of such changes over sea surface temperature and salinity. Our results highlight the importance of density dependent processes in regulating growth and population size structure for Atlantic herring in the Gulf of Maine.","container-title":"Journal of Fish Biology","DOI":"10.1111/jfb.14430","ISSN":"0022-1112, 1095-8649","issue":"4","journalAbbreviation":"Journal of Fish Biology","language":"en","page":"953-963","source":"DOI.org (Crossref)","title":"Temporal variability in size and growth of Atlantic herring in the Gulf of Maine","title-short":"Temporal variability in size and growth of &lt;span style=\"font-variant","volume":"97","author":[{"family":"Becker","given":"James R."},{"family":"Cieri","given":"Matthew D."},{"family":"Libby","given":"David A."},{"family":"St. Gelais","given":"Adam"},{"family":"Sherwood","given":"Graham D."},{"family":"Chen","given":"Yong"}],"issued":{"date-parts":[["2020",10]]}}}],"schema":"https://github.com/citation-style-language/schema/raw/master/csl-citation.json"} </w:instrText>
        </w:r>
        <w:r w:rsidRPr="00926F2C">
          <w:rPr>
            <w:bCs/>
          </w:rPr>
          <w:fldChar w:fldCharType="separate"/>
        </w:r>
        <w:r w:rsidRPr="00926F2C">
          <w:rPr>
            <w:rFonts w:ascii="Aptos" w:hAnsi="Aptos"/>
          </w:rPr>
          <w:t>(Becker et al. 2020)</w:t>
        </w:r>
        <w:r w:rsidRPr="00926F2C">
          <w:rPr>
            <w:bCs/>
          </w:rPr>
          <w:fldChar w:fldCharType="end"/>
        </w:r>
        <w:r>
          <w:rPr>
            <w:bCs/>
          </w:rPr>
          <w:t xml:space="preserve">, although this was for adult herring. </w:t>
        </w:r>
        <w:r w:rsidRPr="00926F2C">
          <w:rPr>
            <w:bCs/>
          </w:rPr>
          <w:t xml:space="preserve">Population dynamics of herring have notably high interannual variability, with a wide range of biotic and abiotic factors and selective processes acting on recruitment, growth, distribution patterns, and mortality </w:t>
        </w:r>
        <w:r w:rsidRPr="00926F2C">
          <w:rPr>
            <w:bCs/>
          </w:rPr>
          <w:fldChar w:fldCharType="begin"/>
        </w:r>
        <w:r w:rsidRPr="00926F2C">
          <w:rPr>
            <w:bCs/>
          </w:rPr>
          <w:instrText xml:space="preserve"> ADDIN ZOTERO_ITEM CSL_CITATION {"citationID":"QxGCXk5t","properties":{"formattedCitation":"(Becker et al. 2020, Burbank et al. 2023, Beaudry\\uc0\\u8208{}Sylvestre et al. 2024)","plainCitation":"(Becker et al. 2020, Burbank et al. 2023, Beaudry</w:instrText>
        </w:r>
        <w:r w:rsidRPr="00926F2C">
          <w:rPr>
            <w:rFonts w:ascii="Cambria Math" w:hAnsi="Cambria Math" w:cs="Cambria Math"/>
            <w:bCs/>
          </w:rPr>
          <w:instrText>‐</w:instrText>
        </w:r>
        <w:r w:rsidRPr="00926F2C">
          <w:rPr>
            <w:bCs/>
          </w:rPr>
          <w:instrText>Sylvestre et al. 2024)","noteIndex":0},"citationItems":[{"id":471,"uris":["http://zotero.org/users/11233743/items/JF4SZHGF"],"itemData":{"id":471,"type":"article-journal","abstract":"Variability in life history traits and structural diversity of commercially exploited fishes in response to stress can impact their population dynamics and sustainability. Using data from a fishery dependent sampling program from 1978 to 2011, we evaluated temporal variability of size and growth of adult Atlantic herring (Clupea harengus) in the Gulf of Maine. We then developed and tested the hypotheses on the links of such temporal changes to population density and environmental factors and found decreases in size and growth potential. Generalized additive models found that density dependence was the main driver of such changes over sea surface temperature and salinity. Our results highlight the importance of density dependent processes in regulating growth and population size structure for Atlantic herring in the Gulf of Maine.","container-title":"Journal of Fish Biology","DOI":"10.1111/jfb.14430","ISSN":"0022-1112, 1095-8649","issue":"4","journalAbbreviation":"Journal of Fish Biology","language":"en","page":"953-963","source":"DOI.org (Crossref)","title":"Temporal variability in size and growth of Atlantic herring in the Gulf of Maine","title-short":"Temporal variability in size and growth of &lt;span style=\"font-variant","volume":"97","author":[{"family":"Becker","given":"James R."},{"family":"Cieri","given":"Matthew D."},{"family":"Libby","given":"David A."},{"family":"St. Gelais","given":"Adam"},{"family":"Sherwood","given":"Graham D."},{"family":"Chen","given":"Yong"}],"issued":{"date-parts":[["2020",10]]}}},{"id":224,"uris":["http://zotero.org/users/11233743/items/3HKK6WK9"],"itemData":{"id":224,"type":"article-journal","abstract":"Recruitment is a critical component of population dynamics and variability in recruitment underpins large fluctuations in population abundances of commercially valuable marine fishes. Marine pelagic fishes such as Atlantic herring (Clupea harengus) experience relatively high variability in recruitment that is driven by a wide range of biotic and abiotic factors. The relative importance and interaction of each factor for determining recruitment is poorly understood, and consequently, recruitment estimates are one of the largest uncertainties in fisheries management and predictions of future population sizes. Poor recruitment of Atlantic herring has been identified as a major issue and bottleneck for the species; therefore, factors influencing successful recruitment are of great interest to fisheries managers. Here we review studies that have examined the factors influencing survival at the egg stage, early larval stage, late larval stage, and juvenile stage to develop a more comprehensive understanding of the recruitment of Atlantic herring and provide recommendations to guide future research. We identified nine biotic and eight abiotic factors that have been found to substantially impact the recruitment of Atlantic herring, with temperature, prey availability, and predation being the most commonly investigated factors. We conclude it is not one factor that primarily determines recruitment, but rather a collection of many factors that vary temporally and spatially that drive the large variation observed in Atlantic herring recruitment year over year. A holistic approach is required to better understand recruitment and improve fisheries management decisions regarding Atlantic herring.","container-title":"Fisheries Oceanography","DOI":"10.1111/fog.12621","ISSN":"1054-6006, 1365-2419","issue":"2","journalAbbreviation":"Fisheries Oceanography","language":"en","page":"147-159","source":"DOI.org (Crossref)","title":"Understanding factors influencing Atlantic herring (&lt;i&gt;Clupea harengus&lt;/i&gt;) recruitment: From egg deposition to juveniles","title-short":"Understanding factors influencing Atlantic herring ( &lt;span style=\"font-variant","volume":"32","author":[{"family":"Burbank","given":"Jacob"},{"family":"DeJong","given":"Rachel A."},{"family":"Turcotte","given":"François"},{"family":"Rolland","given":"Nicolas"}],"issued":{"date-parts":[["2023",3]]}}},{"id":474,"uris":["http://zotero.org/users/11233743/items/XW6SJZ6Y"],"itemData":{"id":474,"type":"article-journal","abstract":"Body size is a key component of individual fitness and an important factor in the structure and functioning of populations and ecosystems. Disentangling the effects of environmental change, harvest and intra-­ and inter-­specific trophic effects on body size remains challenging for populations in the wild. Herring in the Northwest Atlantic provide a strong basis for evaluating hypotheses related to these drivers given that they have experienced significant warming and harvest over the past century, while also having been exposed to a wide range of other selective constraints across their range. Using data on mean length-­at-­age 4 for the sixteen principal populations over a period of 53 cohorts (1962–2014), we fitted a series of empirical models for temporal and between-p­ opulation variation in the response to changes in sea surface temperature. We find evidence for a unified cross-p­ opulation response in the form of a parabolic function according to which populations in naturally warmer environments have responded more negatively to increasing temperature compared with those in colder locations. Temporal variation in residuals from this function was highly coherent among popul</w:instrText>
        </w:r>
        <w:r w:rsidRPr="00261818">
          <w:rPr>
            <w:lang w:val="fr-FR"/>
          </w:rPr>
          <w:instrText>ations, further suggesting a common response to a large-­scale environmental driver. The synchrony observed in this study system, despite strong differences in harvest and ecological histories among populations and over time, clearly indicates a dominant role of environmental change on size-­at-­age in wild populations, in contrast to commonly reported effects of fishing. This finding has important implications for the management of fisheries as it indicates that a key trait associated with population productivity may be under considerably less short-­term management control than currently assumed. Our study, overall, illustrates the need for a comparative approach within species for inferences concerning the many possible effects on body size of natural and anthropogenic drivers in the wild.","container-title":"Global Change Biology","DOI":"10.1111/gcb.17187","ISSN":"1354-1013, 1365-2486","issue":"3","journalAbbreviation":"Global Change Biology","language":"en","page":"e17187","source":"DOI.org (Crossref)","title":"Coherent long</w:instrText>
        </w:r>
        <w:r w:rsidRPr="00261818">
          <w:rPr>
            <w:rFonts w:ascii="Cambria Math" w:hAnsi="Cambria Math"/>
            <w:lang w:val="fr-FR"/>
          </w:rPr>
          <w:instrText>‐</w:instrText>
        </w:r>
        <w:r w:rsidRPr="00261818">
          <w:rPr>
            <w:lang w:val="fr-FR"/>
          </w:rPr>
          <w:instrText>term body</w:instrText>
        </w:r>
        <w:r w:rsidRPr="00261818">
          <w:rPr>
            <w:rFonts w:ascii="Cambria Math" w:hAnsi="Cambria Math"/>
            <w:lang w:val="fr-FR"/>
          </w:rPr>
          <w:instrText>‐</w:instrText>
        </w:r>
        <w:r w:rsidRPr="00261818">
          <w:rPr>
            <w:lang w:val="fr-FR"/>
          </w:rPr>
          <w:instrText>size responses across all Northwest Atlantic herring populations to warming and environmental change despite contrasting harvest and ecological factors","volume":"30","author":[{"family":"Beaudry</w:instrText>
        </w:r>
        <w:r w:rsidRPr="00261818">
          <w:rPr>
            <w:rFonts w:ascii="Cambria Math" w:hAnsi="Cambria Math"/>
            <w:lang w:val="fr-FR"/>
          </w:rPr>
          <w:instrText>‐</w:instrText>
        </w:r>
        <w:r w:rsidRPr="00261818">
          <w:rPr>
            <w:lang w:val="fr-FR"/>
          </w:rPr>
          <w:instrText>Sylvestre","given":"Manuelle"},{"family":"Beno</w:instrText>
        </w:r>
        <w:r w:rsidRPr="00261818">
          <w:rPr>
            <w:rFonts w:ascii="Aptos" w:hAnsi="Aptos"/>
            <w:lang w:val="fr-FR"/>
          </w:rPr>
          <w:instrText>î</w:instrText>
        </w:r>
        <w:r w:rsidRPr="00261818">
          <w:rPr>
            <w:lang w:val="fr-FR"/>
          </w:rPr>
          <w:instrText xml:space="preserve">t","given":"Hugues P."},{"family":"Hutchings","given":"Jeffrey A."}],"issued":{"date-parts":[["2024",3]]}}}],"schema":"https://github.com/citation-style-language/schema/raw/master/csl-citation.json"} </w:instrText>
        </w:r>
        <w:r w:rsidRPr="00926F2C">
          <w:rPr>
            <w:bCs/>
          </w:rPr>
          <w:fldChar w:fldCharType="separate"/>
        </w:r>
        <w:r w:rsidRPr="005F1E6C">
          <w:rPr>
            <w:rFonts w:ascii="Aptos" w:hAnsi="Aptos" w:cs="Times New Roman"/>
            <w:kern w:val="0"/>
          </w:rPr>
          <w:t>(Becker et al. 2020, Burbank et al. 2023, Beaudry‐Sylvestre et al. 2024)</w:t>
        </w:r>
        <w:r w:rsidRPr="00926F2C">
          <w:rPr>
            <w:bCs/>
          </w:rPr>
          <w:fldChar w:fldCharType="end"/>
        </w:r>
        <w:r w:rsidRPr="005F1E6C">
          <w:rPr>
            <w:bCs/>
          </w:rPr>
          <w:t xml:space="preserve">. </w:t>
        </w:r>
        <w:r w:rsidRPr="00926F2C">
          <w:rPr>
            <w:bCs/>
          </w:rPr>
          <w:t>The characteristics of the population observed in nearshore Casco Bay seines are likely influenced by processes at much larger spatial and temporal scales than captured in this study.</w:t>
        </w:r>
      </w:ins>
    </w:p>
    <w:p w14:paraId="18575F3C" w14:textId="77777777" w:rsidR="006D0DD9" w:rsidRDefault="006D0DD9" w:rsidP="00EA11D9">
      <w:pPr>
        <w:spacing w:after="0" w:line="240" w:lineRule="auto"/>
        <w:rPr>
          <w:ins w:id="1123" w:author="Katie Lankowicz" w:date="2025-10-23T14:20:00Z" w16du:dateUtc="2025-10-23T18:20:00Z"/>
          <w:bCs/>
        </w:rPr>
      </w:pPr>
    </w:p>
    <w:p w14:paraId="2E63BA15" w14:textId="180879D8" w:rsidR="006D0DD9" w:rsidRDefault="006D0DD9" w:rsidP="00EA11D9">
      <w:pPr>
        <w:spacing w:after="0" w:line="240" w:lineRule="auto"/>
        <w:rPr>
          <w:ins w:id="1124" w:author="Katie Lankowicz" w:date="2025-10-23T13:48:00Z" w16du:dateUtc="2025-10-23T17:48:00Z"/>
          <w:bCs/>
        </w:rPr>
      </w:pPr>
      <w:ins w:id="1125" w:author="Katie Lankowicz" w:date="2025-10-23T14:41:00Z" w16du:dateUtc="2025-10-23T18:41:00Z">
        <w:r>
          <w:rPr>
            <w:bCs/>
          </w:rPr>
          <w:t xml:space="preserve">GAMs indicated that </w:t>
        </w:r>
      </w:ins>
      <w:ins w:id="1126" w:author="Katie Lankowicz" w:date="2025-10-23T14:42:00Z" w16du:dateUtc="2025-10-23T18:42:00Z">
        <w:r>
          <w:rPr>
            <w:bCs/>
          </w:rPr>
          <w:t>weekly catch of</w:t>
        </w:r>
      </w:ins>
      <w:ins w:id="1127" w:author="Katie Lankowicz" w:date="2025-10-23T14:41:00Z" w16du:dateUtc="2025-10-23T18:41:00Z">
        <w:r>
          <w:rPr>
            <w:bCs/>
          </w:rPr>
          <w:t xml:space="preserve"> both herring and silversides</w:t>
        </w:r>
      </w:ins>
      <w:ins w:id="1128" w:author="Katie Lankowicz" w:date="2025-10-23T14:43:00Z" w16du:dateUtc="2025-10-23T18:43:00Z">
        <w:r>
          <w:rPr>
            <w:bCs/>
          </w:rPr>
          <w:t xml:space="preserve"> was affected by the interaction of week and surface temperature. </w:t>
        </w:r>
      </w:ins>
      <w:ins w:id="1129" w:author="Katie Lankowicz" w:date="2025-10-23T14:44:00Z" w16du:dateUtc="2025-10-23T18:44:00Z">
        <w:r>
          <w:rPr>
            <w:bCs/>
          </w:rPr>
          <w:t>Early</w:t>
        </w:r>
      </w:ins>
      <w:ins w:id="1130" w:author="Katie Lankowicz" w:date="2025-10-23T14:43:00Z" w16du:dateUtc="2025-10-23T18:43:00Z">
        <w:r w:rsidRPr="00926F2C">
          <w:rPr>
            <w:bCs/>
          </w:rPr>
          <w:t xml:space="preserve"> weeks and cooler temperatures </w:t>
        </w:r>
      </w:ins>
      <w:ins w:id="1131" w:author="Katie Lankowicz" w:date="2025-10-23T14:44:00Z" w16du:dateUtc="2025-10-23T18:44:00Z">
        <w:r>
          <w:rPr>
            <w:bCs/>
          </w:rPr>
          <w:t xml:space="preserve">had a strong positive effect </w:t>
        </w:r>
      </w:ins>
      <w:ins w:id="1132" w:author="Katie Lankowicz" w:date="2025-10-23T14:43:00Z" w16du:dateUtc="2025-10-23T18:43:00Z">
        <w:r w:rsidRPr="00926F2C">
          <w:rPr>
            <w:bCs/>
          </w:rPr>
          <w:t>on herring abundance, but</w:t>
        </w:r>
      </w:ins>
      <w:ins w:id="1133" w:author="Katie Lankowicz" w:date="2025-10-23T14:44:00Z" w16du:dateUtc="2025-10-23T18:44:00Z">
        <w:r>
          <w:rPr>
            <w:bCs/>
          </w:rPr>
          <w:t xml:space="preserve"> the same conditions had</w:t>
        </w:r>
      </w:ins>
      <w:ins w:id="1134" w:author="Katie Lankowicz" w:date="2025-10-23T14:43:00Z" w16du:dateUtc="2025-10-23T18:43:00Z">
        <w:r w:rsidRPr="00926F2C">
          <w:rPr>
            <w:bCs/>
          </w:rPr>
          <w:t xml:space="preserve"> a strong negative effect on silverside abundance.</w:t>
        </w:r>
      </w:ins>
      <w:ins w:id="1135" w:author="Katie Lankowicz" w:date="2025-10-23T14:45:00Z" w16du:dateUtc="2025-10-23T18:45:00Z">
        <w:r>
          <w:rPr>
            <w:bCs/>
          </w:rPr>
          <w:t xml:space="preserve"> Patterns of interannual variation were also different between species. </w:t>
        </w:r>
      </w:ins>
      <w:ins w:id="1136" w:author="Katie Lankowicz" w:date="2025-10-23T14:48:00Z" w16du:dateUtc="2025-10-23T18:48:00Z">
        <w:r>
          <w:rPr>
            <w:bCs/>
          </w:rPr>
          <w:t xml:space="preserve">Compared to 2014, silverside </w:t>
        </w:r>
      </w:ins>
      <w:ins w:id="1137" w:author="Katie Lankowicz" w:date="2025-10-23T14:51:00Z" w16du:dateUtc="2025-10-23T18:51:00Z">
        <w:r>
          <w:rPr>
            <w:bCs/>
          </w:rPr>
          <w:t>catch</w:t>
        </w:r>
      </w:ins>
      <w:ins w:id="1138" w:author="Katie Lankowicz" w:date="2025-10-23T14:48:00Z" w16du:dateUtc="2025-10-23T18:48:00Z">
        <w:r>
          <w:rPr>
            <w:bCs/>
          </w:rPr>
          <w:t xml:space="preserve"> in every year but 2015 was significantly elevated. </w:t>
        </w:r>
      </w:ins>
      <w:ins w:id="1139" w:author="Katie Lankowicz" w:date="2025-10-23T14:49:00Z" w16du:dateUtc="2025-10-23T18:49:00Z">
        <w:r>
          <w:rPr>
            <w:bCs/>
          </w:rPr>
          <w:t xml:space="preserve">The strongest positive effect was for 2020, which was also the year with the highest recorded average summer temperature anomaly. </w:t>
        </w:r>
      </w:ins>
      <w:ins w:id="1140" w:author="Katie Lankowicz" w:date="2025-10-23T14:50:00Z" w16du:dateUtc="2025-10-23T18:50:00Z">
        <w:r>
          <w:rPr>
            <w:bCs/>
          </w:rPr>
          <w:t xml:space="preserve">The effect of year on herring catch was more variable. </w:t>
        </w:r>
      </w:ins>
      <w:ins w:id="1141" w:author="Katie Lankowicz" w:date="2025-10-23T14:51:00Z" w16du:dateUtc="2025-10-23T18:51:00Z">
        <w:r>
          <w:rPr>
            <w:bCs/>
          </w:rPr>
          <w:t xml:space="preserve">Compared to 2014, herring catch was significantly lower in all years except 2017 and 2020. </w:t>
        </w:r>
      </w:ins>
      <w:ins w:id="1142" w:author="Katie Lankowicz" w:date="2025-10-23T14:46:00Z" w16du:dateUtc="2025-10-23T18:46:00Z">
        <w:r w:rsidRPr="00926F2C">
          <w:rPr>
            <w:bCs/>
          </w:rPr>
          <w:t xml:space="preserve">The strongest negative effect was for 2023, which had the lowest mean herring catch per unit effort. Herring were caught in only </w:t>
        </w:r>
        <w:r>
          <w:rPr>
            <w:bCs/>
          </w:rPr>
          <w:t xml:space="preserve">the first week of sampling in this year. This low catch may be more reflective of a timing mismatch than a true decrease in abundance; sampling started later than usual and anecdotal observations indicated that herring had already left </w:t>
        </w:r>
      </w:ins>
      <w:ins w:id="1143" w:author="Katie Lankowicz" w:date="2025-10-23T14:52:00Z" w16du:dateUtc="2025-10-23T18:52:00Z">
        <w:r>
          <w:rPr>
            <w:bCs/>
          </w:rPr>
          <w:t xml:space="preserve">the nearshore region </w:t>
        </w:r>
      </w:ins>
      <w:ins w:id="1144" w:author="Katie Lankowicz" w:date="2025-10-23T14:46:00Z" w16du:dateUtc="2025-10-23T18:46:00Z">
        <w:r>
          <w:rPr>
            <w:bCs/>
          </w:rPr>
          <w:t>before the first seine operations were conducted</w:t>
        </w:r>
      </w:ins>
      <w:ins w:id="1145" w:author="Katie Lankowicz" w:date="2025-10-23T14:52:00Z" w16du:dateUtc="2025-10-23T18:52:00Z">
        <w:r>
          <w:rPr>
            <w:bCs/>
          </w:rPr>
          <w:t xml:space="preserve"> (Z. Whitener, pers. comm.)</w:t>
        </w:r>
      </w:ins>
      <w:ins w:id="1146" w:author="Katie Lankowicz" w:date="2025-10-23T14:46:00Z" w16du:dateUtc="2025-10-23T18:46:00Z">
        <w:r w:rsidRPr="00926F2C">
          <w:rPr>
            <w:bCs/>
          </w:rPr>
          <w:t>.</w:t>
        </w:r>
      </w:ins>
      <w:ins w:id="1147" w:author="Katie Lankowicz" w:date="2025-10-23T14:56:00Z" w16du:dateUtc="2025-10-23T18:56:00Z">
        <w:r>
          <w:rPr>
            <w:bCs/>
          </w:rPr>
          <w:t xml:space="preserve"> The statistical similarity of catch between the anomalously cool 2014 and anomalously warm 2020 is again indicative of other processes not well-captured by this survey design affecting herring dynamics.</w:t>
        </w:r>
      </w:ins>
    </w:p>
    <w:p w14:paraId="6F6CAF02" w14:textId="77777777" w:rsidR="00EA11D9" w:rsidRDefault="00EA11D9" w:rsidP="00EA11D9">
      <w:pPr>
        <w:spacing w:after="0" w:line="240" w:lineRule="auto"/>
        <w:rPr>
          <w:ins w:id="1148" w:author="Katie Lankowicz" w:date="2025-10-23T13:48:00Z" w16du:dateUtc="2025-10-23T17:48:00Z"/>
          <w:bCs/>
        </w:rPr>
      </w:pPr>
    </w:p>
    <w:moveToRangeEnd w:id="1065"/>
    <w:p w14:paraId="75FE7C7E" w14:textId="5AA628D0" w:rsidR="006B69A7" w:rsidRPr="00926F2C" w:rsidDel="007500E3" w:rsidRDefault="004313EB" w:rsidP="00206E53">
      <w:pPr>
        <w:spacing w:after="0" w:line="240" w:lineRule="auto"/>
        <w:rPr>
          <w:del w:id="1149" w:author="Katie Lankowicz" w:date="2025-10-22T17:02:00Z" w16du:dateUtc="2025-10-22T21:02:00Z"/>
          <w:bCs/>
        </w:rPr>
      </w:pPr>
      <w:r w:rsidRPr="00545060">
        <w:rPr>
          <w:bCs/>
        </w:rPr>
        <w:t>There was a clear seasonal progression to community structure</w:t>
      </w:r>
      <w:r w:rsidR="00C928BF" w:rsidRPr="00545060">
        <w:rPr>
          <w:bCs/>
        </w:rPr>
        <w:t>, which is closely tied to the relative abundances of the</w:t>
      </w:r>
      <w:del w:id="1150" w:author="Katie Lankowicz" w:date="2025-10-23T14:56:00Z" w16du:dateUtc="2025-10-23T18:56:00Z">
        <w:r w:rsidR="00C928BF" w:rsidRPr="00545060" w:rsidDel="006D0DD9">
          <w:rPr>
            <w:bCs/>
          </w:rPr>
          <w:delText>se</w:delText>
        </w:r>
      </w:del>
      <w:r w:rsidR="00C928BF" w:rsidRPr="00545060">
        <w:rPr>
          <w:bCs/>
        </w:rPr>
        <w:t xml:space="preserve"> focal species</w:t>
      </w:r>
      <w:r w:rsidRPr="00545060">
        <w:rPr>
          <w:bCs/>
        </w:rPr>
        <w:t>.</w:t>
      </w:r>
      <w:r w:rsidR="00C928BF" w:rsidRPr="00545060">
        <w:rPr>
          <w:bCs/>
        </w:rPr>
        <w:t xml:space="preserve"> </w:t>
      </w:r>
      <w:r w:rsidRPr="00545060">
        <w:rPr>
          <w:bCs/>
        </w:rPr>
        <w:t xml:space="preserve">Most sites in the early summer period </w:t>
      </w:r>
      <w:r w:rsidR="00C928BF" w:rsidRPr="00545060">
        <w:rPr>
          <w:bCs/>
        </w:rPr>
        <w:t xml:space="preserve">(weeks 24-28) </w:t>
      </w:r>
      <w:r w:rsidRPr="00545060">
        <w:rPr>
          <w:bCs/>
        </w:rPr>
        <w:t>were best described by high herring catches and relatively low catches of other species.</w:t>
      </w:r>
      <w:r w:rsidR="00EE0F15" w:rsidRPr="00926F2C">
        <w:rPr>
          <w:bCs/>
        </w:rPr>
        <w:t xml:space="preserve"> </w:t>
      </w:r>
    </w:p>
    <w:p w14:paraId="470BBBE2" w14:textId="77777777" w:rsidR="006B69A7" w:rsidRPr="00926F2C" w:rsidDel="007500E3" w:rsidRDefault="006B69A7" w:rsidP="00206E53">
      <w:pPr>
        <w:spacing w:after="0" w:line="240" w:lineRule="auto"/>
        <w:rPr>
          <w:del w:id="1151" w:author="Katie Lankowicz" w:date="2025-10-22T17:02:00Z" w16du:dateUtc="2025-10-22T21:02:00Z"/>
          <w:bCs/>
        </w:rPr>
      </w:pPr>
    </w:p>
    <w:p w14:paraId="5CC208FB" w14:textId="3062768D" w:rsidR="004B3608" w:rsidRPr="00926F2C" w:rsidRDefault="00C928BF" w:rsidP="006D0DD9">
      <w:pPr>
        <w:spacing w:after="0" w:line="240" w:lineRule="auto"/>
        <w:rPr>
          <w:bCs/>
        </w:rPr>
      </w:pPr>
      <w:del w:id="1152" w:author="Katie Lankowicz" w:date="2025-10-23T14:43:00Z" w16du:dateUtc="2025-10-23T18:43:00Z">
        <w:r w:rsidRPr="00926F2C" w:rsidDel="006D0DD9">
          <w:rPr>
            <w:bCs/>
          </w:rPr>
          <w:delText>Similarly, GAMs indicated a strong positive effect of both early weeks and cooler temperatures on herring abundance, but a strong negative effect for the same conditions on silverside abundance.</w:delText>
        </w:r>
        <w:r w:rsidR="004313EB" w:rsidRPr="00926F2C" w:rsidDel="006D0DD9">
          <w:rPr>
            <w:bCs/>
          </w:rPr>
          <w:delText xml:space="preserve"> </w:delText>
        </w:r>
      </w:del>
      <w:r w:rsidRPr="00926F2C">
        <w:rPr>
          <w:bCs/>
        </w:rPr>
        <w:t xml:space="preserve">The </w:t>
      </w:r>
      <w:r w:rsidR="00926F2C" w:rsidRPr="00926F2C">
        <w:rPr>
          <w:bCs/>
        </w:rPr>
        <w:t>mid-summer</w:t>
      </w:r>
      <w:r w:rsidRPr="00926F2C">
        <w:rPr>
          <w:bCs/>
        </w:rPr>
        <w:t xml:space="preserve"> period (weeks 29-33) </w:t>
      </w:r>
      <w:ins w:id="1153" w:author="Katie Lankowicz" w:date="2025-10-23T14:10:00Z" w16du:dateUtc="2025-10-23T18:10:00Z">
        <w:r w:rsidR="00503E49">
          <w:rPr>
            <w:bCs/>
          </w:rPr>
          <w:t>wa</w:t>
        </w:r>
      </w:ins>
      <w:del w:id="1154" w:author="Katie Lankowicz" w:date="2025-10-23T14:10:00Z" w16du:dateUtc="2025-10-23T18:10:00Z">
        <w:r w:rsidRPr="00926F2C" w:rsidDel="00503E49">
          <w:rPr>
            <w:bCs/>
          </w:rPr>
          <w:delText>i</w:delText>
        </w:r>
      </w:del>
      <w:r w:rsidRPr="00926F2C">
        <w:rPr>
          <w:bCs/>
        </w:rPr>
        <w:t>s a transitional period</w:t>
      </w:r>
      <w:ins w:id="1155" w:author="Katie Lankowicz" w:date="2025-10-23T14:08:00Z" w16du:dateUtc="2025-10-23T18:08:00Z">
        <w:r w:rsidR="00EA11D9">
          <w:rPr>
            <w:bCs/>
          </w:rPr>
          <w:t>.</w:t>
        </w:r>
      </w:ins>
      <w:del w:id="1156" w:author="Katie Lankowicz" w:date="2025-10-23T14:08:00Z" w16du:dateUtc="2025-10-23T18:08:00Z">
        <w:r w:rsidRPr="00926F2C" w:rsidDel="00EA11D9">
          <w:rPr>
            <w:bCs/>
          </w:rPr>
          <w:delText>, where</w:delText>
        </w:r>
      </w:del>
      <w:r w:rsidRPr="00926F2C">
        <w:rPr>
          <w:bCs/>
        </w:rPr>
        <w:t xml:space="preserve"> </w:t>
      </w:r>
      <w:ins w:id="1157" w:author="Katie Lankowicz" w:date="2025-10-23T14:08:00Z" w16du:dateUtc="2025-10-23T18:08:00Z">
        <w:r w:rsidR="00EA11D9">
          <w:rPr>
            <w:bCs/>
          </w:rPr>
          <w:t>T</w:t>
        </w:r>
      </w:ins>
      <w:del w:id="1158" w:author="Katie Lankowicz" w:date="2025-10-23T14:08:00Z" w16du:dateUtc="2025-10-23T18:08:00Z">
        <w:r w:rsidRPr="00926F2C" w:rsidDel="00EA11D9">
          <w:rPr>
            <w:bCs/>
          </w:rPr>
          <w:delText>t</w:delText>
        </w:r>
      </w:del>
      <w:r w:rsidRPr="00926F2C">
        <w:rPr>
          <w:bCs/>
        </w:rPr>
        <w:t xml:space="preserve">emperatures </w:t>
      </w:r>
      <w:del w:id="1159" w:author="Katie Lankowicz" w:date="2025-10-23T14:08:00Z" w16du:dateUtc="2025-10-23T18:08:00Z">
        <w:r w:rsidRPr="00926F2C" w:rsidDel="00EA11D9">
          <w:rPr>
            <w:bCs/>
          </w:rPr>
          <w:delText xml:space="preserve">rapidly </w:delText>
        </w:r>
      </w:del>
      <w:r w:rsidRPr="00926F2C">
        <w:rPr>
          <w:bCs/>
        </w:rPr>
        <w:t>increase</w:t>
      </w:r>
      <w:ins w:id="1160" w:author="Katie Lankowicz" w:date="2025-10-23T14:08:00Z" w16du:dateUtc="2025-10-23T18:08:00Z">
        <w:r w:rsidR="00EA11D9">
          <w:rPr>
            <w:bCs/>
          </w:rPr>
          <w:t>d</w:t>
        </w:r>
      </w:ins>
      <w:ins w:id="1161" w:author="Katie Lankowicz" w:date="2025-10-23T14:09:00Z" w16du:dateUtc="2025-10-23T18:09:00Z">
        <w:r w:rsidR="00EA11D9">
          <w:rPr>
            <w:bCs/>
          </w:rPr>
          <w:t>,</w:t>
        </w:r>
      </w:ins>
      <w:r w:rsidRPr="00926F2C">
        <w:rPr>
          <w:bCs/>
        </w:rPr>
        <w:t xml:space="preserve"> and community </w:t>
      </w:r>
      <w:del w:id="1162" w:author="Katie Lankowicz" w:date="2025-10-23T14:00:00Z" w16du:dateUtc="2025-10-23T18:00:00Z">
        <w:r w:rsidRPr="00926F2C" w:rsidDel="00EA11D9">
          <w:rPr>
            <w:bCs/>
          </w:rPr>
          <w:delText xml:space="preserve">assemblage </w:delText>
        </w:r>
      </w:del>
      <w:ins w:id="1163" w:author="Katie Lankowicz" w:date="2025-10-23T14:00:00Z" w16du:dateUtc="2025-10-23T18:00:00Z">
        <w:r w:rsidR="00EA11D9">
          <w:rPr>
            <w:bCs/>
          </w:rPr>
          <w:t>structure</w:t>
        </w:r>
        <w:r w:rsidR="00EA11D9" w:rsidRPr="00926F2C">
          <w:rPr>
            <w:bCs/>
          </w:rPr>
          <w:t xml:space="preserve"> </w:t>
        </w:r>
      </w:ins>
      <w:r w:rsidRPr="00926F2C">
        <w:rPr>
          <w:bCs/>
        </w:rPr>
        <w:t>shift</w:t>
      </w:r>
      <w:ins w:id="1164" w:author="Katie Lankowicz" w:date="2025-10-23T14:08:00Z" w16du:dateUtc="2025-10-23T18:08:00Z">
        <w:r w:rsidR="00EA11D9">
          <w:rPr>
            <w:bCs/>
          </w:rPr>
          <w:t>ed</w:t>
        </w:r>
      </w:ins>
      <w:del w:id="1165" w:author="Katie Lankowicz" w:date="2025-10-23T14:08:00Z" w16du:dateUtc="2025-10-23T18:08:00Z">
        <w:r w:rsidRPr="00926F2C" w:rsidDel="00EA11D9">
          <w:rPr>
            <w:bCs/>
          </w:rPr>
          <w:delText>s</w:delText>
        </w:r>
      </w:del>
      <w:r w:rsidRPr="00926F2C">
        <w:rPr>
          <w:bCs/>
        </w:rPr>
        <w:t xml:space="preserve"> to generally be more silverside-dominated as YOY silverside recruit</w:t>
      </w:r>
      <w:ins w:id="1166" w:author="Katie Lankowicz" w:date="2025-10-23T14:08:00Z" w16du:dateUtc="2025-10-23T18:08:00Z">
        <w:r w:rsidR="00EA11D9">
          <w:rPr>
            <w:bCs/>
          </w:rPr>
          <w:t>ed</w:t>
        </w:r>
      </w:ins>
      <w:r w:rsidRPr="00926F2C">
        <w:rPr>
          <w:bCs/>
        </w:rPr>
        <w:t xml:space="preserve"> to the seine and herring le</w:t>
      </w:r>
      <w:del w:id="1167" w:author="Katie Lankowicz" w:date="2025-10-23T14:09:00Z" w16du:dateUtc="2025-10-23T18:09:00Z">
        <w:r w:rsidRPr="00926F2C" w:rsidDel="00EA11D9">
          <w:rPr>
            <w:bCs/>
          </w:rPr>
          <w:delText>a</w:delText>
        </w:r>
      </w:del>
      <w:ins w:id="1168" w:author="Katie Lankowicz" w:date="2025-10-23T14:08:00Z" w16du:dateUtc="2025-10-23T18:08:00Z">
        <w:r w:rsidR="00EA11D9">
          <w:rPr>
            <w:bCs/>
          </w:rPr>
          <w:t>ft</w:t>
        </w:r>
      </w:ins>
      <w:del w:id="1169" w:author="Katie Lankowicz" w:date="2025-10-23T14:08:00Z" w16du:dateUtc="2025-10-23T18:08:00Z">
        <w:r w:rsidRPr="00926F2C" w:rsidDel="00EA11D9">
          <w:rPr>
            <w:bCs/>
          </w:rPr>
          <w:delText>ve</w:delText>
        </w:r>
      </w:del>
      <w:r w:rsidRPr="00926F2C">
        <w:rPr>
          <w:bCs/>
        </w:rPr>
        <w:t xml:space="preserve"> the nearshore area</w:t>
      </w:r>
      <w:r w:rsidR="005F1E6C">
        <w:rPr>
          <w:bCs/>
        </w:rPr>
        <w:t xml:space="preserve">. </w:t>
      </w:r>
      <w:moveToRangeStart w:id="1170" w:author="Katie Lankowicz" w:date="2025-10-23T14:10:00Z" w:name="move212121026"/>
      <w:moveTo w:id="1171" w:author="Katie Lankowicz" w:date="2025-10-23T14:10:00Z" w16du:dateUtc="2025-10-23T18:10:00Z">
        <w:r w:rsidR="00EA11D9" w:rsidRPr="00926F2C">
          <w:rPr>
            <w:bCs/>
          </w:rPr>
          <w:t xml:space="preserve">This </w:t>
        </w:r>
        <w:del w:id="1172" w:author="Katie Lankowicz" w:date="2025-10-23T14:10:00Z" w16du:dateUtc="2025-10-23T18:10:00Z">
          <w:r w:rsidR="00EA11D9" w:rsidRPr="00926F2C" w:rsidDel="00EA11D9">
            <w:rPr>
              <w:bCs/>
            </w:rPr>
            <w:delText>is especially true of</w:delText>
          </w:r>
        </w:del>
      </w:moveTo>
      <w:ins w:id="1173" w:author="Katie Lankowicz" w:date="2025-10-23T14:10:00Z" w16du:dateUtc="2025-10-23T18:10:00Z">
        <w:r w:rsidR="00EA11D9">
          <w:rPr>
            <w:bCs/>
          </w:rPr>
          <w:t>pattern was most noticeable for</w:t>
        </w:r>
      </w:ins>
      <w:moveTo w:id="1174" w:author="Katie Lankowicz" w:date="2025-10-23T14:10:00Z" w16du:dateUtc="2025-10-23T18:10:00Z">
        <w:r w:rsidR="00EA11D9" w:rsidRPr="00926F2C">
          <w:rPr>
            <w:bCs/>
          </w:rPr>
          <w:t xml:space="preserve"> sites in and around the Presumpscot River estuary, which are typically warmer than the sites with less freshwater influence. </w:t>
        </w:r>
      </w:moveTo>
      <w:moveToRangeEnd w:id="1170"/>
      <w:del w:id="1175" w:author="Katie Lankowicz" w:date="2025-10-23T14:57:00Z" w16du:dateUtc="2025-10-23T18:57:00Z">
        <w:r w:rsidR="005F1E6C" w:rsidDel="006D0DD9">
          <w:rPr>
            <w:bCs/>
          </w:rPr>
          <w:delText>N</w:delText>
        </w:r>
        <w:r w:rsidR="007B4A28" w:rsidDel="006D0DD9">
          <w:rPr>
            <w:bCs/>
          </w:rPr>
          <w:delText xml:space="preserve">ote that we have no information on </w:delText>
        </w:r>
      </w:del>
      <w:del w:id="1176" w:author="Katie Lankowicz" w:date="2025-10-23T14:11:00Z" w16du:dateUtc="2025-10-23T18:11:00Z">
        <w:r w:rsidR="007B4A28" w:rsidDel="00503E49">
          <w:rPr>
            <w:bCs/>
          </w:rPr>
          <w:delText>how far or deep</w:delText>
        </w:r>
      </w:del>
      <w:del w:id="1177" w:author="Katie Lankowicz" w:date="2025-10-23T14:57:00Z" w16du:dateUtc="2025-10-23T18:57:00Z">
        <w:r w:rsidR="007B4A28" w:rsidDel="006D0DD9">
          <w:rPr>
            <w:bCs/>
          </w:rPr>
          <w:delText xml:space="preserve"> juvenile herring </w:delText>
        </w:r>
      </w:del>
      <w:del w:id="1178" w:author="Katie Lankowicz" w:date="2025-10-23T14:11:00Z" w16du:dateUtc="2025-10-23T18:11:00Z">
        <w:r w:rsidR="007B4A28" w:rsidDel="00503E49">
          <w:rPr>
            <w:bCs/>
          </w:rPr>
          <w:delText xml:space="preserve">go when </w:delText>
        </w:r>
      </w:del>
      <w:del w:id="1179" w:author="Katie Lankowicz" w:date="2025-10-23T14:00:00Z" w16du:dateUtc="2025-10-23T18:00:00Z">
        <w:r w:rsidR="007B4A28" w:rsidDel="00EA11D9">
          <w:rPr>
            <w:bCs/>
          </w:rPr>
          <w:delText xml:space="preserve">then </w:delText>
        </w:r>
      </w:del>
      <w:del w:id="1180" w:author="Katie Lankowicz" w:date="2025-10-23T14:11:00Z" w16du:dateUtc="2025-10-23T18:11:00Z">
        <w:r w:rsidR="007B4A28" w:rsidDel="00503E49">
          <w:rPr>
            <w:bCs/>
          </w:rPr>
          <w:delText>leave</w:delText>
        </w:r>
      </w:del>
      <w:del w:id="1181" w:author="Katie Lankowicz" w:date="2025-10-23T14:57:00Z" w16du:dateUtc="2025-10-23T18:57:00Z">
        <w:r w:rsidR="007B4A28" w:rsidDel="006D0DD9">
          <w:rPr>
            <w:bCs/>
          </w:rPr>
          <w:delText xml:space="preserve"> the reach of </w:delText>
        </w:r>
      </w:del>
      <w:del w:id="1182" w:author="Katie Lankowicz" w:date="2025-10-23T14:09:00Z" w16du:dateUtc="2025-10-23T18:09:00Z">
        <w:r w:rsidR="007B4A28" w:rsidDel="00EA11D9">
          <w:rPr>
            <w:bCs/>
          </w:rPr>
          <w:delText xml:space="preserve">our </w:delText>
        </w:r>
      </w:del>
      <w:del w:id="1183" w:author="Katie Lankowicz" w:date="2025-10-23T14:57:00Z" w16du:dateUtc="2025-10-23T18:57:00Z">
        <w:r w:rsidR="007B4A28" w:rsidDel="006D0DD9">
          <w:rPr>
            <w:bCs/>
          </w:rPr>
          <w:delText>beach seine</w:delText>
        </w:r>
      </w:del>
      <w:del w:id="1184" w:author="Katie Lankowicz" w:date="2025-10-23T14:13:00Z" w16du:dateUtc="2025-10-23T18:13:00Z">
        <w:r w:rsidR="005F1E6C" w:rsidDel="00503E49">
          <w:rPr>
            <w:bCs/>
          </w:rPr>
          <w:delText>, though</w:delText>
        </w:r>
      </w:del>
      <w:del w:id="1185" w:author="Katie Lankowicz" w:date="2025-10-23T14:57:00Z" w16du:dateUtc="2025-10-23T18:57:00Z">
        <w:r w:rsidR="005F1E6C" w:rsidDel="006D0DD9">
          <w:rPr>
            <w:bCs/>
          </w:rPr>
          <w:delText xml:space="preserve"> </w:delText>
        </w:r>
      </w:del>
      <w:del w:id="1186" w:author="Katie Lankowicz" w:date="2025-10-23T14:13:00Z" w16du:dateUtc="2025-10-23T18:13:00Z">
        <w:r w:rsidR="005F1E6C" w:rsidDel="00503E49">
          <w:rPr>
            <w:bCs/>
          </w:rPr>
          <w:delText>c</w:delText>
        </w:r>
      </w:del>
      <w:del w:id="1187" w:author="Katie Lankowicz" w:date="2025-10-23T14:57:00Z" w16du:dateUtc="2025-10-23T18:57:00Z">
        <w:r w:rsidR="005F1E6C" w:rsidDel="006D0DD9">
          <w:rPr>
            <w:bCs/>
          </w:rPr>
          <w:delText>oncurrent collection of environmental DNA (eDNA) samples may shed light on fine-scale herring spatiotemporal distributions</w:delText>
        </w:r>
        <w:r w:rsidR="002A6DA8" w:rsidDel="006D0DD9">
          <w:rPr>
            <w:bCs/>
          </w:rPr>
          <w:delText>.</w:delText>
        </w:r>
        <w:r w:rsidRPr="00926F2C" w:rsidDel="006D0DD9">
          <w:rPr>
            <w:bCs/>
          </w:rPr>
          <w:delText xml:space="preserve"> </w:delText>
        </w:r>
      </w:del>
      <w:moveFromRangeStart w:id="1188" w:author="Katie Lankowicz" w:date="2025-10-23T14:10:00Z" w:name="move212121026"/>
      <w:moveFrom w:id="1189" w:author="Katie Lankowicz" w:date="2025-10-23T14:10:00Z" w16du:dateUtc="2025-10-23T18:10:00Z">
        <w:r w:rsidRPr="00926F2C" w:rsidDel="00EA11D9">
          <w:rPr>
            <w:bCs/>
          </w:rPr>
          <w:t xml:space="preserve">This is especially true of sites in and around the Presumpscot River estuary, which are typically warmer than the sites with less freshwater influence. </w:t>
        </w:r>
      </w:moveFrom>
      <w:moveFromRangeEnd w:id="1188"/>
      <w:r w:rsidRPr="00926F2C">
        <w:rPr>
          <w:bCs/>
        </w:rPr>
        <w:t xml:space="preserve">The late summer period (weeks 34-39) had a strong negative effect on herring regardless of temperature. Though there was generally a strong positive effect on silverside abundance in this period, this effect was weakened when surface temperatures exceeded 20°C. </w:t>
      </w:r>
      <w:ins w:id="1190" w:author="Katie Lankowicz" w:date="2025-10-23T14:57:00Z" w16du:dateUtc="2025-10-23T18:57:00Z">
        <w:r w:rsidR="006D0DD9">
          <w:rPr>
            <w:bCs/>
          </w:rPr>
          <w:t xml:space="preserve">These results should not be interpreted as herring completely leaving Casco </w:t>
        </w:r>
      </w:ins>
      <w:ins w:id="1191" w:author="Katie Lankowicz" w:date="2025-10-23T14:58:00Z" w16du:dateUtc="2025-10-23T18:58:00Z">
        <w:r w:rsidR="006D0DD9">
          <w:rPr>
            <w:bCs/>
          </w:rPr>
          <w:t>Bay in later weeks.</w:t>
        </w:r>
      </w:ins>
      <w:ins w:id="1192" w:author="Katie Lankowicz" w:date="2025-10-23T14:57:00Z" w16du:dateUtc="2025-10-23T18:57:00Z">
        <w:r w:rsidR="006D0DD9">
          <w:rPr>
            <w:bCs/>
          </w:rPr>
          <w:t xml:space="preserve"> </w:t>
        </w:r>
      </w:ins>
      <w:ins w:id="1193" w:author="Katie Lankowicz" w:date="2025-10-23T14:58:00Z" w16du:dateUtc="2025-10-23T18:58:00Z">
        <w:r w:rsidR="006D0DD9">
          <w:rPr>
            <w:bCs/>
          </w:rPr>
          <w:t>W</w:t>
        </w:r>
      </w:ins>
      <w:ins w:id="1194" w:author="Katie Lankowicz" w:date="2025-10-23T14:57:00Z" w16du:dateUtc="2025-10-23T18:57:00Z">
        <w:r w:rsidR="006D0DD9">
          <w:rPr>
            <w:bCs/>
          </w:rPr>
          <w:t xml:space="preserve">e have no information on </w:t>
        </w:r>
      </w:ins>
      <w:ins w:id="1195" w:author="Katie Lankowicz" w:date="2025-10-23T14:58:00Z" w16du:dateUtc="2025-10-23T18:58:00Z">
        <w:r w:rsidR="006D0DD9">
          <w:rPr>
            <w:bCs/>
          </w:rPr>
          <w:t>fish spatial</w:t>
        </w:r>
      </w:ins>
      <w:ins w:id="1196" w:author="Katie Lankowicz" w:date="2025-10-23T14:57:00Z" w16du:dateUtc="2025-10-23T18:57:00Z">
        <w:r w:rsidR="006D0DD9">
          <w:rPr>
            <w:bCs/>
          </w:rPr>
          <w:t xml:space="preserve"> distribution</w:t>
        </w:r>
      </w:ins>
      <w:ins w:id="1197" w:author="Katie Lankowicz" w:date="2025-10-23T14:58:00Z" w16du:dateUtc="2025-10-23T18:58:00Z">
        <w:r w:rsidR="006D0DD9">
          <w:rPr>
            <w:bCs/>
          </w:rPr>
          <w:t>s</w:t>
        </w:r>
      </w:ins>
      <w:ins w:id="1198" w:author="Katie Lankowicz" w:date="2025-10-23T14:57:00Z" w16du:dateUtc="2025-10-23T18:57:00Z">
        <w:r w:rsidR="006D0DD9">
          <w:rPr>
            <w:bCs/>
          </w:rPr>
          <w:t xml:space="preserve"> beyond the relatively limited reach of the beach seine. </w:t>
        </w:r>
      </w:ins>
      <w:ins w:id="1199" w:author="Katie Lankowicz" w:date="2025-10-23T14:58:00Z" w16du:dateUtc="2025-10-23T18:58:00Z">
        <w:r w:rsidR="006D0DD9">
          <w:rPr>
            <w:bCs/>
          </w:rPr>
          <w:t>Herring</w:t>
        </w:r>
      </w:ins>
      <w:ins w:id="1200" w:author="Katie Lankowicz" w:date="2025-10-23T14:57:00Z" w16du:dateUtc="2025-10-23T18:57:00Z">
        <w:r w:rsidR="006D0DD9">
          <w:rPr>
            <w:bCs/>
          </w:rPr>
          <w:t xml:space="preserve"> may remain within Casco Bay, but use areas deeper </w:t>
        </w:r>
      </w:ins>
      <w:ins w:id="1201" w:author="Katie Lankowicz" w:date="2025-10-23T14:58:00Z" w16du:dateUtc="2025-10-23T18:58:00Z">
        <w:r w:rsidR="006D0DD9">
          <w:rPr>
            <w:bCs/>
          </w:rPr>
          <w:t xml:space="preserve">or further offshore </w:t>
        </w:r>
      </w:ins>
      <w:ins w:id="1202" w:author="Katie Lankowicz" w:date="2025-10-23T14:57:00Z" w16du:dateUtc="2025-10-23T18:57:00Z">
        <w:r w:rsidR="006D0DD9">
          <w:rPr>
            <w:bCs/>
          </w:rPr>
          <w:t>than the maximum sampling range of beach seines. Concurrent collection of environmental DNA (eDNA) samples may shed light on fine-scale herring spatiotemporal distributions.</w:t>
        </w:r>
        <w:r w:rsidR="006D0DD9" w:rsidRPr="00926F2C">
          <w:rPr>
            <w:bCs/>
          </w:rPr>
          <w:t xml:space="preserve"> </w:t>
        </w:r>
      </w:ins>
    </w:p>
    <w:p w14:paraId="02B9BF0D" w14:textId="77777777" w:rsidR="00C928BF" w:rsidRPr="00926F2C" w:rsidRDefault="00C928BF" w:rsidP="00206E53">
      <w:pPr>
        <w:spacing w:after="0" w:line="240" w:lineRule="auto"/>
        <w:rPr>
          <w:bCs/>
        </w:rPr>
      </w:pPr>
    </w:p>
    <w:p w14:paraId="75C027A0" w14:textId="371D27D2" w:rsidR="00C928BF" w:rsidRPr="00926F2C" w:rsidRDefault="00C928BF" w:rsidP="00206E53">
      <w:pPr>
        <w:spacing w:after="0" w:line="240" w:lineRule="auto"/>
        <w:rPr>
          <w:bCs/>
        </w:rPr>
      </w:pPr>
      <w:r w:rsidRPr="00926F2C">
        <w:rPr>
          <w:bCs/>
        </w:rPr>
        <w:t xml:space="preserve">The </w:t>
      </w:r>
      <w:del w:id="1203" w:author="Katie Lankowicz" w:date="2025-10-23T14:59:00Z" w16du:dateUtc="2025-10-23T18:59:00Z">
        <w:r w:rsidRPr="00926F2C" w:rsidDel="006D0DD9">
          <w:rPr>
            <w:bCs/>
          </w:rPr>
          <w:delText xml:space="preserve">ties </w:delText>
        </w:r>
      </w:del>
      <w:ins w:id="1204" w:author="Katie Lankowicz" w:date="2025-10-23T14:59:00Z" w16du:dateUtc="2025-10-23T18:59:00Z">
        <w:r w:rsidR="006D0DD9">
          <w:rPr>
            <w:bCs/>
          </w:rPr>
          <w:t>links</w:t>
        </w:r>
        <w:r w:rsidR="006D0DD9" w:rsidRPr="00926F2C">
          <w:rPr>
            <w:bCs/>
          </w:rPr>
          <w:t xml:space="preserve"> </w:t>
        </w:r>
      </w:ins>
      <w:r w:rsidRPr="00926F2C">
        <w:rPr>
          <w:bCs/>
        </w:rPr>
        <w:t xml:space="preserve">between community structure and seasonal warming were evident when analyzing at site-specific and short-time scales. We hypothesized that longer-term warming would also result in changes in community structure </w:t>
      </w:r>
      <w:del w:id="1205" w:author="Katie Lankowicz" w:date="2025-10-23T15:25:00Z" w16du:dateUtc="2025-10-23T19:25:00Z">
        <w:r w:rsidRPr="00926F2C" w:rsidDel="006D0DD9">
          <w:rPr>
            <w:bCs/>
          </w:rPr>
          <w:delText xml:space="preserve">and </w:delText>
        </w:r>
      </w:del>
      <w:del w:id="1206" w:author="Katie Lankowicz" w:date="2025-10-23T14:01:00Z" w16du:dateUtc="2025-10-23T18:01:00Z">
        <w:r w:rsidRPr="00926F2C" w:rsidDel="00EA11D9">
          <w:rPr>
            <w:bCs/>
          </w:rPr>
          <w:delText>somatic growth</w:delText>
        </w:r>
      </w:del>
      <w:del w:id="1207" w:author="Katie Lankowicz" w:date="2025-10-23T15:25:00Z" w16du:dateUtc="2025-10-23T19:25:00Z">
        <w:r w:rsidRPr="00926F2C" w:rsidDel="006D0DD9">
          <w:rPr>
            <w:bCs/>
          </w:rPr>
          <w:delText xml:space="preserve"> </w:delText>
        </w:r>
      </w:del>
      <w:r w:rsidRPr="00926F2C">
        <w:rPr>
          <w:bCs/>
        </w:rPr>
        <w:t xml:space="preserve">at larger spatial and temporal scales. It was expected that </w:t>
      </w:r>
      <w:del w:id="1208" w:author="Katie Lankowicz" w:date="2025-10-23T15:25:00Z" w16du:dateUtc="2025-10-23T19:25:00Z">
        <w:r w:rsidRPr="00926F2C" w:rsidDel="006D0DD9">
          <w:rPr>
            <w:bCs/>
          </w:rPr>
          <w:delText>years with average temperatures exceeding the CRP average</w:delText>
        </w:r>
      </w:del>
      <w:ins w:id="1209" w:author="Katie Lankowicz" w:date="2025-10-23T15:25:00Z" w16du:dateUtc="2025-10-23T19:25:00Z">
        <w:r w:rsidR="006D0DD9">
          <w:rPr>
            <w:bCs/>
          </w:rPr>
          <w:t>anomalously warm years</w:t>
        </w:r>
      </w:ins>
      <w:r w:rsidRPr="00926F2C">
        <w:rPr>
          <w:bCs/>
        </w:rPr>
        <w:t xml:space="preserve"> would benefit silverside and disadvantage herring, resulting in </w:t>
      </w:r>
      <w:del w:id="1210" w:author="Katie Lankowicz" w:date="2025-10-23T15:01:00Z" w16du:dateUtc="2025-10-23T19:01:00Z">
        <w:r w:rsidRPr="00926F2C" w:rsidDel="006D0DD9">
          <w:rPr>
            <w:bCs/>
          </w:rPr>
          <w:delText xml:space="preserve">altered </w:delText>
        </w:r>
      </w:del>
      <w:ins w:id="1211" w:author="Katie Lankowicz" w:date="2025-10-23T15:01:00Z" w16du:dateUtc="2025-10-23T19:01:00Z">
        <w:r w:rsidR="006D0DD9">
          <w:rPr>
            <w:bCs/>
          </w:rPr>
          <w:t>significantly different</w:t>
        </w:r>
        <w:r w:rsidR="006D0DD9" w:rsidRPr="00926F2C">
          <w:rPr>
            <w:bCs/>
          </w:rPr>
          <w:t xml:space="preserve"> </w:t>
        </w:r>
      </w:ins>
      <w:r w:rsidRPr="00926F2C">
        <w:rPr>
          <w:bCs/>
        </w:rPr>
        <w:t>community structure</w:t>
      </w:r>
      <w:ins w:id="1212" w:author="Katie Lankowicz" w:date="2025-10-23T15:01:00Z" w16du:dateUtc="2025-10-23T19:01:00Z">
        <w:r w:rsidR="006D0DD9">
          <w:rPr>
            <w:bCs/>
          </w:rPr>
          <w:t>s</w:t>
        </w:r>
      </w:ins>
      <w:del w:id="1213" w:author="Katie Lankowicz" w:date="2025-10-23T14:59:00Z" w16du:dateUtc="2025-10-23T18:59:00Z">
        <w:r w:rsidRPr="00926F2C" w:rsidDel="006D0DD9">
          <w:rPr>
            <w:bCs/>
          </w:rPr>
          <w:delText xml:space="preserve"> and opposing effects on growth</w:delText>
        </w:r>
      </w:del>
      <w:r w:rsidRPr="00926F2C">
        <w:rPr>
          <w:bCs/>
        </w:rPr>
        <w:t xml:space="preserve">. </w:t>
      </w:r>
      <w:del w:id="1214" w:author="Katie Lankowicz" w:date="2025-10-23T15:25:00Z" w16du:dateUtc="2025-10-23T19:25:00Z">
        <w:r w:rsidRPr="00926F2C" w:rsidDel="006D0DD9">
          <w:rPr>
            <w:bCs/>
          </w:rPr>
          <w:delText>Community structure viewed</w:delText>
        </w:r>
      </w:del>
      <w:ins w:id="1215" w:author="Katie Lankowicz" w:date="2025-10-23T15:25:00Z" w16du:dateUtc="2025-10-23T19:25:00Z">
        <w:r w:rsidR="006D0DD9">
          <w:rPr>
            <w:bCs/>
          </w:rPr>
          <w:t>When an</w:t>
        </w:r>
      </w:ins>
      <w:ins w:id="1216" w:author="Katie Lankowicz" w:date="2025-10-23T15:26:00Z" w16du:dateUtc="2025-10-23T19:26:00Z">
        <w:r w:rsidR="006D0DD9">
          <w:rPr>
            <w:bCs/>
          </w:rPr>
          <w:t>alyzed</w:t>
        </w:r>
      </w:ins>
      <w:r w:rsidRPr="00926F2C">
        <w:rPr>
          <w:bCs/>
        </w:rPr>
        <w:t xml:space="preserve"> through an annual, whole-Bay lens</w:t>
      </w:r>
      <w:ins w:id="1217" w:author="Katie Lankowicz" w:date="2025-10-23T15:26:00Z" w16du:dateUtc="2025-10-23T19:26:00Z">
        <w:r w:rsidR="006D0DD9">
          <w:rPr>
            <w:bCs/>
          </w:rPr>
          <w:t>, community structure</w:t>
        </w:r>
      </w:ins>
      <w:r w:rsidRPr="00926F2C">
        <w:rPr>
          <w:bCs/>
        </w:rPr>
        <w:t xml:space="preserve"> did not clearly follow this pattern. Though two years categorized as </w:t>
      </w:r>
      <w:del w:id="1218" w:author="Katie Lankowicz" w:date="2025-10-23T15:02:00Z" w16du:dateUtc="2025-10-23T19:02:00Z">
        <w:r w:rsidRPr="00926F2C" w:rsidDel="006D0DD9">
          <w:rPr>
            <w:bCs/>
          </w:rPr>
          <w:delText>cooler than the CRP</w:delText>
        </w:r>
      </w:del>
      <w:ins w:id="1219" w:author="Katie Lankowicz" w:date="2025-10-23T15:02:00Z" w16du:dateUtc="2025-10-23T19:02:00Z">
        <w:r w:rsidR="006D0DD9">
          <w:rPr>
            <w:bCs/>
          </w:rPr>
          <w:t>anomalously cool</w:t>
        </w:r>
      </w:ins>
      <w:del w:id="1220" w:author="Katie Lankowicz" w:date="2025-10-23T15:02:00Z" w16du:dateUtc="2025-10-23T19:02:00Z">
        <w:r w:rsidRPr="00926F2C" w:rsidDel="006D0DD9">
          <w:rPr>
            <w:bCs/>
          </w:rPr>
          <w:delText xml:space="preserve"> average</w:delText>
        </w:r>
      </w:del>
      <w:r w:rsidRPr="00926F2C">
        <w:rPr>
          <w:bCs/>
        </w:rPr>
        <w:t xml:space="preserve"> (2014 and 2017) </w:t>
      </w:r>
      <w:del w:id="1221" w:author="Katie Lankowicz" w:date="2025-10-23T15:03:00Z" w16du:dateUtc="2025-10-23T19:03:00Z">
        <w:r w:rsidRPr="00926F2C" w:rsidDel="006D0DD9">
          <w:rPr>
            <w:bCs/>
          </w:rPr>
          <w:delText xml:space="preserve">had relatively high herring </w:delText>
        </w:r>
      </w:del>
      <w:del w:id="1222" w:author="Katie Lankowicz" w:date="2025-10-23T15:00:00Z" w16du:dateUtc="2025-10-23T19:00:00Z">
        <w:r w:rsidRPr="00926F2C" w:rsidDel="006D0DD9">
          <w:rPr>
            <w:bCs/>
          </w:rPr>
          <w:delText xml:space="preserve">abundance </w:delText>
        </w:r>
      </w:del>
      <w:del w:id="1223" w:author="Katie Lankowicz" w:date="2025-10-23T15:03:00Z" w16du:dateUtc="2025-10-23T19:03:00Z">
        <w:r w:rsidRPr="00926F2C" w:rsidDel="006D0DD9">
          <w:rPr>
            <w:bCs/>
          </w:rPr>
          <w:delText xml:space="preserve">and </w:delText>
        </w:r>
      </w:del>
      <w:r w:rsidRPr="00926F2C">
        <w:rPr>
          <w:bCs/>
        </w:rPr>
        <w:t xml:space="preserve">were best described </w:t>
      </w:r>
      <w:del w:id="1224" w:author="Katie Lankowicz" w:date="2025-10-23T15:26:00Z" w16du:dateUtc="2025-10-23T19:26:00Z">
        <w:r w:rsidRPr="00926F2C" w:rsidDel="006D0DD9">
          <w:rPr>
            <w:bCs/>
          </w:rPr>
          <w:delText>by a</w:delText>
        </w:r>
      </w:del>
      <w:ins w:id="1225" w:author="Katie Lankowicz" w:date="2025-10-23T15:26:00Z" w16du:dateUtc="2025-10-23T19:26:00Z">
        <w:r w:rsidR="006D0DD9">
          <w:rPr>
            <w:bCs/>
          </w:rPr>
          <w:t>as</w:t>
        </w:r>
      </w:ins>
      <w:r w:rsidRPr="00926F2C">
        <w:rPr>
          <w:bCs/>
        </w:rPr>
        <w:t xml:space="preserve"> herring-dominated </w:t>
      </w:r>
      <w:del w:id="1226" w:author="Katie Lankowicz" w:date="2025-10-23T15:26:00Z" w16du:dateUtc="2025-10-23T19:26:00Z">
        <w:r w:rsidRPr="00926F2C" w:rsidDel="006D0DD9">
          <w:rPr>
            <w:bCs/>
          </w:rPr>
          <w:delText>community structure</w:delText>
        </w:r>
      </w:del>
      <w:r w:rsidRPr="00926F2C">
        <w:rPr>
          <w:bCs/>
        </w:rPr>
        <w:t xml:space="preserve">, the remaining </w:t>
      </w:r>
      <w:ins w:id="1227" w:author="Katie Lankowicz" w:date="2025-10-23T15:03:00Z" w16du:dateUtc="2025-10-23T19:03:00Z">
        <w:r w:rsidR="006D0DD9">
          <w:rPr>
            <w:bCs/>
          </w:rPr>
          <w:t xml:space="preserve">anomalously </w:t>
        </w:r>
      </w:ins>
      <w:r w:rsidRPr="00926F2C">
        <w:rPr>
          <w:bCs/>
        </w:rPr>
        <w:t>cool years (2015</w:t>
      </w:r>
      <w:r w:rsidR="002A6DA8">
        <w:rPr>
          <w:bCs/>
        </w:rPr>
        <w:t xml:space="preserve"> and</w:t>
      </w:r>
      <w:r w:rsidRPr="00926F2C">
        <w:rPr>
          <w:bCs/>
        </w:rPr>
        <w:t xml:space="preserve"> 2018) </w:t>
      </w:r>
      <w:del w:id="1228" w:author="Katie Lankowicz" w:date="2025-10-23T15:03:00Z" w16du:dateUtc="2025-10-23T19:03:00Z">
        <w:r w:rsidRPr="00926F2C" w:rsidDel="006D0DD9">
          <w:rPr>
            <w:bCs/>
          </w:rPr>
          <w:delText xml:space="preserve">had relatively low herring </w:delText>
        </w:r>
      </w:del>
      <w:del w:id="1229" w:author="Katie Lankowicz" w:date="2025-10-23T15:00:00Z" w16du:dateUtc="2025-10-23T19:00:00Z">
        <w:r w:rsidRPr="00926F2C" w:rsidDel="006D0DD9">
          <w:rPr>
            <w:bCs/>
          </w:rPr>
          <w:delText xml:space="preserve">abundance </w:delText>
        </w:r>
      </w:del>
      <w:del w:id="1230" w:author="Katie Lankowicz" w:date="2025-10-23T15:03:00Z" w16du:dateUtc="2025-10-23T19:03:00Z">
        <w:r w:rsidRPr="00926F2C" w:rsidDel="006D0DD9">
          <w:rPr>
            <w:bCs/>
          </w:rPr>
          <w:delText xml:space="preserve">and </w:delText>
        </w:r>
      </w:del>
      <w:r w:rsidRPr="00926F2C">
        <w:rPr>
          <w:bCs/>
        </w:rPr>
        <w:t xml:space="preserve">were best described </w:t>
      </w:r>
      <w:del w:id="1231" w:author="Katie Lankowicz" w:date="2025-10-23T15:26:00Z" w16du:dateUtc="2025-10-23T19:26:00Z">
        <w:r w:rsidRPr="00926F2C" w:rsidDel="006D0DD9">
          <w:rPr>
            <w:bCs/>
          </w:rPr>
          <w:delText>by a</w:delText>
        </w:r>
      </w:del>
      <w:ins w:id="1232" w:author="Katie Lankowicz" w:date="2025-10-23T15:26:00Z" w16du:dateUtc="2025-10-23T19:26:00Z">
        <w:r w:rsidR="006D0DD9">
          <w:rPr>
            <w:bCs/>
          </w:rPr>
          <w:t>as</w:t>
        </w:r>
      </w:ins>
      <w:r w:rsidRPr="00926F2C">
        <w:rPr>
          <w:bCs/>
        </w:rPr>
        <w:t xml:space="preserve"> silverside-dominated</w:t>
      </w:r>
      <w:del w:id="1233" w:author="Katie Lankowicz" w:date="2025-10-23T15:26:00Z" w16du:dateUtc="2025-10-23T19:26:00Z">
        <w:r w:rsidRPr="00926F2C" w:rsidDel="006D0DD9">
          <w:rPr>
            <w:bCs/>
          </w:rPr>
          <w:delText xml:space="preserve"> community structure</w:delText>
        </w:r>
      </w:del>
      <w:r w:rsidRPr="00926F2C">
        <w:rPr>
          <w:bCs/>
        </w:rPr>
        <w:t xml:space="preserve">. </w:t>
      </w:r>
      <w:del w:id="1234" w:author="Katie Lankowicz" w:date="2025-10-23T15:00:00Z" w16du:dateUtc="2025-10-23T19:00:00Z">
        <w:r w:rsidRPr="00926F2C" w:rsidDel="006D0DD9">
          <w:rPr>
            <w:bCs/>
          </w:rPr>
          <w:delText xml:space="preserve">All years categorized as </w:delText>
        </w:r>
      </w:del>
      <w:del w:id="1235" w:author="Katie Lankowicz" w:date="2025-10-21T16:16:00Z" w16du:dateUtc="2025-10-21T20:16:00Z">
        <w:r w:rsidRPr="00926F2C" w:rsidDel="00CB2CCF">
          <w:rPr>
            <w:bCs/>
          </w:rPr>
          <w:delText xml:space="preserve">warmer </w:delText>
        </w:r>
      </w:del>
      <w:del w:id="1236" w:author="Katie Lankowicz" w:date="2025-10-23T15:00:00Z" w16du:dateUtc="2025-10-23T19:00:00Z">
        <w:r w:rsidRPr="00926F2C" w:rsidDel="006D0DD9">
          <w:rPr>
            <w:bCs/>
          </w:rPr>
          <w:delText>were best described by a silverside-dominated community structure.</w:delText>
        </w:r>
      </w:del>
      <w:ins w:id="1237" w:author="Katie Lankowicz" w:date="2025-10-23T15:00:00Z" w16du:dateUtc="2025-10-23T19:00:00Z">
        <w:r w:rsidR="006D0DD9">
          <w:rPr>
            <w:bCs/>
          </w:rPr>
          <w:t xml:space="preserve">However, </w:t>
        </w:r>
      </w:ins>
      <w:ins w:id="1238" w:author="Katie Lankowicz" w:date="2025-10-23T15:02:00Z" w16du:dateUtc="2025-10-23T19:02:00Z">
        <w:r w:rsidR="006D0DD9">
          <w:rPr>
            <w:bCs/>
          </w:rPr>
          <w:t xml:space="preserve">2014 and 2017 did have </w:t>
        </w:r>
      </w:ins>
      <w:ins w:id="1239" w:author="Katie Lankowicz" w:date="2025-10-23T15:01:00Z" w16du:dateUtc="2025-10-23T19:01:00Z">
        <w:r w:rsidR="006D0DD9">
          <w:rPr>
            <w:bCs/>
          </w:rPr>
          <w:t>anomalously cool summers (Ju</w:t>
        </w:r>
      </w:ins>
      <w:ins w:id="1240" w:author="Katie Lankowicz" w:date="2025-10-23T15:02:00Z" w16du:dateUtc="2025-10-23T19:02:00Z">
        <w:r w:rsidR="006D0DD9">
          <w:rPr>
            <w:bCs/>
          </w:rPr>
          <w:t>ne-August).</w:t>
        </w:r>
      </w:ins>
      <w:ins w:id="1241" w:author="Katie Lankowicz" w:date="2025-10-23T15:04:00Z" w16du:dateUtc="2025-10-23T19:04:00Z">
        <w:r w:rsidR="006D0DD9">
          <w:rPr>
            <w:bCs/>
          </w:rPr>
          <w:t xml:space="preserve"> This may be linked to the herring-dominated community structures and relatively high herring catch </w:t>
        </w:r>
      </w:ins>
      <w:ins w:id="1242" w:author="Katie Lankowicz" w:date="2025-10-23T15:05:00Z" w16du:dateUtc="2025-10-23T19:05:00Z">
        <w:r w:rsidR="006D0DD9">
          <w:rPr>
            <w:bCs/>
          </w:rPr>
          <w:t xml:space="preserve">identified in those years, though the relatively high herring catch in anomalously-warm summer 2020 muddies this </w:t>
        </w:r>
      </w:ins>
      <w:ins w:id="1243" w:author="Katie Lankowicz" w:date="2025-10-23T15:06:00Z" w16du:dateUtc="2025-10-23T19:06:00Z">
        <w:r w:rsidR="006D0DD9">
          <w:rPr>
            <w:bCs/>
          </w:rPr>
          <w:t>connection.</w:t>
        </w:r>
      </w:ins>
    </w:p>
    <w:p w14:paraId="37045EDD" w14:textId="77777777" w:rsidR="00C928BF" w:rsidRPr="00926F2C" w:rsidRDefault="00C928BF" w:rsidP="00206E53">
      <w:pPr>
        <w:spacing w:after="0" w:line="240" w:lineRule="auto"/>
        <w:rPr>
          <w:bCs/>
        </w:rPr>
      </w:pPr>
    </w:p>
    <w:p w14:paraId="382D17A7" w14:textId="57ED50C2" w:rsidR="00625EFB" w:rsidRPr="00926F2C" w:rsidDel="00625EFB" w:rsidRDefault="00625EFB" w:rsidP="00625EFB">
      <w:pPr>
        <w:spacing w:after="0" w:line="240" w:lineRule="auto"/>
        <w:rPr>
          <w:del w:id="1244" w:author="Katie Lankowicz" w:date="2025-10-15T14:15:00Z" w16du:dateUtc="2025-10-15T17:15:00Z"/>
          <w:moveTo w:id="1245" w:author="Katie Lankowicz" w:date="2025-10-15T14:15:00Z" w16du:dateUtc="2025-10-15T17:15:00Z"/>
          <w:bCs/>
        </w:rPr>
      </w:pPr>
      <w:moveToRangeStart w:id="1246" w:author="Katie Lankowicz" w:date="2025-10-15T14:15:00Z" w:name="move211429991"/>
      <w:moveTo w:id="1247" w:author="Katie Lankowicz" w:date="2025-10-15T14:15:00Z" w16du:dateUtc="2025-10-15T17:15:00Z">
        <w:del w:id="1248" w:author="Katie Lankowicz" w:date="2025-10-23T13:47:00Z" w16du:dateUtc="2025-10-23T17:47:00Z">
          <w:r w:rsidRPr="00545060" w:rsidDel="00EA11D9">
            <w:rPr>
              <w:bCs/>
            </w:rPr>
            <w:delText xml:space="preserve">There are many studies on larval herring growth rates in the Northwestern Atlantic, but few for juveniles with which we can compare our results. There is some evidence supporting growth rates of 2-2.5 mm per week for age-0 herring in the Bay of Fundy during the spring and early summer, but this is based on a single year of data collection </w:delText>
          </w:r>
          <w:r w:rsidRPr="00545060" w:rsidDel="00EA11D9">
            <w:rPr>
              <w:bCs/>
              <w:rPrChange w:id="1249" w:author="Katie Lankowicz" w:date="2025-10-23T15:47:00Z" w16du:dateUtc="2025-10-23T19:47:00Z">
                <w:rPr>
                  <w:bCs/>
                  <w:highlight w:val="yellow"/>
                </w:rPr>
              </w:rPrChange>
            </w:rPr>
            <w:fldChar w:fldCharType="begin"/>
          </w:r>
          <w:r w:rsidRPr="00545060" w:rsidDel="00EA11D9">
            <w:rPr>
              <w:bCs/>
            </w:rPr>
            <w:delInstrText xml:space="preserve"> ADDIN ZOTERO_ITEM CSL_CITATION {"citationID":"NlSem6d8","properties":{"formattedCitation":"(Das 1972)","plainCitation":"(Das 1972)","noteIndex":0},"citationItems":[{"id":519,"uris":["http://zotero.org/users/11233743/items/VP4GDL8U"],"itemData":{"id":519,"type":"article-journal","container-title":"Journal of the Fisheries Research Board of Canada","issue":"5","language":"en","page":"573-575","source":"Zotero","title":"Growth of Larval Herring (&lt;i&gt;Clupea harengus&lt;/i&gt;) in the Bay of Fundy and Gulf of Maine area","volume":"29","author":[{"family":"Das","given":"Naresh"}],"issued":{"date-parts":[["1972"]]}}}],"schema":"https://github.com/citation-style-language/schema/raw/master/csl-citation.json"} </w:delInstrText>
          </w:r>
          <w:r w:rsidRPr="00545060" w:rsidDel="00EA11D9">
            <w:rPr>
              <w:bCs/>
              <w:rPrChange w:id="1250" w:author="Katie Lankowicz" w:date="2025-10-23T15:47:00Z" w16du:dateUtc="2025-10-23T19:47:00Z">
                <w:rPr>
                  <w:bCs/>
                  <w:highlight w:val="yellow"/>
                </w:rPr>
              </w:rPrChange>
            </w:rPr>
            <w:fldChar w:fldCharType="separate"/>
          </w:r>
          <w:r w:rsidRPr="00545060" w:rsidDel="00EA11D9">
            <w:rPr>
              <w:rFonts w:ascii="Aptos" w:hAnsi="Aptos"/>
            </w:rPr>
            <w:delText>(Das 1972)</w:delText>
          </w:r>
          <w:r w:rsidRPr="00545060" w:rsidDel="00EA11D9">
            <w:rPr>
              <w:bCs/>
              <w:rPrChange w:id="1251" w:author="Katie Lankowicz" w:date="2025-10-23T15:47:00Z" w16du:dateUtc="2025-10-23T19:47:00Z">
                <w:rPr>
                  <w:bCs/>
                  <w:highlight w:val="yellow"/>
                </w:rPr>
              </w:rPrChange>
            </w:rPr>
            <w:fldChar w:fldCharType="end"/>
          </w:r>
          <w:r w:rsidRPr="00545060" w:rsidDel="00EA11D9">
            <w:rPr>
              <w:bCs/>
            </w:rPr>
            <w:delText>.</w:delText>
          </w:r>
        </w:del>
        <w:del w:id="1252" w:author="Katie Lankowicz" w:date="2025-10-15T14:13:00Z" w16du:dateUtc="2025-10-15T17:13:00Z">
          <w:r w:rsidRPr="00545060" w:rsidDel="00625EFB">
            <w:rPr>
              <w:bCs/>
            </w:rPr>
            <w:delText xml:space="preserve"> Welch’s t-tests indicated no significant difference when comparing mean growth rates between warmer and cooler years (t(4.907) = 0.467, p = 0.661).</w:delText>
          </w:r>
        </w:del>
      </w:moveTo>
    </w:p>
    <w:moveToRangeEnd w:id="1246"/>
    <w:p w14:paraId="7D6EE38D" w14:textId="23B54683" w:rsidR="00625EFB" w:rsidRPr="00926F2C" w:rsidDel="00625EFB" w:rsidRDefault="00C928BF" w:rsidP="00206E53">
      <w:pPr>
        <w:spacing w:after="0" w:line="240" w:lineRule="auto"/>
        <w:rPr>
          <w:del w:id="1253" w:author="Katie Lankowicz" w:date="2025-10-15T14:15:00Z" w16du:dateUtc="2025-10-15T17:15:00Z"/>
          <w:bCs/>
        </w:rPr>
      </w:pPr>
      <w:del w:id="1254" w:author="Katie Lankowicz" w:date="2025-10-23T13:47:00Z" w16du:dateUtc="2025-10-23T17:47:00Z">
        <w:r w:rsidRPr="00926F2C" w:rsidDel="00EA11D9">
          <w:rPr>
            <w:bCs/>
          </w:rPr>
          <w:delText xml:space="preserve">Interestingly, some of the lowest estimated herring weekly growth rates occurred in </w:delText>
        </w:r>
        <w:r w:rsidR="002A6DA8" w:rsidDel="00EA11D9">
          <w:rPr>
            <w:bCs/>
          </w:rPr>
          <w:delText>years with high herring relative abundance (</w:delText>
        </w:r>
        <w:r w:rsidRPr="00926F2C" w:rsidDel="00EA11D9">
          <w:rPr>
            <w:bCs/>
          </w:rPr>
          <w:delText>2014 and 2017</w:delText>
        </w:r>
        <w:r w:rsidR="002A6DA8" w:rsidDel="00EA11D9">
          <w:rPr>
            <w:bCs/>
          </w:rPr>
          <w:delText>)</w:delText>
        </w:r>
        <w:r w:rsidDel="00EA11D9">
          <w:rPr>
            <w:bCs/>
          </w:rPr>
          <w:delText>,</w:delText>
        </w:r>
        <w:r w:rsidRPr="00926F2C" w:rsidDel="00EA11D9">
          <w:rPr>
            <w:bCs/>
          </w:rPr>
          <w:delText xml:space="preserve"> while </w:delText>
        </w:r>
        <w:r w:rsidR="002A6DA8" w:rsidDel="00EA11D9">
          <w:rPr>
            <w:bCs/>
          </w:rPr>
          <w:delText>years with low herring relative abundance (</w:delText>
        </w:r>
        <w:r w:rsidRPr="00926F2C" w:rsidDel="00EA11D9">
          <w:rPr>
            <w:bCs/>
          </w:rPr>
          <w:delText>2015 and 2018</w:delText>
        </w:r>
        <w:r w:rsidR="002A6DA8" w:rsidDel="00EA11D9">
          <w:rPr>
            <w:bCs/>
          </w:rPr>
          <w:delText>)</w:delText>
        </w:r>
        <w:r w:rsidRPr="00926F2C" w:rsidDel="00EA11D9">
          <w:rPr>
            <w:bCs/>
          </w:rPr>
          <w:delText xml:space="preserve"> had the two highest estimated growth rates. This </w:delText>
        </w:r>
        <w:r w:rsidR="007B4A28" w:rsidDel="00EA11D9">
          <w:rPr>
            <w:bCs/>
          </w:rPr>
          <w:delText>may</w:delText>
        </w:r>
        <w:r w:rsidDel="00EA11D9">
          <w:rPr>
            <w:bCs/>
          </w:rPr>
          <w:delText xml:space="preserve"> indicate</w:delText>
        </w:r>
        <w:r w:rsidRPr="00926F2C" w:rsidDel="00EA11D9">
          <w:rPr>
            <w:bCs/>
          </w:rPr>
          <w:delText xml:space="preserve"> a density-dependent effect on growth, which has previously been noted in GoM herring populations </w:delText>
        </w:r>
        <w:r w:rsidRPr="00926F2C" w:rsidDel="00EA11D9">
          <w:rPr>
            <w:bCs/>
          </w:rPr>
          <w:fldChar w:fldCharType="begin"/>
        </w:r>
        <w:r w:rsidRPr="00926F2C" w:rsidDel="00EA11D9">
          <w:rPr>
            <w:bCs/>
          </w:rPr>
          <w:delInstrText xml:space="preserve"> ADDIN ZOTERO_ITEM CSL_CITATION {"citationID":"XI51b3Yp","properties":{"formattedCitation":"(Becker et al. 2020)","plainCitation":"(Becker et al. 2020)","noteIndex":0},"citationItems":[{"id":471,"uris":["http://zotero.org/users/11233743/items/JF4SZHGF"],"itemData":{"id":471,"type":"article-journal","abstract":"Variability in life history traits and structural diversity of commercially exploited fishes in response to stress can impact their population dynamics and sustainability. Using data from a fishery dependent sampling program from 1978 to 2011, we evaluated temporal variability of size and growth of adult Atlantic herring (Clupea harengus) in the Gulf of Maine. We then developed and tested the hypotheses on the links of such temporal changes to population density and environmental factors and found decreases in size and growth potential. Generalized additive models found that density dependence was the main driver of such changes over sea surface temperature and salinity. Our results highlight the importance of density dependent processes in regulating growth and population size structure for Atlantic herring in the Gulf of Maine.","container-title":"Journal of Fish Biology","DOI":"10.1111/jfb.14430","ISSN":"0022-1112, 1095-8649","issue":"4","journalAbbreviation":"Journal of Fish Biology","language":"en","page":"953-963","source":"DOI.org (Crossref)","title":"Temporal variability in size and growth of Atlantic herring in the Gulf of Maine","title-short":"Temporal variability in size and growth of &lt;span style=\"font-variant","volume":"97","author":[{"family":"Becker","given":"James R."},{"family":"Cieri","given":"Matthew D."},{"family":"Libby","given":"David A."},{"family":"St. Gelais","given":"Adam"},{"family":"Sherwood","given":"Graham D."},{"family":"Chen","given":"Yong"}],"issued":{"date-parts":[["2020",10]]}}}],"schema":"https://github.com/citation-style-language/schema/raw/master/csl-citation.json"} </w:delInstrText>
        </w:r>
        <w:r w:rsidRPr="00926F2C" w:rsidDel="00EA11D9">
          <w:rPr>
            <w:bCs/>
          </w:rPr>
          <w:fldChar w:fldCharType="separate"/>
        </w:r>
        <w:r w:rsidRPr="00926F2C" w:rsidDel="00EA11D9">
          <w:rPr>
            <w:rFonts w:ascii="Aptos" w:hAnsi="Aptos"/>
          </w:rPr>
          <w:delText>(Becker et al. 2020)</w:delText>
        </w:r>
        <w:r w:rsidRPr="00926F2C" w:rsidDel="00EA11D9">
          <w:rPr>
            <w:bCs/>
          </w:rPr>
          <w:fldChar w:fldCharType="end"/>
        </w:r>
        <w:r w:rsidR="007B4A28" w:rsidDel="00EA11D9">
          <w:rPr>
            <w:bCs/>
          </w:rPr>
          <w:delText>, although this was for adult herring</w:delText>
        </w:r>
        <w:r w:rsidDel="00EA11D9">
          <w:rPr>
            <w:bCs/>
          </w:rPr>
          <w:delText xml:space="preserve">. </w:delText>
        </w:r>
        <w:r w:rsidR="002A6DA8" w:rsidDel="00EA11D9">
          <w:rPr>
            <w:bCs/>
          </w:rPr>
          <w:delText>Though</w:delText>
        </w:r>
        <w:r w:rsidRPr="00926F2C" w:rsidDel="00EA11D9">
          <w:rPr>
            <w:bCs/>
          </w:rPr>
          <w:delText xml:space="preserve"> there was </w:delText>
        </w:r>
        <w:r w:rsidR="002A6DA8" w:rsidDel="00EA11D9">
          <w:rPr>
            <w:bCs/>
          </w:rPr>
          <w:delText xml:space="preserve">a trend of decreased </w:delText>
        </w:r>
        <w:r w:rsidRPr="00926F2C" w:rsidDel="00EA11D9">
          <w:rPr>
            <w:bCs/>
          </w:rPr>
          <w:delText xml:space="preserve">herring weekly growth rates </w:delText>
        </w:r>
        <w:r w:rsidR="002A6DA8" w:rsidDel="00EA11D9">
          <w:rPr>
            <w:bCs/>
          </w:rPr>
          <w:delText xml:space="preserve">in </w:delText>
        </w:r>
      </w:del>
      <w:del w:id="1255" w:author="Katie Lankowicz" w:date="2025-10-21T16:18:00Z" w16du:dateUtc="2025-10-21T20:18:00Z">
        <w:r w:rsidRPr="00926F2C" w:rsidDel="00CB2CCF">
          <w:rPr>
            <w:bCs/>
          </w:rPr>
          <w:delText xml:space="preserve">warmer </w:delText>
        </w:r>
      </w:del>
      <w:del w:id="1256" w:author="Katie Lankowicz" w:date="2025-10-23T13:47:00Z" w16du:dateUtc="2025-10-23T17:47:00Z">
        <w:r w:rsidRPr="00926F2C" w:rsidDel="00EA11D9">
          <w:rPr>
            <w:bCs/>
          </w:rPr>
          <w:delText>years</w:delText>
        </w:r>
        <w:r w:rsidR="002A6DA8" w:rsidDel="00EA11D9">
          <w:rPr>
            <w:bCs/>
          </w:rPr>
          <w:delText>, this trend was not significant.</w:delText>
        </w:r>
        <w:r w:rsidRPr="00926F2C" w:rsidDel="00EA11D9">
          <w:rPr>
            <w:bCs/>
          </w:rPr>
          <w:delText xml:space="preserve"> Population dynamics of herring have notably high interannual variability, with a wide range of biotic and abiotic factors and selective processes acting on recruitment, growth, distribution patterns, and mortality </w:delText>
        </w:r>
        <w:r w:rsidRPr="00926F2C" w:rsidDel="00EA11D9">
          <w:rPr>
            <w:bCs/>
          </w:rPr>
          <w:fldChar w:fldCharType="begin"/>
        </w:r>
        <w:r w:rsidRPr="00926F2C" w:rsidDel="00EA11D9">
          <w:rPr>
            <w:bCs/>
          </w:rPr>
          <w:delInstrText xml:space="preserve"> ADDIN ZOTERO_ITEM CSL_CITATION {"citationID":"QxGCXk5t","properties":{"formattedCitation":"(Becker et al. 2020, Burbank et al. 2023, Beaudry\\uc0\\u8208{}Sylvestre et al. 2024)","plainCitation":"(Becker et al. 2020, Burbank et al. 2023, Beaudry</w:delInstrText>
        </w:r>
        <w:r w:rsidRPr="00926F2C" w:rsidDel="00EA11D9">
          <w:rPr>
            <w:rFonts w:ascii="Cambria Math" w:hAnsi="Cambria Math" w:cs="Cambria Math"/>
            <w:bCs/>
          </w:rPr>
          <w:delInstrText>‐</w:delInstrText>
        </w:r>
        <w:r w:rsidRPr="00926F2C" w:rsidDel="00EA11D9">
          <w:rPr>
            <w:bCs/>
          </w:rPr>
          <w:delInstrText>Sylvestre et al. 2024)","noteIndex":0},"citationItems":[{"id":471,"uris":["http://zotero.org/users/11233743/items/JF4SZHGF"],"itemData":{"id":471,"type":"article-journal","abstract":"Variability in life history traits and structural diversity of commercially exploited fishes in response to stress can impact their population dynamics and sustainability. Using data from a fishery dependent sampling program from 1978 to 2011, we evaluated temporal variability of size and growth of adult Atlantic herring (Clupea harengus) in the Gulf of Maine. We then developed and tested the hypotheses on the links of such temporal changes to population density and environmental factors and found decreases in size and growth potential. Generalized additive models found that density dependence was the main driver of such changes over sea surface temperature and salinity. Our results highlight the importance of density dependent processes in regulating growth and population size structure for Atlantic herring in the Gulf of Maine.","container-title":"Journal of Fish Biology","DOI":"10.1111/jfb.14430","ISSN":"0022-1112, 1095-8649","issue":"4","journalAbbreviation":"Journal of Fish Biology","language":"en","page":"953-963","source":"DOI.org (Crossref)","title":"Temporal variability in size and growth of Atlantic herring in the Gulf of Maine","title-short":"Temporal variability in size and growth of &lt;span style=\"font-variant","volume":"97","author":[{"family":"Becker","given":"James R."},{"family":"Cieri","given":"Matthew D."},{"family":"Libby","given":"David A."},{"family":"St. Gelais","given":"Adam"},{"family":"Sherwood","given":"Graham D."},{"family":"Chen","given":"Yong"}],"issued":{"date-parts":[["2020",10]]}}},{"id":224,"uris":["http://zotero.org/users/11233743/items/3HKK6WK9"],"itemData":{"id":224,"type":"article-journal","abstract":"Recruitment is a critical component of population dynamics and variability in recruitment underpins large fluctuations in population abundances of commercially valuable marine fishes. Marine pelagic fishes such as Atlantic herring (Clupea harengus) experience relatively high variability in recruitment that is driven by a wide range of biotic and abiotic factors. The relative importance and interaction of each factor for determining recruitment is poorly understood, and consequently, recruitment estimates are one of the largest uncertainties in fisheries management and predictions of future population sizes. Poor recruitment of Atlantic herring has been identified as a major issue and bottleneck for the species; therefore, factors influencing successful recruitment are of great interest to fisheries managers. Here we review studies that have examined the factors influencing survival at the egg stage, early larval stage, late larval stage, and juvenile stage to develop a more comprehensive understanding of the recruitment of Atlantic herring and provide recommendations to guide future research. We identified nine biotic and eight abiotic factors that have been found to substantially impact the recruitment of Atlantic herring, with temperature, prey availability, and predation being the most commonly investigated factors. We conclude it is not one factor that primarily determines recruitment, but rather a collection of many factors that vary temporally and spatially that drive the large variation observed in Atlantic herring recruitment year over year. A holistic approach is required to better understand recruitment and improve fisheries management decisions regarding Atlantic herring.","container-title":"Fisheries Oceanography","DOI":"10.1111/fog.12621","ISSN":"1054-6006, 1365-2419","issue":"2","journalAbbreviation":"Fisheries Oceanography","language":"en","page":"147-159","source":"DOI.org (Crossref)","title":"Understanding factors influencing Atlantic herring (&lt;i&gt;Clupea harengus&lt;/i&gt;) recruitment: From egg deposition to juveniles","title-short":"Understanding factors influencing Atlantic herring ( &lt;span style=\"font-variant","volume":"32","author":[{"family":"Burbank","given":"Jacob"},{"family":"DeJong","given":"Rachel A."},{"family":"Turcotte","given":"François"},{"family":"Rolland","given":"Nicolas"}],"issued":{"date-parts":[["2023",3]]}}},{"id":474,"uris":["http://zotero.org/users/11233743/items/XW6SJZ6Y"],"itemData":{"id":474,"type":"article-journal","abstract":"Body size is a key component of individual fitness and an important factor in the structure and functioning of populations and ecosystems. Disentangling the effects of environmental change, harvest and intra-­ and inter-­specific trophic effects on body size remains challenging for populations in the wild. Herring in the Northwest Atlantic provide a strong basis for evaluating hypotheses related to these drivers given that they have experienced significant warming and harvest over the past century, while also having been exposed to a wide range of other selective constraints across their range. Using data on mean length-­at-­age 4 for the sixteen principal populations over a period of 53 cohorts (1962–2014), we fitted a series of empirical models for temporal and between-p­ opulation variation in the response to changes in sea surface temperature. We find evidence for a unified cross-p­ opulation response in the form of a parabolic function according to which populations in naturally warmer environments have responded more negatively to increasing temperature compared with those in colder locations. Temporal variation in residuals from this function was highly coherent among popul</w:delInstrText>
        </w:r>
        <w:r w:rsidRPr="00261818" w:rsidDel="00EA11D9">
          <w:rPr>
            <w:lang w:val="fr-FR"/>
          </w:rPr>
          <w:delInstrText>ations, further suggesting a common response to a large-­scale environmental driver. The synchrony observed in this study system, despite strong differences in harvest and ecological histories among populations and over time, clearly indicates a dominant role of environmental change on size-­at-­age in wild populations, in contrast to commonly reported effects of fishing. This finding has important implications for the management of fisheries as it indicates that a key trait associated with population productivity may be under considerably less short-­term management control than currently assumed. Our study, overall, illustrates the need for a comparative approach within species for inferences concerning the many possible effects on body size of natural and anthropogenic drivers in the wild.","container-title":"Global Change Biology","DOI":"10.1111/gcb.17187","ISSN":"1354-1013, 1365-2486","issue":"3","journalAbbreviation":"Global Change Biology","language":"en","page":"e17187","source":"DOI.org (Crossref)","title":"Coherent long</w:delInstrText>
        </w:r>
        <w:r w:rsidRPr="00261818" w:rsidDel="00EA11D9">
          <w:rPr>
            <w:rFonts w:ascii="Cambria Math" w:hAnsi="Cambria Math"/>
            <w:lang w:val="fr-FR"/>
          </w:rPr>
          <w:delInstrText>‐</w:delInstrText>
        </w:r>
        <w:r w:rsidRPr="00261818" w:rsidDel="00EA11D9">
          <w:rPr>
            <w:lang w:val="fr-FR"/>
          </w:rPr>
          <w:delInstrText>term body</w:delInstrText>
        </w:r>
        <w:r w:rsidRPr="00261818" w:rsidDel="00EA11D9">
          <w:rPr>
            <w:rFonts w:ascii="Cambria Math" w:hAnsi="Cambria Math"/>
            <w:lang w:val="fr-FR"/>
          </w:rPr>
          <w:delInstrText>‐</w:delInstrText>
        </w:r>
        <w:r w:rsidRPr="00261818" w:rsidDel="00EA11D9">
          <w:rPr>
            <w:lang w:val="fr-FR"/>
          </w:rPr>
          <w:delInstrText>size responses across all Northwest Atlantic herring populations to warming and environmental change despite contrasting harvest and ecological factors","volume":"30","author":[{"family":"Beaudry</w:delInstrText>
        </w:r>
        <w:r w:rsidRPr="00261818" w:rsidDel="00EA11D9">
          <w:rPr>
            <w:rFonts w:ascii="Cambria Math" w:hAnsi="Cambria Math"/>
            <w:lang w:val="fr-FR"/>
          </w:rPr>
          <w:delInstrText>‐</w:delInstrText>
        </w:r>
        <w:r w:rsidRPr="00261818" w:rsidDel="00EA11D9">
          <w:rPr>
            <w:lang w:val="fr-FR"/>
          </w:rPr>
          <w:delInstrText>Sylvestre","given":"Manuelle"},{"family":"Beno</w:delInstrText>
        </w:r>
        <w:r w:rsidRPr="00261818" w:rsidDel="00EA11D9">
          <w:rPr>
            <w:rFonts w:ascii="Aptos" w:hAnsi="Aptos"/>
            <w:lang w:val="fr-FR"/>
          </w:rPr>
          <w:delInstrText>î</w:delInstrText>
        </w:r>
        <w:r w:rsidRPr="00261818" w:rsidDel="00EA11D9">
          <w:rPr>
            <w:lang w:val="fr-FR"/>
          </w:rPr>
          <w:delInstrText xml:space="preserve">t","given":"Hugues P."},{"family":"Hutchings","given":"Jeffrey A."}],"issued":{"date-parts":[["2024",3]]}}}],"schema":"https://github.com/citation-style-language/schema/raw/master/csl-citation.json"} </w:delInstrText>
        </w:r>
        <w:r w:rsidRPr="00926F2C" w:rsidDel="00EA11D9">
          <w:rPr>
            <w:bCs/>
          </w:rPr>
          <w:fldChar w:fldCharType="separate"/>
        </w:r>
        <w:r w:rsidRPr="005F1E6C" w:rsidDel="00EA11D9">
          <w:rPr>
            <w:rFonts w:ascii="Aptos" w:hAnsi="Aptos" w:cs="Times New Roman"/>
            <w:kern w:val="0"/>
          </w:rPr>
          <w:delText>(Becker et al. 2020, Burbank et al. 2023, Beaudry‐Sylvestre et al. 2024)</w:delText>
        </w:r>
        <w:r w:rsidRPr="00926F2C" w:rsidDel="00EA11D9">
          <w:rPr>
            <w:bCs/>
          </w:rPr>
          <w:fldChar w:fldCharType="end"/>
        </w:r>
        <w:r w:rsidRPr="005F1E6C" w:rsidDel="00EA11D9">
          <w:rPr>
            <w:bCs/>
          </w:rPr>
          <w:delText xml:space="preserve">. </w:delText>
        </w:r>
        <w:r w:rsidRPr="00926F2C" w:rsidDel="00EA11D9">
          <w:rPr>
            <w:bCs/>
          </w:rPr>
          <w:delText>The characteristics of the population observed in nearshore Casco Bay seines are likely influenced by processes at much larger spatial and temporal scales than captured in this study.</w:delText>
        </w:r>
      </w:del>
    </w:p>
    <w:p w14:paraId="02312E89" w14:textId="4CC699CF" w:rsidR="00C928BF" w:rsidRPr="00926F2C" w:rsidDel="00625EFB" w:rsidRDefault="00C928BF" w:rsidP="00206E53">
      <w:pPr>
        <w:spacing w:after="0" w:line="240" w:lineRule="auto"/>
        <w:rPr>
          <w:del w:id="1257" w:author="Katie Lankowicz" w:date="2025-10-15T14:15:00Z" w16du:dateUtc="2025-10-15T17:15:00Z"/>
          <w:bCs/>
        </w:rPr>
      </w:pPr>
    </w:p>
    <w:p w14:paraId="54E7C908" w14:textId="2611D7CE" w:rsidR="00C928BF" w:rsidRPr="00926F2C" w:rsidDel="00EA11D9" w:rsidRDefault="00625EFB" w:rsidP="00206E53">
      <w:pPr>
        <w:spacing w:after="0" w:line="240" w:lineRule="auto"/>
        <w:rPr>
          <w:del w:id="1258" w:author="Katie Lankowicz" w:date="2025-10-23T13:47:00Z" w16du:dateUtc="2025-10-23T17:47:00Z"/>
          <w:bCs/>
        </w:rPr>
      </w:pPr>
      <w:moveToRangeStart w:id="1259" w:author="Katie Lankowicz" w:date="2025-10-15T14:14:00Z" w:name="move211430069"/>
      <w:moveTo w:id="1260" w:author="Katie Lankowicz" w:date="2025-10-15T14:14:00Z" w16du:dateUtc="2025-10-15T17:14:00Z">
        <w:del w:id="1261" w:author="Katie Lankowicz" w:date="2025-10-15T14:14:00Z" w16du:dateUtc="2025-10-15T17:14:00Z">
          <w:r w:rsidRPr="00545060" w:rsidDel="00625EFB">
            <w:rPr>
              <w:bCs/>
            </w:rPr>
            <w:delText>Other studies have reported post</w:delText>
          </w:r>
        </w:del>
        <w:del w:id="1262" w:author="Katie Lankowicz" w:date="2025-10-23T13:47:00Z" w16du:dateUtc="2025-10-23T17:47:00Z">
          <w:r w:rsidRPr="00545060" w:rsidDel="00EA11D9">
            <w:rPr>
              <w:bCs/>
            </w:rPr>
            <w:delText xml:space="preserve">-metamorphic age-0 silverside growth rates of around 5 mm per week for silverside populations in coastal New England </w:delText>
          </w:r>
          <w:r w:rsidRPr="00545060" w:rsidDel="00EA11D9">
            <w:rPr>
              <w:bCs/>
              <w:rPrChange w:id="1263" w:author="Katie Lankowicz" w:date="2025-10-23T15:48:00Z" w16du:dateUtc="2025-10-23T19:48:00Z">
                <w:rPr>
                  <w:bCs/>
                  <w:highlight w:val="yellow"/>
                </w:rPr>
              </w:rPrChange>
            </w:rPr>
            <w:fldChar w:fldCharType="begin"/>
          </w:r>
          <w:r w:rsidRPr="00545060" w:rsidDel="00EA11D9">
            <w:rPr>
              <w:bCs/>
            </w:rPr>
            <w:delInstrText xml:space="preserve"> ADDIN ZOTERO_ITEM CSL_CITATION {"citationID":"PRclpNgP","properties":{"formattedCitation":"(Conover &amp; Ross 1982, Barkman &amp; Bengtson 1987, Pringle &amp; Baumann 2019)","plainCitation":"(Conover &amp; Ross 1982, Barkman &amp; Bengtson 1987, Pringle &amp; Baumann 2019)","noteIndex":0},"citationItems":[{"id":488,"uris":["http://zotero.org/users/11233743/items/PZJY98W6"],"itemData":{"id":488,"type":"article-journal","abstract":"Patterns in seasonal abundance (no. per m2 surface area), growth and biomass (g per m2 surface area) of an annual fish, the Atlantic silverside,Menidia menidia (L.) were investigated in a marsh and more seaward bay region of Essex Bay, Massachusetts from August 1976 to May 1978 using a quantitative beach seining technique. Silverside abundance varied greatly by season and year class during the study period. Abundance was high in 1976 but winter mortality (99%) left an adult density of only .01 per m z surface area in the marsh during spring 1977. Resultant 1977 year class density in the marsh was 1.88 per m ~by late fall 1977 but winter mortality again produced an adult density of .01 per m2 in spring 1978. Abundance was generally higher in the marsh than in the bay region especially during spring and late fall when catches in the bay were negligible. Based on catch rate comparisons, the summer and fall juvenile abundance of the 1976 year class was much higher than the juvenile abundance of the 1977 year class. Coincidentally, mean lengths and condition of the abundant 1976 year class in the late fall were significantly lower than those of the 1977 year class, suggesting density dependent population regulation. In both years, juveniles grew rapidly and reached full adult size by November when an offshoremovement to deeper waters outside Essex Bay occurred. Biomass peaked in the marsh region in late fall 1977 at 7.8 g per m2 wet weight. Winter mortality was size selective, favoring larger individuals. The annual life history design ofM. menidia including an offshorewinter movementand high winter mortality suggeststhat silversidesrepresentan important pathway of energy flow from marsh to offshore trophic systems.","container-title":"Estuaries","DOI":"10.2307/1351750","ISSN":"01608347","issue":"4","journalAbbreviation":"Estuaries","language":"en","page":"275","source":"DOI.org (Crossref)","title":"Patterns in Seasonal Abundance, Growth and Biomass of the Atlantic Silverside, &lt;i&gt;Menidia menidia&lt;/i&gt;, in a New England Estuary","volume":"5","author":[{"family":"Conover","given":"David O."},{"family":"Ross","given":"Michael R."}],"issued":{"date-parts":[["1982",12]]}}},{"id":528,"uris":["http://zotero.org/users/11233743/items/IQ3VUH3S"],"itemData":{"id":528,"type":"article-journal","abstract":"Otoliths were removed from field</w:delInstrText>
          </w:r>
          <w:r w:rsidRPr="00545060" w:rsidDel="00EA11D9">
            <w:rPr>
              <w:rFonts w:ascii="Cambria Math" w:hAnsi="Cambria Math" w:cs="Cambria Math"/>
              <w:bCs/>
            </w:rPr>
            <w:delInstrText>‐</w:delInstrText>
          </w:r>
          <w:r w:rsidRPr="00545060" w:rsidDel="00EA11D9">
            <w:rPr>
              <w:bCs/>
            </w:rPr>
            <w:delInstrText>collected silversides of age less than 3 months. Otolith diameter was highly correlated with total length of the fish. Daily growth ring counts for this species are known to be a function of age rather than size, so widths for the daily growth rings provide a record of daily increases in length of the fish. Measurement of ring widths showed that weekly specific growth rate was greater than 70% at age 1 week, but declined to about 30% at age 1 month and about 15% at age 2 months. A laboratory experiment in which temperature was changed on a weekly basis demonstrated that environmental variables can affect the width of rings. Nevertheless, the growth rate of field</w:delInstrText>
          </w:r>
          <w:r w:rsidRPr="00545060" w:rsidDel="00EA11D9">
            <w:rPr>
              <w:rFonts w:ascii="Cambria Math" w:hAnsi="Cambria Math" w:cs="Cambria Math"/>
              <w:bCs/>
            </w:rPr>
            <w:delInstrText>‐</w:delInstrText>
          </w:r>
          <w:r w:rsidRPr="00545060" w:rsidDel="00EA11D9">
            <w:rPr>
              <w:bCs/>
            </w:rPr>
            <w:delInstrText>collected fish, as calculated from otolith ring widths, was more highly correlated with size of fish, as measured by otolith radius, than with the environmental variables of temperature, salinity and plankton abundance. Back</w:delInstrText>
          </w:r>
          <w:r w:rsidRPr="00545060" w:rsidDel="00EA11D9">
            <w:rPr>
              <w:rFonts w:ascii="Cambria Math" w:hAnsi="Cambria Math" w:cs="Cambria Math"/>
              <w:bCs/>
            </w:rPr>
            <w:delInstrText>‐</w:delInstrText>
          </w:r>
          <w:r w:rsidRPr="00545060" w:rsidDel="00EA11D9">
            <w:rPr>
              <w:bCs/>
            </w:rPr>
            <w:delInstrText>calculation of growth rates from otolith ring widths of five fish collected at the end of the growing season yielded the same age</w:delInstrText>
          </w:r>
          <w:r w:rsidRPr="00545060" w:rsidDel="00EA11D9">
            <w:rPr>
              <w:rFonts w:ascii="Cambria Math" w:hAnsi="Cambria Math" w:cs="Cambria Math"/>
              <w:bCs/>
            </w:rPr>
            <w:delInstrText>‐</w:delInstrText>
          </w:r>
          <w:r w:rsidRPr="00545060" w:rsidDel="00EA11D9">
            <w:rPr>
              <w:bCs/>
            </w:rPr>
            <w:delInstrText xml:space="preserve">growth curves as were obtained from 203 fish collected biweekly during the season.","container-title":"Journal of Fish Biology","DOI":"10.1111/j.1095-8649.1987.tb05271.x","ISSN":"0022-1112, 1095-8649","issue":"5","journalAbbreviation":"Journal of Fish Biology","language":"en","license":"http://onlinelibrary.wiley.com/termsAndConditions#vor","page":"683-695","source":"DOI.org (Crossref)","title":"The record of daily growth in otoliths of Atlantic silversides, &lt;i&gt;Menidia menidia&lt;/i&gt;, from field and laboratory","volume":"31","author":[{"family":"Barkman","given":"R. C."},{"family":"Bengtson","given":"D. A."}],"issued":{"date-parts":[["1987",11]]}}},{"id":525,"uris":["http://zotero.org/users/11233743/items/UBELAZG4"],"itemData":{"id":525,"type":"article-journal","abstract":"We examined the utility of otolith microstructure analysis in young-of-year (YoY) Atlantic silversides Menidia menidia, an important annual forage fish species along the North American Atlantic coast. We first compared the known hatch window of a local population (Long Island Sound, USA) to otolith-derived hatch distributions, finding that YoY collected in October were reliably aged, whereas survivors from November and December were progressively underaged, likely due to the onset of winter ring formation. In all collections, males outnumbered females, and both sexes had bimodal size distributions. However, while small and large females were almost evenly represented (~60 and ~40%, respectively), over 94% of all males belonged to the small size group. We then examined increment widths as proxies for somatic growth, which suggested that bimodal size distributions resulted from 2 distinct slow- and fast-growing YoY phenotypes. Length back-calculations of October YoY confirmed this, because fast- and slow-growing phenotypes arose within common bi-weekly hatch intervals. We concluded that the partial sexual size dimorphism in this population resulted largely from sex-specific growth differences and not primarily from earlier female than male hatch dates, as predicted by the well-studied phenomenon of temperature-dependent sex determination (TSD) in this species. Furthermore, observed sex ratios were considerably less male-biased than reconstructed thermal histories and published laboratory TSD values predicted. Assuming that selective mortality is generally biased against slower growing individuals, this process would predominantly remove male silversides from the population and explain the more balanced sex ratios at the end of the growing season.","container-title":"Marine Ecology Progress Series","DOI":"10.3354/meps13174","ISSN":"0171-8630, 1616-1599","journalAbbreviation":"Mar. Ecol. Prog. Ser.","language":"en","page":"193-204","source":"DOI.org (Crossref)","title":"Otolith-based growth reconstructions in young-of-year Atlantic silversides Menidia menidia and their implications for sex-selective survival","volume":"632","author":[{"family":"Pringle","given":"Jw"},{"family":"Baumann","given":"H"}],"issued":{"date-parts":[["2019",12,12]]}}}],"schema":"https://github.com/citation-style-language/schema/raw/master/csl-citation.json"} </w:delInstrText>
          </w:r>
          <w:r w:rsidRPr="00545060" w:rsidDel="00EA11D9">
            <w:rPr>
              <w:bCs/>
              <w:rPrChange w:id="1264" w:author="Katie Lankowicz" w:date="2025-10-23T15:48:00Z" w16du:dateUtc="2025-10-23T19:48:00Z">
                <w:rPr>
                  <w:bCs/>
                  <w:highlight w:val="yellow"/>
                </w:rPr>
              </w:rPrChange>
            </w:rPr>
            <w:fldChar w:fldCharType="separate"/>
          </w:r>
          <w:r w:rsidRPr="00545060" w:rsidDel="00EA11D9">
            <w:rPr>
              <w:rFonts w:ascii="Aptos" w:hAnsi="Aptos"/>
            </w:rPr>
            <w:delText>(Conover &amp; Ross 1982, Barkman &amp; Bengtson 1987, Pringle &amp; Baumann 2019)</w:delText>
          </w:r>
          <w:r w:rsidRPr="00545060" w:rsidDel="00EA11D9">
            <w:rPr>
              <w:bCs/>
              <w:rPrChange w:id="1265" w:author="Katie Lankowicz" w:date="2025-10-23T15:48:00Z" w16du:dateUtc="2025-10-23T19:48:00Z">
                <w:rPr>
                  <w:bCs/>
                  <w:highlight w:val="yellow"/>
                </w:rPr>
              </w:rPrChange>
            </w:rPr>
            <w:fldChar w:fldCharType="end"/>
          </w:r>
          <w:r w:rsidRPr="00545060" w:rsidDel="00EA11D9">
            <w:rPr>
              <w:bCs/>
            </w:rPr>
            <w:delText>, which is similar to our results.</w:delText>
          </w:r>
          <w:r w:rsidRPr="00926F2C" w:rsidDel="00EA11D9">
            <w:rPr>
              <w:bCs/>
            </w:rPr>
            <w:delText xml:space="preserve"> </w:delText>
          </w:r>
        </w:del>
      </w:moveTo>
      <w:moveToRangeEnd w:id="1259"/>
      <w:del w:id="1266" w:author="Katie Lankowicz" w:date="2025-10-23T13:47:00Z" w16du:dateUtc="2025-10-23T17:47:00Z">
        <w:r w:rsidR="00C928BF" w:rsidRPr="00926F2C" w:rsidDel="00EA11D9">
          <w:rPr>
            <w:bCs/>
          </w:rPr>
          <w:delText xml:space="preserve">Silverside weekly growth rates were significantly higher in </w:delText>
        </w:r>
      </w:del>
      <w:del w:id="1267" w:author="Katie Lankowicz" w:date="2025-10-21T16:17:00Z" w16du:dateUtc="2025-10-21T20:17:00Z">
        <w:r w:rsidR="00C928BF" w:rsidRPr="00926F2C" w:rsidDel="00CB2CCF">
          <w:rPr>
            <w:bCs/>
          </w:rPr>
          <w:delText xml:space="preserve">warmer </w:delText>
        </w:r>
      </w:del>
      <w:del w:id="1268" w:author="Katie Lankowicz" w:date="2025-10-23T13:47:00Z" w16du:dateUtc="2025-10-23T17:47:00Z">
        <w:r w:rsidR="00C928BF" w:rsidRPr="00926F2C" w:rsidDel="00EA11D9">
          <w:rPr>
            <w:bCs/>
          </w:rPr>
          <w:delText>years than cool</w:delText>
        </w:r>
      </w:del>
      <w:del w:id="1269" w:author="Katie Lankowicz" w:date="2025-10-21T16:17:00Z" w16du:dateUtc="2025-10-21T20:17:00Z">
        <w:r w:rsidR="00C928BF" w:rsidRPr="00926F2C" w:rsidDel="00CB2CCF">
          <w:rPr>
            <w:bCs/>
          </w:rPr>
          <w:delText>er</w:delText>
        </w:r>
      </w:del>
      <w:del w:id="1270" w:author="Katie Lankowicz" w:date="2025-10-23T13:47:00Z" w16du:dateUtc="2025-10-23T17:47:00Z">
        <w:r w:rsidR="00C928BF" w:rsidRPr="00926F2C" w:rsidDel="00EA11D9">
          <w:rPr>
            <w:bCs/>
          </w:rPr>
          <w:delText xml:space="preserve"> years. Silverside relative abundance increased over the 11-year study period, which may also be related to the increasing summer nearshore temperatures experienced in the study area over this time. The short lifespan, early summer spawning, and nearshore distribution of the YOY silverside primarily caught in our seine surveys closely links their population dynamics to short-term, local processes. This, combined with their highly abundant and ubiquitous nature, may make them a useful indicator species for coarse-scale </w:delText>
        </w:r>
        <w:r w:rsidR="002A6DA8" w:rsidDel="00EA11D9">
          <w:rPr>
            <w:bCs/>
          </w:rPr>
          <w:delText>structure and functioning</w:delText>
        </w:r>
        <w:r w:rsidR="00C928BF" w:rsidDel="00EA11D9">
          <w:rPr>
            <w:bCs/>
          </w:rPr>
          <w:delText xml:space="preserve"> </w:delText>
        </w:r>
        <w:r w:rsidR="00C928BF" w:rsidRPr="00926F2C" w:rsidDel="00EA11D9">
          <w:rPr>
            <w:bCs/>
          </w:rPr>
          <w:delText xml:space="preserve">of the Casco Bay ecosystem. </w:delText>
        </w:r>
      </w:del>
    </w:p>
    <w:p w14:paraId="00296A10" w14:textId="11110A0E" w:rsidR="00C928BF" w:rsidRPr="00926F2C" w:rsidDel="00EA11D9" w:rsidRDefault="00C928BF" w:rsidP="00206E53">
      <w:pPr>
        <w:spacing w:after="0" w:line="240" w:lineRule="auto"/>
        <w:rPr>
          <w:del w:id="1271" w:author="Katie Lankowicz" w:date="2025-10-23T13:47:00Z" w16du:dateUtc="2025-10-23T17:47:00Z"/>
          <w:bCs/>
        </w:rPr>
      </w:pPr>
    </w:p>
    <w:p w14:paraId="52830776" w14:textId="354D1BA6" w:rsidR="00C928BF" w:rsidRPr="00926F2C" w:rsidRDefault="00C928BF" w:rsidP="006D0DD9">
      <w:pPr>
        <w:spacing w:after="0" w:line="240" w:lineRule="auto"/>
        <w:rPr>
          <w:bCs/>
        </w:rPr>
      </w:pPr>
      <w:r w:rsidRPr="00926F2C">
        <w:rPr>
          <w:bCs/>
        </w:rPr>
        <w:t xml:space="preserve">Reduced relative abundance of certain forage species in nearshore GoM ecosystems, including herring, could negatively impact nearshore trophic dynamics. Changes in prey size, distribution, relative abundance, and community structure will impact piscivorous predators that have evolved to exploit nearshore forage fishes </w:t>
      </w:r>
      <w:r w:rsidRPr="00926F2C">
        <w:rPr>
          <w:bCs/>
        </w:rPr>
        <w:fldChar w:fldCharType="begin"/>
      </w:r>
      <w:r w:rsidRPr="00926F2C">
        <w:rPr>
          <w:bCs/>
        </w:rPr>
        <w:instrText xml:space="preserve"> ADDIN ZOTERO_ITEM CSL_CITATION {"citationID":"QENaJtUu","properties":{"formattedCitation":"(Ball et al. 2007, McGowan et al. 2019, 2022, Falke et al. 2024)","plainCitation":"(Ball et al. 2007, McGowan et al. 2019, 2022, Falke et al. 2024)","dontUpdate":true,"noteIndex":0},"citationItems":[{"id":594,"uris":["http://zotero.org/users/11233743/items/U7U545FQ"],"itemData":{"id":594,"type":"article-journal","container-title":"Polar Biology","DOI":"10.1007/s00300-006-0227-1","ISSN":"0722-4060, 1432-2056","issue":"6","journalAbbreviation":"Polar Biol","language":"en","page":"699-708","source":"DOI.org (Crossref)","title":"Proximate composition, energetic value, and relative abundance of prey fish from the inshore eastern Bering Sea: implications for piscivorous predators","title-short":"Proximate composition, energetic value, and relative abundance of prey fish from the inshore eastern Bering Sea","volume":"30","author":[{"family":"Ball","given":"Jeffrey R."},{"family":"Esler","given":"Daniel"},{"family":"Schmutz","given":"Joel A."}],"issued":{"date-parts":[["2007",5]]}}},{"id":592,"uris":["http://zotero.org/users/11233743/items/VGUWB6P9"],"itemData":{"id":592,"type":"article-journal","container-title":"Deep Sea Research Part II: Topical Studies in Oceanography","DOI":"10.1016/j.dsr2.2016.11.019","ISSN":"09670645","journalAbbreviation":"Deep Sea Research Part II: Topical Studies in Oceanography","language":"en","page":"221-237","source":"DOI.org (Crossref)","title":"Variability in species composition and distribution of forage fish in the Gulf of Alaska","volume":"165","author":[{"family":"McGowan","given":"David W."},{"family":"Horne","given":"John K."},{"family":"Parker-Stetter","given":"Sandra L."}],"issued":{"date-parts":[["2019",7]]}}},{"id":386,"uris":["http://zotero.org/users/11233743/items/G4ZDLE62"],"itemData":{"id":386,"type":"article-journal","container-title":"Estuaries and Coasts","DOI":"10.1007/s12237-022-01066-w","ISSN":"1559-2723, 1559-2731","issue":"7","journalAbbreviation":"Estuaries and Coasts","language":"en","page":"2181-2203","source":"DOI.org (Crossref)","title":"Population Dynamics of Common Nearshore Forage Fishes in the Delaware Inland Bays, USA","volume":"45","author":[{"family":"McGowan","given":"Andrew T."},{"family":"Hale","given":"Edward A."},{"family":"Bartow","given":"Dennis H."},{"family":"Greco","given":"Michael"}],"issued":{"date-parts":[["2022",11]]}}},{"id":382,"uris":["http://zotero.org/users/11233743/items/IPA8ZBEE"],"itemData":{"id":382,"type":"article-journal","abstract":"Ecosystem management requires an integrated understanding of ecological interactions. In the Gulf of Maine (GoM), trophic information pertaining to commercially important groundfishes and nearshore prey communities is lacking. We characterized nearshore communities and groundfish diets using data collected from nearshore surveys (864 bottom trawls and 3638 stomach samples of six groundfish species) conducted biannually (spring and fall) in Midcoast Maine and Penobscot Bay from 2012 to 2022. Groundfish diets were dominated by some of the most available nearshore prey (gadiform and clupeiform fishes and pandalid and crangonid shrimps). Shifts in relative prey avai</w:instrText>
      </w:r>
      <w:r w:rsidRPr="00261818">
        <w:rPr>
          <w:lang w:val="fr-FR"/>
        </w:rPr>
        <w:instrText xml:space="preserve">lability over environmental gradients (e.g., depth and position along the coast), across seasons, and over years corresponded with parallel patterns in prey contributions to groundfish diets in specific predator–prey interactions. Negative trends in the relative availability and diet occurrence of signature GoM prey taxa (Northern shrimp Pandalus borealis, Atlantic herring Clupea harengus, and euphausiids) indicate that broader ecosystem changes, such as steady rises in water temperature and shifts in species distributions, are impacting nearshore trophic dynamics in the GoM. These observations provide timely information on mechanisms that underlie groundfish productivity and warrant inclusion of nearshore trophic dynamics in relevant ecosystem models.","container-title":"Journal of Fish Biology","DOI":"10.1111/jfb.16026","ISSN":"0022-1112, 1095-8649","journalAbbreviation":"Journal of Fish Biology","language":"en","page":"jfb.16026","source":"DOI.org (Crossref)","title":"Trophic ecology of groundfishes in nearshore areas of the Gulf of Maine","title-short":"Trophic ecology of groundfishes in nearshore areas of the &lt;span style=\"font-variant","author":[{"family":"Falke","given":"Landon P."},{"family":"Smith","given":"Brian E."},{"family":"Rowe","given":"Stacy"},{"family":"Peters","given":"Rebecca J."},{"family":"Sheehan","given":"Timothy F."}],"issued":{"date-parts":[["2024",12,9]]}}}],"schema":"https://github.com/citation-style-language/schema/raw/master/csl-citation.json"} </w:instrText>
      </w:r>
      <w:r w:rsidRPr="00926F2C">
        <w:rPr>
          <w:bCs/>
        </w:rPr>
        <w:fldChar w:fldCharType="separate"/>
      </w:r>
      <w:r w:rsidRPr="005F1E6C">
        <w:rPr>
          <w:rFonts w:ascii="Aptos" w:hAnsi="Aptos"/>
        </w:rPr>
        <w:t>(Ball et al. 2007, D. McGowan et al. 2019, A. McGowan et al. 2022, Falke et al. 2024)</w:t>
      </w:r>
      <w:r w:rsidRPr="00926F2C">
        <w:rPr>
          <w:bCs/>
        </w:rPr>
        <w:fldChar w:fldCharType="end"/>
      </w:r>
      <w:r w:rsidRPr="005F1E6C">
        <w:rPr>
          <w:bCs/>
        </w:rPr>
        <w:t xml:space="preserve">. </w:t>
      </w:r>
      <w:del w:id="1272" w:author="Katie Lankowicz" w:date="2025-10-23T15:06:00Z" w16du:dateUtc="2025-10-23T19:06:00Z">
        <w:r w:rsidRPr="00926F2C" w:rsidDel="006D0DD9">
          <w:rPr>
            <w:bCs/>
          </w:rPr>
          <w:delText xml:space="preserve">Our </w:delText>
        </w:r>
      </w:del>
      <w:ins w:id="1273" w:author="Katie Lankowicz" w:date="2025-10-23T15:06:00Z" w16du:dateUtc="2025-10-23T19:06:00Z">
        <w:r w:rsidR="006D0DD9">
          <w:rPr>
            <w:bCs/>
          </w:rPr>
          <w:t>This</w:t>
        </w:r>
        <w:r w:rsidR="006D0DD9" w:rsidRPr="00926F2C">
          <w:rPr>
            <w:bCs/>
          </w:rPr>
          <w:t xml:space="preserve"> </w:t>
        </w:r>
      </w:ins>
      <w:r w:rsidRPr="00926F2C">
        <w:rPr>
          <w:bCs/>
        </w:rPr>
        <w:t>study has illustrated</w:t>
      </w:r>
      <w:ins w:id="1274" w:author="Katie Lankowicz" w:date="2025-10-23T15:10:00Z" w16du:dateUtc="2025-10-23T19:10:00Z">
        <w:r w:rsidR="006D0DD9">
          <w:rPr>
            <w:bCs/>
          </w:rPr>
          <w:t xml:space="preserve"> variable</w:t>
        </w:r>
      </w:ins>
      <w:r w:rsidRPr="00926F2C">
        <w:rPr>
          <w:bCs/>
        </w:rPr>
        <w:t xml:space="preserve"> temperature-related changes in </w:t>
      </w:r>
      <w:del w:id="1275" w:author="Katie Lankowicz" w:date="2025-10-23T15:07:00Z" w16du:dateUtc="2025-10-23T19:07:00Z">
        <w:r w:rsidRPr="00926F2C" w:rsidDel="006D0DD9">
          <w:rPr>
            <w:bCs/>
          </w:rPr>
          <w:delText>seasonal herring nearshore habitat use</w:delText>
        </w:r>
      </w:del>
      <w:ins w:id="1276" w:author="Katie Lankowicz" w:date="2025-10-23T15:07:00Z" w16du:dateUtc="2025-10-23T19:07:00Z">
        <w:r w:rsidR="006D0DD9">
          <w:rPr>
            <w:bCs/>
          </w:rPr>
          <w:t>nearshore fish growth and community composition</w:t>
        </w:r>
      </w:ins>
      <w:ins w:id="1277" w:author="Katie Lankowicz" w:date="2025-10-23T15:08:00Z" w16du:dateUtc="2025-10-23T19:08:00Z">
        <w:r w:rsidR="006D0DD9">
          <w:rPr>
            <w:bCs/>
          </w:rPr>
          <w:t xml:space="preserve">. </w:t>
        </w:r>
      </w:ins>
      <w:ins w:id="1278" w:author="Katie Lankowicz" w:date="2025-10-23T15:10:00Z" w16du:dateUtc="2025-10-23T19:10:00Z">
        <w:r w:rsidR="006D0DD9">
          <w:rPr>
            <w:bCs/>
          </w:rPr>
          <w:t xml:space="preserve">Warming-tolerant </w:t>
        </w:r>
      </w:ins>
      <w:ins w:id="1279" w:author="Katie Lankowicz" w:date="2025-10-23T15:11:00Z" w16du:dateUtc="2025-10-23T19:11:00Z">
        <w:r w:rsidR="006D0DD9">
          <w:rPr>
            <w:bCs/>
          </w:rPr>
          <w:t xml:space="preserve">silversides had increased growth and seasonally-advanced phenology under warming conditions, </w:t>
        </w:r>
      </w:ins>
      <w:ins w:id="1280" w:author="Katie Lankowicz" w:date="2025-10-23T15:12:00Z" w16du:dateUtc="2025-10-23T19:12:00Z">
        <w:r w:rsidR="006D0DD9">
          <w:rPr>
            <w:bCs/>
          </w:rPr>
          <w:t xml:space="preserve">which led to silverside-dominated community structures. Results for warming-intolerant herring were not as clear, but there is evidence that warming could change </w:t>
        </w:r>
      </w:ins>
      <w:ins w:id="1281" w:author="Katie Lankowicz" w:date="2025-10-23T15:27:00Z" w16du:dateUtc="2025-10-23T19:27:00Z">
        <w:r w:rsidR="006D0DD9">
          <w:rPr>
            <w:bCs/>
          </w:rPr>
          <w:t xml:space="preserve">herring </w:t>
        </w:r>
      </w:ins>
      <w:ins w:id="1282" w:author="Katie Lankowicz" w:date="2025-10-23T15:12:00Z" w16du:dateUtc="2025-10-23T19:12:00Z">
        <w:r w:rsidR="006D0DD9">
          <w:rPr>
            <w:bCs/>
          </w:rPr>
          <w:t xml:space="preserve">spatiotemporal patterns of habitat use. </w:t>
        </w:r>
      </w:ins>
      <w:del w:id="1283" w:author="Katie Lankowicz" w:date="2025-10-23T15:08:00Z" w16du:dateUtc="2025-10-23T19:08:00Z">
        <w:r w:rsidRPr="00926F2C" w:rsidDel="006D0DD9">
          <w:rPr>
            <w:bCs/>
          </w:rPr>
          <w:delText xml:space="preserve"> and indicates that long-term temperature increases could alter temporal </w:delText>
        </w:r>
      </w:del>
      <w:del w:id="1284" w:author="Katie Lankowicz" w:date="2025-10-23T15:13:00Z" w16du:dateUtc="2025-10-23T19:13:00Z">
        <w:r w:rsidRPr="00926F2C" w:rsidDel="006D0DD9">
          <w:rPr>
            <w:bCs/>
          </w:rPr>
          <w:delText xml:space="preserve">patterns of distribution in nearshore GoM areas. </w:delText>
        </w:r>
      </w:del>
      <w:r w:rsidRPr="00926F2C">
        <w:rPr>
          <w:bCs/>
        </w:rPr>
        <w:t xml:space="preserve">Though silverside may </w:t>
      </w:r>
      <w:del w:id="1285" w:author="Katie Lankowicz" w:date="2025-10-23T15:09:00Z" w16du:dateUtc="2025-10-23T19:09:00Z">
        <w:r w:rsidRPr="00926F2C" w:rsidDel="006D0DD9">
          <w:rPr>
            <w:bCs/>
          </w:rPr>
          <w:delText xml:space="preserve">grow faster and increase in abundance with </w:delText>
        </w:r>
      </w:del>
      <w:ins w:id="1286" w:author="Katie Lankowicz" w:date="2025-10-23T15:09:00Z" w16du:dateUtc="2025-10-23T19:09:00Z">
        <w:r w:rsidR="006D0DD9">
          <w:rPr>
            <w:bCs/>
          </w:rPr>
          <w:t xml:space="preserve">benefit from </w:t>
        </w:r>
      </w:ins>
      <w:r w:rsidRPr="00926F2C">
        <w:rPr>
          <w:bCs/>
        </w:rPr>
        <w:t xml:space="preserve">warmer temperatures, they may not fill the same role in trophic dynamics as herring. In the early summer, silverside in the nearshore region were </w:t>
      </w:r>
      <w:r w:rsidR="005A4A04" w:rsidRPr="00926F2C">
        <w:rPr>
          <w:bCs/>
        </w:rPr>
        <w:t>much</w:t>
      </w:r>
      <w:r w:rsidRPr="00926F2C">
        <w:rPr>
          <w:bCs/>
        </w:rPr>
        <w:t xml:space="preserve"> larger than herring</w:t>
      </w:r>
      <w:ins w:id="1287" w:author="Katie Lankowicz" w:date="2025-10-23T15:09:00Z" w16du:dateUtc="2025-10-23T19:09:00Z">
        <w:r w:rsidR="006D0DD9">
          <w:rPr>
            <w:bCs/>
          </w:rPr>
          <w:t xml:space="preserve"> (Fig. S1)</w:t>
        </w:r>
      </w:ins>
      <w:r w:rsidRPr="00926F2C">
        <w:rPr>
          <w:bCs/>
        </w:rPr>
        <w:t>. This size difference could preclude silverside from being a prey item for juvenile piscivorous fish</w:t>
      </w:r>
      <w:r w:rsidR="005A4A04" w:rsidRPr="00926F2C">
        <w:rPr>
          <w:bCs/>
        </w:rPr>
        <w:t xml:space="preserve">es </w:t>
      </w:r>
      <w:r w:rsidRPr="00926F2C">
        <w:rPr>
          <w:bCs/>
        </w:rPr>
        <w:t>using the nearshore region as a nursery area. Prey size is a</w:t>
      </w:r>
      <w:ins w:id="1288" w:author="Katie Lankowicz" w:date="2025-10-23T15:10:00Z" w16du:dateUtc="2025-10-23T19:10:00Z">
        <w:r w:rsidR="006D0DD9">
          <w:rPr>
            <w:bCs/>
          </w:rPr>
          <w:t xml:space="preserve"> </w:t>
        </w:r>
      </w:ins>
      <w:del w:id="1289" w:author="Katie Lankowicz" w:date="2025-10-23T15:10:00Z" w16du:dateUtc="2025-10-23T19:10:00Z">
        <w:r w:rsidRPr="00926F2C" w:rsidDel="006D0DD9">
          <w:rPr>
            <w:bCs/>
          </w:rPr>
          <w:delText xml:space="preserve">n important </w:delText>
        </w:r>
      </w:del>
      <w:r w:rsidRPr="00926F2C">
        <w:rPr>
          <w:bCs/>
        </w:rPr>
        <w:t xml:space="preserve">limiting factor in the ontogeny of piscivory in striped bass and bluefish, both of which are important sportfish and predators in the GoM </w:t>
      </w:r>
      <w:r w:rsidRPr="00926F2C">
        <w:rPr>
          <w:bCs/>
        </w:rPr>
        <w:fldChar w:fldCharType="begin"/>
      </w:r>
      <w:r w:rsidRPr="00926F2C">
        <w:rPr>
          <w:bCs/>
        </w:rPr>
        <w:instrText xml:space="preserve"> ADDIN ZOTERO_ITEM CSL_CITATION {"citationID":"b6MXxcFU","properties":{"formattedCitation":"(Scharf et al. 2009)","plainCitation":"(Scharf et al. 2009)","noteIndex":0},"citationItems":[{"id":590,"uris":["http://zotero.org/users/11233743/items/E8MBCZHS"],"itemData":{"id":590,"type":"article-journal","abstract":"In aquatic systems, ontogenetic patterns of resource utilization strongly influence growth and survival, particularly during early life stages. We compared prey resource use and evaluated potential factors affecting the timing of the shift to piscivorous feeding in two juvenile estuarine fish predators: striped bass (Morone saxatilis) and bluefish (Pomatomus saltatrix). In New York Bight estuaries, bluefish shift to piscivory earlier in ontogeny and consume larger relative prey fish sizes compared with striped bass. Predator gape allometries are similar and did not determine maximum prey sizes eaten. Experimental results revealed marked differences in foraging abilities between predators, with bluefish realizing much greater foraging efficiency compared with striped bass feeding on identical fish prey. Both predators demonstrated lower feeding efficiency and grew relatively poorly when feeding on invertebrates compared with fish prey. When held together under limited prey conditions, bluefish exploited a greater proportion of available prey at the expense of striped bass. Our findings highlight the importance of the availability of appropriately sized forage fishes to the ontogeny of piscivory and provide evidence that predator–prey size relationships and disparate foraging abilities can generate interand intra-specific variation in patterns of resource utilization and predator growth.","container-title":"Canadian Journal of Fisheries and Aquatic Sciences","DOI":"10.1139/F09-030","ISSN":"0706-652X, 1205-7533","issue":"5","journalAbbreviation":"Can. J. Fish. Aquat. Sci.","language":"en","license":"http://www.nrcresearchpress.com/page/about/CorporateTextAndDataMining","page":"790-801","source":"DOI.org (Crossref)","title":"Contrasting patterns of resource utilization between juvenile estuarine predators: the influence of relative prey size and foraging ability on the ontogeny of piscivory","title-short":"Contrasting patterns of resource utilization between juvenile estuarine predators","volume":"66","author":[{"family":"Scharf","given":"Frederick S."},{"family":"Buckel","given":"Jeffrey A."},{"family":"Juanes","given":"Francis"}],"issued":{"date-parts":[["2009",5]]}}}],"schema":"https://github.com/citation-style-language/schema/raw/master/csl-citation.json"} </w:instrText>
      </w:r>
      <w:r w:rsidRPr="00926F2C">
        <w:rPr>
          <w:bCs/>
        </w:rPr>
        <w:fldChar w:fldCharType="separate"/>
      </w:r>
      <w:r w:rsidRPr="00926F2C">
        <w:rPr>
          <w:rFonts w:ascii="Aptos" w:hAnsi="Aptos"/>
        </w:rPr>
        <w:t>(Scharf et al. 2009)</w:t>
      </w:r>
      <w:r w:rsidRPr="00926F2C">
        <w:rPr>
          <w:bCs/>
        </w:rPr>
        <w:fldChar w:fldCharType="end"/>
      </w:r>
      <w:r w:rsidRPr="00926F2C">
        <w:rPr>
          <w:bCs/>
        </w:rPr>
        <w:t xml:space="preserve">. Herring and silverside also have differing spatial distribution patterns; silverside typically inhabit extremely shallow nearshore regions </w:t>
      </w:r>
      <w:r w:rsidRPr="00926F2C">
        <w:rPr>
          <w:bCs/>
        </w:rPr>
        <w:fldChar w:fldCharType="begin"/>
      </w:r>
      <w:r w:rsidRPr="00926F2C">
        <w:rPr>
          <w:bCs/>
        </w:rPr>
        <w:instrText xml:space="preserve"> ADDIN ZOTERO_ITEM CSL_CITATION {"citationID":"7qsZla3C","properties":{"formattedCitation":"(Conover &amp; Ross 1982)","plainCitation":"(Conover &amp; Ross 1982)","noteIndex":0},"citationItems":[{"id":488,"uris":["http://zotero.org/users/11233743/items/PZJY98W6"],"itemData":{"id":488,"type":"article-journal","abstract":"Patterns in seasonal abundance (no. per m2 surface area), growth and biomass (g per m2 surface area) of an annual fish, the Atlantic silverside,Menidia menidia (L.) were investigated in a marsh and more seaward bay region of Essex Bay, Massachusetts from August 1976 to May 1978 using a quantitative beach seining technique. Silverside abundance varied greatly by season and year class during the study period. Abundance was high in 1976 but winter mortality (99%) left an adult density of only .01 per m z surface area in the marsh during spring 1977. Resultant 1977 year class density in the marsh was 1.88 per m ~by late fall 1977 but winter mortality again produced an adult density of .01 per m2 in spring 1978. Abundance was generally higher in the marsh than in the bay region especially during spring and late fall when catches in the bay were negligible. Based on catch rate comparisons, the summer and fall juvenile abundance of the 1976 year class was much higher than the juvenile abundance of the 1977 year class. Coincidentally, mean lengths and condition of the abundant 1976 year class in the late fall were significantly lower than those of the 1977 year class, suggesting density dependent population regulation. In both years, juveniles grew rapidly and reached full adult size by November when an offshoremovement to deeper waters outside Essex Bay occurred. Biomass peaked in the marsh region in late fall 1977 at 7.8 g per m2 wet weight. Winter mortality was size selective, favoring larger individuals. The annual life history design ofM. menidia including an offshorewinter movementand high winter mortality suggeststhat silversidesrepresentan important pathway of energy flow from marsh to offshore trophic systems.","container-title":"Estuaries","DOI":"10.2307/1351750","ISSN":"01608347","issue":"4","journalAbbreviation":"Estuaries","language":"en","page":"275","source":"DOI.org (Crossref)","title":"Patterns in Seasonal Abundance, Growth and Biomass of the Atlantic Silverside, &lt;i&gt;Menidia menidia&lt;/i&gt;, in a New England Estuary","volume":"5","author":[{"family":"Conover","given":"David O."},{"family":"Ross","given":"Michael R."}],"issued":{"date-parts":[["1982",12]]}}}],"schema":"https://github.com/citation-style-language/schema/raw/master/csl-citation.json"} </w:instrText>
      </w:r>
      <w:r w:rsidRPr="00926F2C">
        <w:rPr>
          <w:bCs/>
        </w:rPr>
        <w:fldChar w:fldCharType="separate"/>
      </w:r>
      <w:r w:rsidRPr="00926F2C">
        <w:rPr>
          <w:rFonts w:ascii="Aptos" w:hAnsi="Aptos"/>
        </w:rPr>
        <w:t>(Conover &amp; Ross 1982)</w:t>
      </w:r>
      <w:r w:rsidRPr="00926F2C">
        <w:rPr>
          <w:bCs/>
        </w:rPr>
        <w:fldChar w:fldCharType="end"/>
      </w:r>
      <w:r w:rsidRPr="00926F2C">
        <w:rPr>
          <w:bCs/>
        </w:rPr>
        <w:t xml:space="preserve">, while herring are more widely distributed </w:t>
      </w:r>
      <w:r w:rsidRPr="00926F2C">
        <w:rPr>
          <w:bCs/>
        </w:rPr>
        <w:fldChar w:fldCharType="begin"/>
      </w:r>
      <w:r w:rsidRPr="00926F2C">
        <w:rPr>
          <w:bCs/>
        </w:rPr>
        <w:instrText xml:space="preserve"> ADDIN ZOTERO_ITEM CSL_CITATION {"citationID":"O4u03z2d","properties":{"formattedCitation":"(Boyar 1968, Creaser &amp; Libby 1986, 1988)","plainCitation":"(Boyar 1968, Creaser &amp; Libby 1986, 1988)","noteIndex":0},"citationItems":[{"id":469,"uris":["http://zotero.org/users/11233743/items/MUYBDF85"],"itemData":{"id":469,"type":"article-journal","abstract":"Age, length, and gonadal stages of adult herring, Capra harengus harengus L., were determined from samples collected in 1960-65 from Georges Bank and the Gulf of Maine. Age-groups IV and V were the most abundant ages in the samples. The 1960 year-class dominated the samples from Georges Bank in 1963-65, and the samples from the Gulf of Maine in 1964-65. This year-class was the most abundant during the period of study. The 1959 year-class was extremely weak on Georges Bank, but was well represented in the Gulf of Maine. The mean lengths of the age-groups IV and V from the 1960 year-class were generally less than those from other year-classes; the slow growth and the apparent high abundance suggest that growth is density-dependent. Differences in the peak of spawning and spawning seasons among the areas were small.","container-title":"International Commission for the Northwest Atlantic Fisheries (ICNAF) Research Bulletin","language":"en","page":"49-61","source":"Zotero","title":"Age, Length, and Gonadal Stages of Herring from Georges Bank and the Gulf of Maine","volume":"5","author":[{"family":"Boyar","given":"H. C."}],"issued":{"date-parts":[["1968"]]}}},{"id":467,"uris":["http://zotero.org/users/11233743/items/XAXJAD69"],"itemData":{"id":467,"type":"article-journal","abstract":"A method was developed for tagging age 1 herring, and tag recovery results were analyzed for movement patterns. Use of new transport and holding techniques to avoid handling the fish prior to tagging and the use of small yellow, fine fabric, T-bar spaghetti tags (Floy) are considered to bethe primary reasons for long-term (&gt;1 year) survival of asignificant proportion of tagged fish. A total of 16,084 age 1 herring were tagged and released in 1982 and 1983. The overall total recovery rate from 5 taggings was 7.57% (range 0.21-19.58%). The overall effective recovery rate (i.e. from the 15th day after release) was 1.01 % (range 0.21-1.76%). The results strongly suggest that age 1 herring, observed (and tagged) in the western and central waters of Maine during the 3rd and 4th calendar quarters, contribute to the commercial catch of age 2 fish east of the area where they were tagged during the 2nd and 3rd quarters of the following year. Age 1 herring, observed (and tagged) in easternmost Maine and western New Brunswick waters during the3rd and 4th quarters, remain in the same area where they contribute to the commercial fishery for age 2 fish during the 2nd and 3rd quarters of the following year.","container-title":"Journal of Northwest Atlantic Fishery Science","DOI":"10.2960/J.v7.a5","ISSN":"0250-6408, 1682-9786, 1811-8224","journalAbbreviation":"J. Northw. Atl. Fish. Sci.","language":"en","page":"43-46","source":"DOI.org (Crossref)","title":"Tagging of Age 1 Herring (&lt;i&gt;Clupea harengus&lt;/i&gt; L.) and Their Movement Along the Maine and New Brunswick Coasts","volume":"7","author":[{"family":"Creaser","given":"Edwin P."},{"family":"Libby","given":"David A."}],"issued":{"date-parts":[["1986",12,1]]}}},{"id":468,"uris":["http://zotero.org/users/11233743/items/EGH5QJTU"],"itemData":{"id":468,"type":"article-journal","abstract":"Between 1976 and 1982, 164,128 juvenile and adult herring were tagged and released at 72 sites along the Maine and New Hampshire coasts. Total recovery rates were 5.9%for juveniles and 4.9% for adults. Effective recovery rates (i.e. from the 15th day after release) were 4.1 and 3.5%. respectively. Migration patterns varied with season and region of tagging. Summer-feeding juveniles from all areas along the coast frequently moved into adjacent areas during the3rd and the 4th calendar quarters. Some of these juveniles then underwent an autumn migration to the southwest where they overwintered off the Massachusetts and New Hampshire coasts. Others overwintered off southwestern and northeastern Maine. There was a tendency for tagged fish to be recaptured east of the tagging site during the 2nd and 3rd quarters of the following year. Tagging studies on summer-feeding adults showed migration patterns similar to juveniles. There was a small but consistent tendency for some adult fish tagged in eastern Maine to be recovered in the Southwest Nova Scotian fishery. There was no evidence of changes in seasonal migration patterns of either juveniles or adults during the study period. Tagging studies on overwintering juveniles tagged in northeastern Maine showed that most recoveries during the following year were from the tagging area. Tagging studies on spawning herring tagged off New Hampshire and northeastern Maine showed that these fish overwinter off Massachusetts. Recoveries during the 3rd and 4th calendar quarters of the following year were in close proximity to the tagging area.","container-title":"Journal of Northwest Atlantic Fishery Science","DOI":"10.2960/J.v8.a4","ISSN":"0250-6408, 1682-9786, 1811-8224","journalAbbreviation":"J. Northw. Atl. Fish. Sci.","language":"en","page":"33-42","source":"DOI.org (Crossref)","title":"Seasonal Movements of Juvenile and Adult Herring (&lt;i&gt;Clupea harengus&lt;/i&gt; L.) Tagged Along the Maine and New Hampshire Coasts in 1976-82","volume":"8","author":[{"family":"Creaser","given":"Edwin P."},{"family":"Libby","given":"David A."}],"issued":{"date-parts":[["1988",12,1]]}}}],"schema":"https://github.com/citation-style-language/schema/raw/master/csl-citation.json"} </w:instrText>
      </w:r>
      <w:r w:rsidRPr="00926F2C">
        <w:rPr>
          <w:bCs/>
        </w:rPr>
        <w:fldChar w:fldCharType="separate"/>
      </w:r>
      <w:r w:rsidRPr="00926F2C">
        <w:rPr>
          <w:rFonts w:ascii="Aptos" w:hAnsi="Aptos"/>
        </w:rPr>
        <w:t>(Boyar 1968, Creaser &amp; Libby 1986, 1988)</w:t>
      </w:r>
      <w:r w:rsidRPr="00926F2C">
        <w:rPr>
          <w:bCs/>
        </w:rPr>
        <w:fldChar w:fldCharType="end"/>
      </w:r>
      <w:r w:rsidRPr="00926F2C">
        <w:rPr>
          <w:bCs/>
        </w:rPr>
        <w:t>. If biomass of forage fishes shifts closer to shore and into shallow areas, it may alter prey availability to larger-bodied predators or force changes in predator distributions.</w:t>
      </w:r>
    </w:p>
    <w:p w14:paraId="1C02EABB" w14:textId="77777777" w:rsidR="00206E53" w:rsidRDefault="00206E53" w:rsidP="00206E53">
      <w:pPr>
        <w:spacing w:after="0" w:line="240" w:lineRule="auto"/>
        <w:rPr>
          <w:ins w:id="1290" w:author="Katie Lankowicz" w:date="2025-10-23T15:28:00Z" w16du:dateUtc="2025-10-23T19:28:00Z"/>
          <w:bCs/>
        </w:rPr>
      </w:pPr>
    </w:p>
    <w:p w14:paraId="29AA54BF" w14:textId="5B52D12C" w:rsidR="006D0DD9" w:rsidRPr="00926F2C" w:rsidDel="006D0DD9" w:rsidRDefault="006D0DD9" w:rsidP="00206E53">
      <w:pPr>
        <w:spacing w:after="0" w:line="240" w:lineRule="auto"/>
        <w:rPr>
          <w:del w:id="1291" w:author="Katie Lankowicz" w:date="2025-10-23T15:29:00Z" w16du:dateUtc="2025-10-23T19:29:00Z"/>
          <w:bCs/>
        </w:rPr>
      </w:pPr>
      <w:ins w:id="1292" w:author="Katie Lankowicz" w:date="2025-10-23T15:28:00Z" w16du:dateUtc="2025-10-23T19:28:00Z">
        <w:r>
          <w:rPr>
            <w:bCs/>
          </w:rPr>
          <w:t xml:space="preserve">The identify and relative influences of factors driving fish habitat use in nearshore areas are often unclear, as are the responses of many fish species to changes in the physical properties of these areas </w:t>
        </w:r>
        <w:r>
          <w:rPr>
            <w:bCs/>
          </w:rPr>
          <w:fldChar w:fldCharType="begin"/>
        </w:r>
        <w:r>
          <w:rPr>
            <w:bCs/>
          </w:rPr>
          <w:instrText xml:space="preserve"> ADDIN ZOTERO_ITEM CSL_CITATION {"citationID":"PxVKGL7l","properties":{"formattedCitation":"(Olds et al. 2018)","plainCitation":"(Olds et al. 2018)","noteIndex":0},"citationItems":[{"id":770,"uris":["http://zotero.org/users/11233743/items/2TU4LGEN"],"itemData":{"id":770,"type":"article-journal","abstract":"The surf zones of ocean beaches provide habitat for a diversity of fishes and are prime sites for recreational angling and commercial net fisheries. Here, we review the global literature (152 studies) on surf fish ecology to better inform fisheries management and coastal conservation planning. These studies suggest that surf zones support diverse fish assemblages, which are characterized by high numerical dominance (10 species typically comprise 95% of catches), but also show that few families are especially common. The composition of assemblages is highly variable, changing with fluctuations in water temperature, wave climate and the biomass of drifting algae or seagrass. Fish use surf zones as feeding habitats and transit routes, but these areas might not be widely used as spawning sites or juvenile nurseries. These systems are under escalating human pressures, most notably from coastal urbanization and recreational angling. Despite the recognized ecological and economic importance of surf-zone fishes, few studies have tested for impacts of urbanization or fishing. The benefits of marine reserves for fish in surf zones are also rarely measured. We suggest that progress will be made by moving from largely descriptive studies to hypothesis-driven research, which is guided by contemporary ecological theory and adapts modern techniques from research in other ecosystems. A key challenge is to obtain empirical data that are needed to improve the effectiveness of fisheries management and underpin conservation planning for coastal waters.","container-title":"Fish and Fisheries","DOI":"10.1111/faf.12237","ISSN":"1467-2960, 1467-2979","issue":"1","journalAbbreviation":"Fish and Fisheries","language":"en","license":"http://onlinelibrary.wiley.com/termsAndConditions#vor","page":"78-89","source":"DOI.org (Crossref)","title":"The ecology of fish in the surf zones of ocean beaches: A global review","title-short":"The ecology of fish in the surf zones of ocean beaches","volume":"19","author":[{"family":"Olds","given":"Andrew D."},{"family":"Vargas</w:instrText>
        </w:r>
        <w:r>
          <w:rPr>
            <w:rFonts w:ascii="Cambria Math" w:hAnsi="Cambria Math" w:cs="Cambria Math"/>
            <w:bCs/>
          </w:rPr>
          <w:instrText>‐</w:instrText>
        </w:r>
        <w:r>
          <w:rPr>
            <w:bCs/>
          </w:rPr>
          <w:instrText xml:space="preserve">Fonseca","given":"Elena"},{"family":"Connolly","given":"Rod M."},{"family":"Gilby","given":"Ben L."},{"family":"Huijbers","given":"Chantal M."},{"family":"Hyndes","given":"Glenn A."},{"family":"Layman","given":"Craig A."},{"family":"Whitfield","given":"Alan K."},{"family":"Schlacher","given":"Thomas A."}],"issued":{"date-parts":[["2018",1]]}}}],"schema":"https://github.com/citation-style-language/schema/raw/master/csl-citation.json"} </w:instrText>
        </w:r>
        <w:r>
          <w:rPr>
            <w:bCs/>
          </w:rPr>
          <w:fldChar w:fldCharType="separate"/>
        </w:r>
        <w:r w:rsidRPr="006D0DD9">
          <w:rPr>
            <w:rFonts w:ascii="Aptos" w:hAnsi="Aptos"/>
          </w:rPr>
          <w:t>(Olds et al. 2018)</w:t>
        </w:r>
        <w:r>
          <w:rPr>
            <w:bCs/>
          </w:rPr>
          <w:fldChar w:fldCharType="end"/>
        </w:r>
        <w:r>
          <w:rPr>
            <w:bCs/>
          </w:rPr>
          <w:t>. Identifying the environmental patterns that drive fish distribution and community structure could provide predictive insight under alternate climate scenarios, as well as for much larger spatial scales and biological organization levels.</w:t>
        </w:r>
      </w:ins>
      <w:ins w:id="1293" w:author="Katie Lankowicz" w:date="2025-10-23T15:29:00Z" w16du:dateUtc="2025-10-23T19:29:00Z">
        <w:r>
          <w:rPr>
            <w:bCs/>
          </w:rPr>
          <w:t xml:space="preserve"> </w:t>
        </w:r>
      </w:ins>
    </w:p>
    <w:p w14:paraId="0D92D6C3" w14:textId="55771A94" w:rsidR="00926F2C" w:rsidDel="006D0DD9" w:rsidRDefault="005A4A04" w:rsidP="00926F2C">
      <w:pPr>
        <w:spacing w:after="0" w:line="240" w:lineRule="auto"/>
        <w:rPr>
          <w:del w:id="1294" w:author="Katie Lankowicz" w:date="2025-10-23T15:21:00Z" w16du:dateUtc="2025-10-23T19:21:00Z"/>
          <w:bCs/>
        </w:rPr>
      </w:pPr>
      <w:del w:id="1295" w:author="Katie Lankowicz" w:date="2025-10-23T15:21:00Z" w16du:dateUtc="2025-10-23T19:21:00Z">
        <w:r w:rsidRPr="00926F2C" w:rsidDel="006D0DD9">
          <w:rPr>
            <w:bCs/>
          </w:rPr>
          <w:delText>The dynamics of shallow nearshore ecosystems and the forage species that use them are relatively understudied</w:delText>
        </w:r>
      </w:del>
      <w:del w:id="1296" w:author="Katie Lankowicz" w:date="2025-10-15T13:47:00Z" w16du:dateUtc="2025-10-15T16:47:00Z">
        <w:r w:rsidRPr="00926F2C" w:rsidDel="00625EFB">
          <w:rPr>
            <w:bCs/>
          </w:rPr>
          <w:delText xml:space="preserve"> </w:delText>
        </w:r>
      </w:del>
      <w:del w:id="1297" w:author="Katie Lankowicz" w:date="2025-10-23T15:21:00Z" w16du:dateUtc="2025-10-23T19:21:00Z">
        <w:r w:rsidRPr="00926F2C" w:rsidDel="006D0DD9">
          <w:rPr>
            <w:bCs/>
          </w:rPr>
          <w:delText xml:space="preserve"> </w:delText>
        </w:r>
        <w:r w:rsidRPr="00926F2C" w:rsidDel="006D0DD9">
          <w:rPr>
            <w:bCs/>
          </w:rPr>
          <w:fldChar w:fldCharType="begin"/>
        </w:r>
        <w:r w:rsidRPr="00926F2C" w:rsidDel="006D0DD9">
          <w:rPr>
            <w:bCs/>
          </w:rPr>
          <w:delInstrText xml:space="preserve"> ADDIN ZOTERO_ITEM CSL_CITATION {"citationID":"6Im050yl","properties":{"formattedCitation":"(Lankowicz et al. 2020, McGowan et al. 2022)","plainCitation":"(Lankowicz et al. 2020, McGowan et al. 2022)","noteIndex":0},"citationItems":[{"id":596,"uris":["http://zotero.org/users/11233743/items/KF85SJCS"],"itemData":{"id":596,"type":"article-journal","container-title":"Fisheries Research","DOI":"10.1016/j.fishres.2020.105520","ISSN":"01657836","journalAbbreviation":"Fisheries Research","language":"en","page":"105520","source":"DOI.org (Crossref)","title":"Sonar imaging surveys fill data gaps in forage fish populations in shallow estuarine tributaries","volume":"226","author":[{"family":"Lankowicz","given":"Katelynn M."},{"family":"Bi","given":"Hongsheng"},{"family":"Liang","given":"Dong"},{"family":"Fan","given":"Chunlei"}],"issued":{"date-parts":[["2020",6]]}}},{"id":386,"uris":["http://zotero.org/users/11233743/items/G4ZDLE62"],"itemData":{"id":386,"type":"article-journal","container-title":"Estuaries and Coasts","DOI":"10.1007/s12237-022-01066-w","ISSN":"1559-2723, 1559-2731","issue":"7","journalAbbreviation":"Estuaries and Coasts","language":"en","page":"2181-2203","source":"DOI.org (Crossref)","title":"Population Dynamics of Common Nearshore Forage Fishes in the Delaware Inland Bays, USA","volume":"45","author":[{"family":"McGowan","given":"Andrew T."},{"family":"Hale","given":"Edward A."},{"family":"Bartow","given":"Dennis H."},{"family":"Greco","given":"Michael"}],"issued":{"date-parts":[["2022",11]]}}}],"schema":"https://github.com/citation-style-language/schema/raw/master/csl-citation.json"} </w:delInstrText>
        </w:r>
        <w:r w:rsidRPr="00926F2C" w:rsidDel="006D0DD9">
          <w:rPr>
            <w:bCs/>
          </w:rPr>
          <w:fldChar w:fldCharType="separate"/>
        </w:r>
        <w:r w:rsidRPr="00926F2C" w:rsidDel="006D0DD9">
          <w:rPr>
            <w:rFonts w:ascii="Aptos" w:hAnsi="Aptos"/>
          </w:rPr>
          <w:delText>(Lankowicz et al. 2020, McGowan et al. 2022)</w:delText>
        </w:r>
        <w:r w:rsidRPr="00926F2C" w:rsidDel="006D0DD9">
          <w:rPr>
            <w:bCs/>
          </w:rPr>
          <w:fldChar w:fldCharType="end"/>
        </w:r>
        <w:r w:rsidR="00926F2C" w:rsidDel="006D0DD9">
          <w:rPr>
            <w:bCs/>
          </w:rPr>
          <w:delText>.</w:delText>
        </w:r>
        <w:r w:rsidR="006D0DD9" w:rsidDel="006D0DD9">
          <w:rPr>
            <w:bCs/>
          </w:rPr>
          <w:fldChar w:fldCharType="begin"/>
        </w:r>
        <w:r w:rsidR="006D0DD9" w:rsidDel="006D0DD9">
          <w:rPr>
            <w:bCs/>
          </w:rPr>
          <w:delInstrText xml:space="preserve"> ADDIN ZOTERO_ITEM CSL_CITATION {"citationID":"PxVKGL7l","properties":{"formattedCitation":"(Olds et al. 2018)","plainCitation":"(Olds et al. 2018)","noteIndex":0},"citationItems":[{"id":770,"uris":["http://zotero.org/users/11233743/items/2TU4LGEN"],"itemData":{"id":770,"type":"article-journal","abstract":"The surf zones of ocean beaches provide habitat for a diversity of fishes and are prime sites for recreational angling and commercial net fisheries. Here, we review the global literature (152 studies) on surf fish ecology to better inform fisheries management and coastal conservation planning. These studies suggest that surf zones support diverse fish assemblages, which are characterized by high numerical dominance (10 species typically comprise 95% of catches), but also show that few families are especially common. The composition of assemblages is highly variable, changing with fluctuations in water temperature, wave climate and the biomass of drifting algae or seagrass. Fish use surf zones as feeding habitats and transit routes, but these areas might not be widely used as spawning sites or juvenile nurseries. These systems are under escalating human pressures, most notably from coastal urbanization and recreational angling. Despite the recognized ecological and economic importance of surf-zone fishes, few studies have tested for impacts of urbanization or fishing. The benefits of marine reserves for fish in surf zones are also rarely measured. We suggest that progress will be made by moving from largely descriptive studies to hypothesis-driven research, which is guided by contemporary ecological theory and adapts modern techniques from research in other ecosystems. A key challenge is to obtain empirical data that are needed to improve the effectiveness of fisheries management and underpin conservation planning for coastal waters.","container-title":"Fish and Fisheries","DOI":"10.1111/faf.12237","ISSN":"1467-2960, 1467-2979","issue":"1","journalAbbreviation":"Fish and Fisheries","language":"en","license":"http://onlinelibrary.wiley.com/termsAndConditions#vor","page":"78-89","source":"DOI.org (Crossref)","title":"The ecology of fish in the surf zones of ocean beaches: A global review","title-short":"The ecology of fish in the surf zones of ocean beaches","volume":"19","author":[{"family":"Olds","given":"Andrew D."},{"family":"Vargas</w:delInstrText>
        </w:r>
        <w:r w:rsidR="006D0DD9" w:rsidDel="006D0DD9">
          <w:rPr>
            <w:rFonts w:ascii="Cambria Math" w:hAnsi="Cambria Math" w:cs="Cambria Math"/>
            <w:bCs/>
          </w:rPr>
          <w:delInstrText>‐</w:delInstrText>
        </w:r>
        <w:r w:rsidR="006D0DD9" w:rsidDel="006D0DD9">
          <w:rPr>
            <w:bCs/>
          </w:rPr>
          <w:delInstrText xml:space="preserve">Fonseca","given":"Elena"},{"family":"Connolly","given":"Rod M."},{"family":"Gilby","given":"Ben L."},{"family":"Huijbers","given":"Chantal M."},{"family":"Hyndes","given":"Glenn A."},{"family":"Layman","given":"Craig A."},{"family":"Whitfield","given":"Alan K."},{"family":"Schlacher","given":"Thomas A."}],"issued":{"date-parts":[["2018",1]]}}}],"schema":"https://github.com/citation-style-language/schema/raw/master/csl-citation.json"} </w:delInstrText>
        </w:r>
        <w:r w:rsidR="006D0DD9" w:rsidDel="006D0DD9">
          <w:rPr>
            <w:bCs/>
          </w:rPr>
          <w:fldChar w:fldCharType="separate"/>
        </w:r>
        <w:r w:rsidR="006D0DD9" w:rsidRPr="006D0DD9" w:rsidDel="006D0DD9">
          <w:rPr>
            <w:rFonts w:ascii="Aptos" w:hAnsi="Aptos"/>
          </w:rPr>
          <w:delText>(Olds et al. 2018)</w:delText>
        </w:r>
        <w:r w:rsidR="006D0DD9" w:rsidDel="006D0DD9">
          <w:rPr>
            <w:bCs/>
          </w:rPr>
          <w:fldChar w:fldCharType="end"/>
        </w:r>
      </w:del>
      <w:del w:id="1298" w:author="Katie Lankowicz" w:date="2025-10-23T15:20:00Z" w16du:dateUtc="2025-10-23T19:20:00Z">
        <w:r w:rsidR="00926F2C" w:rsidDel="006D0DD9">
          <w:rPr>
            <w:bCs/>
          </w:rPr>
          <w:delText xml:space="preserve"> T</w:delText>
        </w:r>
      </w:del>
      <w:del w:id="1299" w:author="Katie Lankowicz" w:date="2025-10-23T15:21:00Z" w16du:dateUtc="2025-10-23T19:21:00Z">
        <w:r w:rsidR="00926F2C" w:rsidDel="006D0DD9">
          <w:rPr>
            <w:bCs/>
          </w:rPr>
          <w:delText xml:space="preserve">he abundances and distributions of </w:delText>
        </w:r>
      </w:del>
      <w:del w:id="1300" w:author="Katie Lankowicz" w:date="2025-10-23T15:20:00Z" w16du:dateUtc="2025-10-23T19:20:00Z">
        <w:r w:rsidR="00926F2C" w:rsidDel="006D0DD9">
          <w:rPr>
            <w:bCs/>
          </w:rPr>
          <w:delText>taxonomic groups</w:delText>
        </w:r>
      </w:del>
      <w:del w:id="1301" w:author="Katie Lankowicz" w:date="2025-10-23T15:21:00Z" w16du:dateUtc="2025-10-23T19:21:00Z">
        <w:r w:rsidR="00926F2C" w:rsidDel="006D0DD9">
          <w:rPr>
            <w:bCs/>
          </w:rPr>
          <w:delText xml:space="preserve"> in these highly heterogeneous areas are spatially and temporally variable along environmental gradients. Some environmental gradients may directly influence the behavior of a species (temperature, dissolved oxygen, salinity); this may modify interspecific interactions (competition, predation) and lead to further indirect effects. Identifying the environmental patterns that drive fish distribution and community structure could provide predictive insight under alternate climate scenarios, as well as for much larger spatial scales and biological organization levels.</w:delText>
        </w:r>
      </w:del>
    </w:p>
    <w:p w14:paraId="617A3AEC" w14:textId="0CAC36A7" w:rsidR="00926F2C" w:rsidDel="006D0DD9" w:rsidRDefault="00926F2C" w:rsidP="005A4A04">
      <w:pPr>
        <w:spacing w:after="0" w:line="240" w:lineRule="auto"/>
        <w:rPr>
          <w:del w:id="1302" w:author="Katie Lankowicz" w:date="2025-10-23T15:21:00Z" w16du:dateUtc="2025-10-23T19:21:00Z"/>
          <w:bCs/>
        </w:rPr>
      </w:pPr>
    </w:p>
    <w:p w14:paraId="04E04211" w14:textId="454B09E8" w:rsidR="00E838E8" w:rsidRDefault="005A4A04" w:rsidP="006D0DD9">
      <w:pPr>
        <w:spacing w:after="0" w:line="240" w:lineRule="auto"/>
        <w:rPr>
          <w:bCs/>
        </w:rPr>
      </w:pPr>
      <w:r w:rsidRPr="00926F2C">
        <w:rPr>
          <w:bCs/>
        </w:rPr>
        <w:t xml:space="preserve">The results of this study indicate that increasing surface water temperatures will </w:t>
      </w:r>
      <w:del w:id="1303" w:author="Katie Lankowicz" w:date="2025-10-23T15:29:00Z" w16du:dateUtc="2025-10-23T19:29:00Z">
        <w:r w:rsidRPr="00926F2C" w:rsidDel="006D0DD9">
          <w:rPr>
            <w:bCs/>
          </w:rPr>
          <w:delText>likely lead to altered timing of nearshore habitat use by</w:delText>
        </w:r>
      </w:del>
      <w:ins w:id="1304" w:author="Katie Lankowicz" w:date="2025-10-23T15:29:00Z" w16du:dateUtc="2025-10-23T19:29:00Z">
        <w:r w:rsidR="006D0DD9">
          <w:rPr>
            <w:bCs/>
          </w:rPr>
          <w:t>have generally negative effects on</w:t>
        </w:r>
      </w:ins>
      <w:ins w:id="1305" w:author="Katie Lankowicz" w:date="2025-10-23T15:30:00Z" w16du:dateUtc="2025-10-23T19:30:00Z">
        <w:r w:rsidR="006D0DD9">
          <w:rPr>
            <w:bCs/>
          </w:rPr>
          <w:t xml:space="preserve"> juvenile</w:t>
        </w:r>
      </w:ins>
      <w:r w:rsidRPr="00926F2C">
        <w:rPr>
          <w:bCs/>
        </w:rPr>
        <w:t xml:space="preserve"> Atlantic herring</w:t>
      </w:r>
      <w:ins w:id="1306" w:author="Katie Lankowicz" w:date="2025-10-23T15:29:00Z" w16du:dateUtc="2025-10-23T19:29:00Z">
        <w:r w:rsidR="006D0DD9">
          <w:rPr>
            <w:bCs/>
          </w:rPr>
          <w:t xml:space="preserve"> in nearshore regions</w:t>
        </w:r>
      </w:ins>
      <w:r w:rsidRPr="00926F2C">
        <w:rPr>
          <w:bCs/>
        </w:rPr>
        <w:t xml:space="preserve">, which may affect </w:t>
      </w:r>
      <w:r>
        <w:rPr>
          <w:bCs/>
        </w:rPr>
        <w:t>the</w:t>
      </w:r>
      <w:r w:rsidR="00376442">
        <w:rPr>
          <w:bCs/>
        </w:rPr>
        <w:t>ir</w:t>
      </w:r>
      <w:r w:rsidRPr="00926F2C">
        <w:rPr>
          <w:bCs/>
        </w:rPr>
        <w:t xml:space="preserve"> population dynamics</w:t>
      </w:r>
      <w:r>
        <w:rPr>
          <w:bCs/>
        </w:rPr>
        <w:t>.</w:t>
      </w:r>
      <w:r w:rsidR="00376442">
        <w:rPr>
          <w:bCs/>
        </w:rPr>
        <w:t xml:space="preserve"> Further exploration into interannual variation in juvenile herring population dynamics and </w:t>
      </w:r>
      <w:del w:id="1307" w:author="Katie Lankowicz" w:date="2025-10-23T15:30:00Z" w16du:dateUtc="2025-10-23T19:30:00Z">
        <w:r w:rsidR="00376442" w:rsidDel="006D0DD9">
          <w:rPr>
            <w:bCs/>
          </w:rPr>
          <w:delText xml:space="preserve">individual </w:delText>
        </w:r>
      </w:del>
      <w:r w:rsidR="00376442">
        <w:rPr>
          <w:bCs/>
        </w:rPr>
        <w:t xml:space="preserve">growth </w:t>
      </w:r>
      <w:ins w:id="1308" w:author="Katie Lankowicz" w:date="2025-10-23T15:30:00Z" w16du:dateUtc="2025-10-23T19:30:00Z">
        <w:r w:rsidR="006D0DD9">
          <w:rPr>
            <w:bCs/>
          </w:rPr>
          <w:t xml:space="preserve">rates </w:t>
        </w:r>
      </w:ins>
      <w:r w:rsidR="00376442">
        <w:rPr>
          <w:bCs/>
        </w:rPr>
        <w:t xml:space="preserve">may add context to the steep decline in recruitment and associated reduction in spawning stock biomass seen since 2012, which has persisted despite reduced fishing pressure </w:t>
      </w:r>
      <w:r w:rsidR="00376442">
        <w:rPr>
          <w:bCs/>
        </w:rPr>
        <w:fldChar w:fldCharType="begin"/>
      </w:r>
      <w:r w:rsidR="00376442">
        <w:rPr>
          <w:bCs/>
        </w:rPr>
        <w:instrText xml:space="preserve"> ADDIN ZOTERO_ITEM CSL_CITATION {"citationID":"O5UpWrCO","properties":{"formattedCitation":"(NOAA 2024)","plainCitation":"(NOAA 2024)","noteIndex":0},"citationItems":[{"id":567,"uris":["http://zotero.org/users/11233743/items/CU4BRDKI"],"itemData":{"id":567,"type":"report","event-place":"Woods Hole, MA","page":"8","publisher":"US Department of Commerce, Northeast Fisheries Science Center","publisher-place":"Woods Hole, MA","title":"Atlantic Herring 2024 management track assessment report","author":[{"family":"NOAA","given":""}],"issued":{"date-parts":[["2024"]]}}}],"schema":"https://github.com/citation-style-language/schema/raw/master/csl-citation.json"} </w:instrText>
      </w:r>
      <w:r w:rsidR="00376442">
        <w:rPr>
          <w:bCs/>
        </w:rPr>
        <w:fldChar w:fldCharType="separate"/>
      </w:r>
      <w:r w:rsidR="00376442" w:rsidRPr="00376442">
        <w:rPr>
          <w:rFonts w:ascii="Aptos" w:hAnsi="Aptos"/>
        </w:rPr>
        <w:t>(NOAA 2024)</w:t>
      </w:r>
      <w:r w:rsidR="00376442">
        <w:rPr>
          <w:bCs/>
        </w:rPr>
        <w:fldChar w:fldCharType="end"/>
      </w:r>
      <w:r w:rsidR="00376442">
        <w:rPr>
          <w:bCs/>
        </w:rPr>
        <w:t>.</w:t>
      </w:r>
      <w:r w:rsidRPr="00926F2C">
        <w:rPr>
          <w:bCs/>
        </w:rPr>
        <w:t xml:space="preserve"> This produces natural follow-up questions regarding </w:t>
      </w:r>
      <w:r w:rsidR="00376442">
        <w:rPr>
          <w:bCs/>
        </w:rPr>
        <w:t>altered interspecific interactions within nearshore ecosystems</w:t>
      </w:r>
      <w:ins w:id="1309" w:author="Katie Lankowicz" w:date="2025-10-23T15:31:00Z" w16du:dateUtc="2025-10-23T19:31:00Z">
        <w:r w:rsidR="006D0DD9">
          <w:rPr>
            <w:bCs/>
          </w:rPr>
          <w:t xml:space="preserve"> and potential differences in average energetic content of silverside-dominated and herring-dominated communities.</w:t>
        </w:r>
      </w:ins>
      <w:ins w:id="1310" w:author="Katie Lankowicz" w:date="2025-10-23T15:32:00Z" w16du:dateUtc="2025-10-23T19:32:00Z">
        <w:r w:rsidR="006D0DD9">
          <w:rPr>
            <w:bCs/>
          </w:rPr>
          <w:t xml:space="preserve"> </w:t>
        </w:r>
      </w:ins>
      <w:del w:id="1311" w:author="Katie Lankowicz" w:date="2025-10-23T15:32:00Z" w16du:dateUtc="2025-10-23T19:32:00Z">
        <w:r w:rsidR="00376442" w:rsidDel="006D0DD9">
          <w:rPr>
            <w:bCs/>
          </w:rPr>
          <w:delText>, trends in average</w:delText>
        </w:r>
        <w:r w:rsidRPr="00926F2C" w:rsidDel="006D0DD9">
          <w:rPr>
            <w:bCs/>
          </w:rPr>
          <w:delText xml:space="preserve"> energetic content of herring </w:delText>
        </w:r>
      </w:del>
      <w:del w:id="1312" w:author="Katie Lankowicz" w:date="2025-10-14T14:17:00Z" w16du:dateUtc="2025-10-14T17:17:00Z">
        <w:r w:rsidRPr="00926F2C" w:rsidDel="008749F6">
          <w:rPr>
            <w:bCs/>
          </w:rPr>
          <w:delText>a</w:delText>
        </w:r>
        <w:r w:rsidR="0089651A" w:rsidDel="008749F6">
          <w:rPr>
            <w:bCs/>
          </w:rPr>
          <w:delText>s compared to</w:delText>
        </w:r>
      </w:del>
      <w:del w:id="1313" w:author="Katie Lankowicz" w:date="2025-10-23T15:32:00Z" w16du:dateUtc="2025-10-23T19:32:00Z">
        <w:r w:rsidRPr="00926F2C" w:rsidDel="006D0DD9">
          <w:rPr>
            <w:bCs/>
          </w:rPr>
          <w:delText xml:space="preserve"> silverside, as well as the potential of interspecies competition between herring and silverside for prey in the nearshore regions. </w:delText>
        </w:r>
      </w:del>
      <w:r w:rsidRPr="00926F2C">
        <w:rPr>
          <w:bCs/>
        </w:rPr>
        <w:t>Though answering these questions is beyond the scope of this paper, it is clear that current Casco Bay nearshore temperatures are still within the thermal tolerances of Atlantic silverside, which has led to increased abundance and faster growth. Monitoring efforts like the Casco Bay Aquatic Systems Survey should be continued, and possibly expanded in temporal scope, to further explore the effects of shifting community structure on the trophic ecology of nearshore regions.</w:t>
      </w:r>
    </w:p>
    <w:p w14:paraId="25D1D616" w14:textId="77777777" w:rsidR="00E838E8" w:rsidRDefault="00E838E8" w:rsidP="005A4A04">
      <w:pPr>
        <w:spacing w:after="0" w:line="240" w:lineRule="auto"/>
        <w:rPr>
          <w:bCs/>
        </w:rPr>
      </w:pPr>
    </w:p>
    <w:p w14:paraId="7379C7F0" w14:textId="77777777" w:rsidR="00E838E8" w:rsidRDefault="00E838E8" w:rsidP="00E838E8">
      <w:pPr>
        <w:spacing w:after="0" w:line="240" w:lineRule="auto"/>
        <w:rPr>
          <w:b/>
          <w:color w:val="4472C4"/>
        </w:rPr>
      </w:pPr>
      <w:r>
        <w:rPr>
          <w:b/>
          <w:color w:val="4472C4"/>
        </w:rPr>
        <w:t>Acknowledgements</w:t>
      </w:r>
    </w:p>
    <w:p w14:paraId="6BE2028F" w14:textId="3FE1754E" w:rsidR="00166611" w:rsidRPr="001F73AC" w:rsidRDefault="004855B0" w:rsidP="001F73AC">
      <w:pPr>
        <w:shd w:val="clear" w:color="auto" w:fill="FFFFFF"/>
        <w:rPr>
          <w:rFonts w:eastAsia="Times New Roman"/>
        </w:rPr>
      </w:pPr>
      <w:r>
        <w:rPr>
          <w:rFonts w:eastAsia="Times New Roman"/>
          <w:color w:val="000000"/>
        </w:rPr>
        <w:t>The Casco Bay Aquatic Systems Survey (CBASS) was launched in 2013 with a gift from an anonymous donor and has received generous support in recent years from the Scanlan Family Foundation.</w:t>
      </w:r>
      <w:r>
        <w:rPr>
          <w:rFonts w:eastAsia="Times New Roman"/>
        </w:rPr>
        <w:t xml:space="preserve"> </w:t>
      </w:r>
      <w:r>
        <w:rPr>
          <w:rFonts w:eastAsia="Times New Roman"/>
          <w:color w:val="000000"/>
        </w:rPr>
        <w:t>The authors would like to thank Isabelle Sée, Tait Nygaard, and Alec Bollinger at the Quahog Bay Conservancy (QBC) for assistance in data collection, as well as the numerous REU students and staff members at GMRI and summer interns at QBC who have supported CBASS over the past 11 years. </w:t>
      </w:r>
      <w:ins w:id="1314" w:author="Katie Lankowicz" w:date="2025-10-15T14:32:00Z" w16du:dateUtc="2025-10-15T17:32:00Z">
        <w:r w:rsidR="00625EFB">
          <w:rPr>
            <w:rFonts w:eastAsia="Times New Roman"/>
            <w:color w:val="000000"/>
          </w:rPr>
          <w:t xml:space="preserve">We also thank Myron Peck for feedback which improved the manuscript. </w:t>
        </w:r>
      </w:ins>
      <w:del w:id="1315" w:author="Katie Lankowicz" w:date="2025-10-23T15:32:00Z" w16du:dateUtc="2025-10-23T19:32:00Z">
        <w:r w:rsidR="00166611" w:rsidDel="006D0DD9">
          <w:rPr>
            <w:rFonts w:eastAsia="Times New Roman"/>
            <w:color w:val="000000"/>
          </w:rPr>
          <w:delText>Th</w:delText>
        </w:r>
      </w:del>
      <w:ins w:id="1316" w:author="Katie Lankowicz" w:date="2025-10-23T15:32:00Z" w16du:dateUtc="2025-10-23T19:32:00Z">
        <w:r w:rsidR="006D0DD9">
          <w:rPr>
            <w:rFonts w:eastAsia="Times New Roman"/>
            <w:color w:val="000000"/>
          </w:rPr>
          <w:t xml:space="preserve">An earlier version of this </w:t>
        </w:r>
      </w:ins>
      <w:ins w:id="1317" w:author="Katie Lankowicz" w:date="2025-10-15T14:32:00Z" w16du:dateUtc="2025-10-15T17:32:00Z">
        <w:r w:rsidR="00625EFB">
          <w:rPr>
            <w:rFonts w:eastAsia="Times New Roman"/>
            <w:color w:val="000000"/>
          </w:rPr>
          <w:t xml:space="preserve">work </w:t>
        </w:r>
      </w:ins>
      <w:del w:id="1318" w:author="Katie Lankowicz" w:date="2025-10-15T14:32:00Z" w16du:dateUtc="2025-10-15T17:32:00Z">
        <w:r w:rsidR="00166611" w:rsidDel="00625EFB">
          <w:rPr>
            <w:rFonts w:eastAsia="Times New Roman"/>
            <w:color w:val="000000"/>
          </w:rPr>
          <w:delText xml:space="preserve">e present work </w:delText>
        </w:r>
      </w:del>
      <w:r w:rsidR="00166611">
        <w:rPr>
          <w:rFonts w:eastAsia="Times New Roman"/>
          <w:color w:val="000000"/>
        </w:rPr>
        <w:t>is available as a preprint at</w:t>
      </w:r>
      <w:r w:rsidR="00DE4D46">
        <w:rPr>
          <w:rFonts w:eastAsia="Times New Roman"/>
          <w:color w:val="000000"/>
        </w:rPr>
        <w:t xml:space="preserve"> </w:t>
      </w:r>
      <w:r w:rsidR="00DE4D46" w:rsidRPr="00DE4D46">
        <w:rPr>
          <w:rFonts w:eastAsia="Times New Roman"/>
          <w:color w:val="000000"/>
        </w:rPr>
        <w:t>https://doi.org/10.1101/2025.09.30.679511</w:t>
      </w:r>
      <w:r w:rsidR="00166611">
        <w:rPr>
          <w:rFonts w:eastAsia="Times New Roman"/>
          <w:color w:val="000000"/>
        </w:rPr>
        <w:t>.</w:t>
      </w:r>
      <w:r w:rsidR="00166611">
        <w:rPr>
          <w:b/>
          <w:color w:val="4472C4"/>
        </w:rPr>
        <w:br w:type="page"/>
      </w:r>
    </w:p>
    <w:p w14:paraId="06936047" w14:textId="3AC696DE" w:rsidR="00166611" w:rsidRDefault="00166611" w:rsidP="00ED08C5">
      <w:pPr>
        <w:pStyle w:val="Bibliography"/>
        <w:rPr>
          <w:b/>
          <w:color w:val="4472C4"/>
        </w:rPr>
      </w:pPr>
      <w:r>
        <w:rPr>
          <w:b/>
          <w:color w:val="4472C4"/>
        </w:rPr>
        <w:t>Literature cited</w:t>
      </w:r>
    </w:p>
    <w:p w14:paraId="2443CBCA" w14:textId="77777777" w:rsidR="006D0DD9" w:rsidRDefault="00C928BF" w:rsidP="006D0DD9">
      <w:pPr>
        <w:pStyle w:val="Bibliography"/>
      </w:pPr>
      <w:r w:rsidRPr="00926F2C">
        <w:rPr>
          <w:b/>
          <w:color w:val="4472C4"/>
        </w:rPr>
        <w:fldChar w:fldCharType="begin"/>
      </w:r>
      <w:r w:rsidR="006D0DD9">
        <w:rPr>
          <w:b/>
          <w:color w:val="4472C4"/>
        </w:rPr>
        <w:instrText xml:space="preserve"> ADDIN ZOTERO_BIBL {"uncited":[],"omitted":[],"custom":[]} CSL_BIBLIOGRAPHY </w:instrText>
      </w:r>
      <w:r w:rsidRPr="00926F2C">
        <w:rPr>
          <w:b/>
          <w:color w:val="4472C4"/>
        </w:rPr>
        <w:fldChar w:fldCharType="separate"/>
      </w:r>
      <w:r w:rsidR="006D0DD9">
        <w:t>Allyn AJ, Alexander MA, Franklin BS, Massiot-Granier F, Pershing AJ, Scott JD, Mills KE (2020) Comparing and synthesizing quantitative distribution models and qualitative vulnerability assessments to project marine species distributions under climate change. PLoS ONE 15:e0231595.</w:t>
      </w:r>
    </w:p>
    <w:p w14:paraId="57EDD06F" w14:textId="77777777" w:rsidR="006D0DD9" w:rsidRDefault="006D0DD9" w:rsidP="006D0DD9">
      <w:pPr>
        <w:pStyle w:val="Bibliography"/>
      </w:pPr>
      <w:r>
        <w:t>Ayvazian SG, Deegan LA, Finn JT (1992) Comparison of Habitat Use by Estuarine Fish Assemblages in the Acadian and Virginian Zoogeographic Provinces. Estuaries 15:368.</w:t>
      </w:r>
    </w:p>
    <w:p w14:paraId="59621A2C" w14:textId="77777777" w:rsidR="006D0DD9" w:rsidRDefault="006D0DD9" w:rsidP="006D0DD9">
      <w:pPr>
        <w:pStyle w:val="Bibliography"/>
      </w:pPr>
      <w:r>
        <w:t>Ball JR, Esler D, Schmutz JA (2007) Proximate composition, energetic value, and relative abundance of prey fish from the inshore eastern Bering Sea: implications for piscivorous predators. Polar Biol 30:699–708.</w:t>
      </w:r>
    </w:p>
    <w:p w14:paraId="239300BF" w14:textId="77777777" w:rsidR="006D0DD9" w:rsidRDefault="006D0DD9" w:rsidP="006D0DD9">
      <w:pPr>
        <w:pStyle w:val="Bibliography"/>
      </w:pPr>
      <w:r>
        <w:t xml:space="preserve">Barkman RC, Bengtson DA (1987) The record of daily growth in otoliths of Atlantic silversides, </w:t>
      </w:r>
      <w:r>
        <w:rPr>
          <w:i/>
          <w:iCs/>
        </w:rPr>
        <w:t>Menidia menidia</w:t>
      </w:r>
      <w:r>
        <w:t>, from field and laboratory. Journal of Fish Biology 31:683–695.</w:t>
      </w:r>
    </w:p>
    <w:p w14:paraId="59907567" w14:textId="77777777" w:rsidR="006D0DD9" w:rsidRDefault="006D0DD9" w:rsidP="006D0DD9">
      <w:pPr>
        <w:pStyle w:val="Bibliography"/>
      </w:pPr>
      <w:r>
        <w:t>Beaudry</w:t>
      </w:r>
      <w:r>
        <w:rPr>
          <w:rFonts w:ascii="Cambria Math" w:hAnsi="Cambria Math" w:cs="Cambria Math"/>
        </w:rPr>
        <w:t>‐</w:t>
      </w:r>
      <w:r>
        <w:t>Sylvestre M, Beno</w:t>
      </w:r>
      <w:r>
        <w:rPr>
          <w:rFonts w:ascii="Aptos" w:hAnsi="Aptos" w:cs="Aptos"/>
        </w:rPr>
        <w:t>î</w:t>
      </w:r>
      <w:r>
        <w:t>t HP, Hutchings JA (2024) Coherent long</w:t>
      </w:r>
      <w:r>
        <w:rPr>
          <w:rFonts w:ascii="Cambria Math" w:hAnsi="Cambria Math" w:cs="Cambria Math"/>
        </w:rPr>
        <w:t>‐</w:t>
      </w:r>
      <w:r>
        <w:t>term body</w:t>
      </w:r>
      <w:r>
        <w:rPr>
          <w:rFonts w:ascii="Cambria Math" w:hAnsi="Cambria Math" w:cs="Cambria Math"/>
        </w:rPr>
        <w:t>‐</w:t>
      </w:r>
      <w:r>
        <w:t>size responses across all Northwest Atlantic herring populations to warming and environmental change despite contrasting harvest and ecological factors. Global Change Biology 30:e17187.</w:t>
      </w:r>
    </w:p>
    <w:p w14:paraId="15F4DE57" w14:textId="77777777" w:rsidR="006D0DD9" w:rsidRDefault="006D0DD9" w:rsidP="006D0DD9">
      <w:pPr>
        <w:pStyle w:val="Bibliography"/>
      </w:pPr>
      <w:r>
        <w:t>Beck MW, Heck KL, Able KW, Childers DL, Eggleston DB, Gillanders BM, Halpern B, Hays CG, Hoshino K, Minello TJ, Orth RJ, Sheridan PF, Weinstein MP (2001) The Identification, Conservation, and Management of Estuarine and Marine Nurseries for Fish and Invertebrates. BioScience 51:633.</w:t>
      </w:r>
    </w:p>
    <w:p w14:paraId="6E0274FD" w14:textId="77777777" w:rsidR="006D0DD9" w:rsidRDefault="006D0DD9" w:rsidP="006D0DD9">
      <w:pPr>
        <w:pStyle w:val="Bibliography"/>
      </w:pPr>
      <w:r>
        <w:t>Becker JR, Cieri MD, Libby DA, St. Gelais A, Sherwood GD, Chen Y (2020) Temporal variability in size and growth of Atlantic herring in the Gulf of Maine. Journal of Fish Biology 97:953–963.</w:t>
      </w:r>
    </w:p>
    <w:p w14:paraId="6F4EEF64" w14:textId="77777777" w:rsidR="006D0DD9" w:rsidRDefault="006D0DD9" w:rsidP="006D0DD9">
      <w:pPr>
        <w:pStyle w:val="Bibliography"/>
      </w:pPr>
      <w:r>
        <w:t>Bell RJ, Richardson DE, Hare JA, Lynch PD, Fratantoni PS (2015) Disentangling the effects of climate, abundance, and size on the distribution of marine fish: an example based on four stocks from the Northeast US shelf. ICES Journal of Marine Science 72:1311–1322.</w:t>
      </w:r>
    </w:p>
    <w:p w14:paraId="4242B54E" w14:textId="77777777" w:rsidR="006D0DD9" w:rsidRDefault="006D0DD9" w:rsidP="006D0DD9">
      <w:pPr>
        <w:pStyle w:val="Bibliography"/>
      </w:pPr>
      <w:r>
        <w:t>Benaglia T, Chauveau D, Hunter DR, Young D (2009) Mixtools: an R Package for Analyzing Finite Mixture Models. J Stat Soft 32.</w:t>
      </w:r>
    </w:p>
    <w:p w14:paraId="1432536C" w14:textId="77777777" w:rsidR="006D0DD9" w:rsidRDefault="006D0DD9" w:rsidP="006D0DD9">
      <w:pPr>
        <w:pStyle w:val="Bibliography"/>
      </w:pPr>
      <w:r>
        <w:t>Bigelow HB, Schroeder WC (1953) Fishes of the Gulf of Maine. Fishery Bulletin 53:267–270.</w:t>
      </w:r>
    </w:p>
    <w:p w14:paraId="69B700CB" w14:textId="77777777" w:rsidR="006D0DD9" w:rsidRDefault="006D0DD9" w:rsidP="006D0DD9">
      <w:pPr>
        <w:pStyle w:val="Bibliography"/>
      </w:pPr>
      <w:r>
        <w:t>Boyar HC (1968) Age, Length, and Gonadal Stages of Herring from Georges Bank and the Gulf of Maine. International Commission for the Northwest Atlantic Fisheries (ICNAF) Research Bulletin 5:49–61.</w:t>
      </w:r>
    </w:p>
    <w:p w14:paraId="2CA64C2E" w14:textId="77777777" w:rsidR="006D0DD9" w:rsidRDefault="006D0DD9" w:rsidP="006D0DD9">
      <w:pPr>
        <w:pStyle w:val="Bibliography"/>
      </w:pPr>
      <w:r>
        <w:t>Boyce DG, Petrie B, Frank KT (2021) Fishing, predation, and temperature drive herring decline in a large marine ecosystem. Ecology and Evolution 11:18136–18150.</w:t>
      </w:r>
    </w:p>
    <w:p w14:paraId="02C551CA" w14:textId="77777777" w:rsidR="006D0DD9" w:rsidRDefault="006D0DD9" w:rsidP="006D0DD9">
      <w:pPr>
        <w:pStyle w:val="Bibliography"/>
      </w:pPr>
      <w:r>
        <w:t>Burbank J, DeJong RA, Turcotte F, Rolland N (2023) Understanding factors influencing Atlantic herring (</w:t>
      </w:r>
      <w:r>
        <w:rPr>
          <w:i/>
          <w:iCs/>
        </w:rPr>
        <w:t>Clupea harengus</w:t>
      </w:r>
      <w:r>
        <w:t>) recruitment: From egg deposition to juveniles. Fisheries Oceanography 32:147–159.</w:t>
      </w:r>
    </w:p>
    <w:p w14:paraId="66DF5406" w14:textId="77777777" w:rsidR="006D0DD9" w:rsidRDefault="006D0DD9" w:rsidP="006D0DD9">
      <w:pPr>
        <w:pStyle w:val="Bibliography"/>
      </w:pPr>
      <w:r>
        <w:t>Cheung WWL, Sarmiento JL, Dunne J, Frölicher TL, Lam VWY, Deng Palomares ML, Watson R, Pauly D (2013) Shrinking of fishes exacerbates impacts of global ocean changes on marine ecosystems. Nature Clim Change 3:254–258.</w:t>
      </w:r>
    </w:p>
    <w:p w14:paraId="20A75961" w14:textId="77777777" w:rsidR="006D0DD9" w:rsidRDefault="006D0DD9" w:rsidP="006D0DD9">
      <w:pPr>
        <w:pStyle w:val="Bibliography"/>
      </w:pPr>
      <w:r>
        <w:t>Clarke KR (1993) Non</w:t>
      </w:r>
      <w:r>
        <w:rPr>
          <w:rFonts w:ascii="Cambria Math" w:hAnsi="Cambria Math" w:cs="Cambria Math"/>
        </w:rPr>
        <w:t>‐</w:t>
      </w:r>
      <w:r>
        <w:t>parametric multivariate analyses of changes in community structure. Australian Journal of Ecology 18:117</w:t>
      </w:r>
      <w:r>
        <w:rPr>
          <w:rFonts w:ascii="Aptos" w:hAnsi="Aptos" w:cs="Aptos"/>
        </w:rPr>
        <w:t>–</w:t>
      </w:r>
      <w:r>
        <w:t>143.</w:t>
      </w:r>
    </w:p>
    <w:p w14:paraId="4F1C97A2" w14:textId="77777777" w:rsidR="006D0DD9" w:rsidRDefault="006D0DD9" w:rsidP="006D0DD9">
      <w:pPr>
        <w:pStyle w:val="Bibliography"/>
      </w:pPr>
      <w:r>
        <w:t>Conover DO (2024) The extraordinary Atlantic silverside and me. ICES Journal of Marine Science 82:fsae136.</w:t>
      </w:r>
    </w:p>
    <w:p w14:paraId="16F200F0" w14:textId="77777777" w:rsidR="006D0DD9" w:rsidRDefault="006D0DD9" w:rsidP="006D0DD9">
      <w:pPr>
        <w:pStyle w:val="Bibliography"/>
      </w:pPr>
      <w:r>
        <w:t>Conover DO, Present TMC (1990) Countergradient variation in growth rate: compensation for length of the growing season among Atlantic silversides from different latitudes. Oecologia 83:316–324.</w:t>
      </w:r>
    </w:p>
    <w:p w14:paraId="5D1ABDEB" w14:textId="77777777" w:rsidR="006D0DD9" w:rsidRDefault="006D0DD9" w:rsidP="006D0DD9">
      <w:pPr>
        <w:pStyle w:val="Bibliography"/>
      </w:pPr>
      <w:r>
        <w:t xml:space="preserve">Conover DO, Ross MR (1982) Patterns in Seasonal Abundance, Growth and Biomass of the Atlantic Silverside, </w:t>
      </w:r>
      <w:r>
        <w:rPr>
          <w:i/>
          <w:iCs/>
        </w:rPr>
        <w:t>Menidia menidia</w:t>
      </w:r>
      <w:r>
        <w:t>, in a New England Estuary. Estuaries 5:275.</w:t>
      </w:r>
    </w:p>
    <w:p w14:paraId="65F4CC31" w14:textId="77777777" w:rsidR="006D0DD9" w:rsidRDefault="006D0DD9" w:rsidP="006D0DD9">
      <w:pPr>
        <w:pStyle w:val="Bibliography"/>
      </w:pPr>
      <w:r>
        <w:t>Creaser EP, Libby DA (1988) Seasonal Movements of Juvenile and Adult Herring (</w:t>
      </w:r>
      <w:r>
        <w:rPr>
          <w:i/>
          <w:iCs/>
        </w:rPr>
        <w:t>Clupea harengus</w:t>
      </w:r>
      <w:r>
        <w:t xml:space="preserve"> L.) Tagged Along the Maine and New Hampshire Coasts in 1976-82. J Northw Atl Fish Sci 8:33–42.</w:t>
      </w:r>
    </w:p>
    <w:p w14:paraId="7B4A5C3F" w14:textId="77777777" w:rsidR="006D0DD9" w:rsidRDefault="006D0DD9" w:rsidP="006D0DD9">
      <w:pPr>
        <w:pStyle w:val="Bibliography"/>
      </w:pPr>
      <w:r>
        <w:t>Creaser EP, Libby DA (1986) Tagging of Age 1 Herring (</w:t>
      </w:r>
      <w:r>
        <w:rPr>
          <w:i/>
          <w:iCs/>
        </w:rPr>
        <w:t>Clupea harengus</w:t>
      </w:r>
      <w:r>
        <w:t xml:space="preserve"> L.) and Their Movement Along the Maine and New Brunswick Coasts. J Northw Atl Fish Sci 7:43–46.</w:t>
      </w:r>
    </w:p>
    <w:p w14:paraId="6EC1E507" w14:textId="77777777" w:rsidR="006D0DD9" w:rsidRDefault="006D0DD9" w:rsidP="006D0DD9">
      <w:pPr>
        <w:pStyle w:val="Bibliography"/>
      </w:pPr>
      <w:r>
        <w:t>Das N (1972) Growth of Larval Herring (</w:t>
      </w:r>
      <w:r>
        <w:rPr>
          <w:i/>
          <w:iCs/>
        </w:rPr>
        <w:t>Clupea harengus</w:t>
      </w:r>
      <w:r>
        <w:t>) in the Bay of Fundy and Gulf of Maine area. Journal of the Fisheries Research Board of Canada 29:573–575.</w:t>
      </w:r>
    </w:p>
    <w:p w14:paraId="1F7C3F65" w14:textId="77777777" w:rsidR="006D0DD9" w:rsidRDefault="006D0DD9" w:rsidP="006D0DD9">
      <w:pPr>
        <w:pStyle w:val="Bibliography"/>
      </w:pPr>
      <w:r>
        <w:t>Fairchild EA, Siceloff L, Howell WH, Hoffman B, Armstrong MP (2013) Coastal spawning by winter flounder and a reassessment of Essential Fish Habitat in the Gulf of Maine. Fisheries Research 141:118–129.</w:t>
      </w:r>
    </w:p>
    <w:p w14:paraId="7C98D749" w14:textId="77777777" w:rsidR="006D0DD9" w:rsidRDefault="006D0DD9" w:rsidP="006D0DD9">
      <w:pPr>
        <w:pStyle w:val="Bibliography"/>
      </w:pPr>
      <w:r>
        <w:t>Falke LP, Smith BE, Rowe S, Peters RJ, Sheehan TF (2024) Trophic ecology of groundfishes in nearshore areas of the Gulf of Maine. Journal of Fish Biology:jfb.16026.</w:t>
      </w:r>
    </w:p>
    <w:p w14:paraId="0E88044F" w14:textId="77777777" w:rsidR="006D0DD9" w:rsidRDefault="006D0DD9" w:rsidP="006D0DD9">
      <w:pPr>
        <w:pStyle w:val="Bibliography"/>
      </w:pPr>
      <w:r>
        <w:t>Fenwick I, Heim K, Pershing A, Mills K, Lucey S, Nye J (2024) Evaluating the influence of press and pulse disturbances on community dynamics of the Northeast US Large Marine Ecosystem. Mar Ecol Prog Ser 744:1–16.</w:t>
      </w:r>
    </w:p>
    <w:p w14:paraId="1319F6AF" w14:textId="77777777" w:rsidR="006D0DD9" w:rsidRDefault="006D0DD9" w:rsidP="006D0DD9">
      <w:pPr>
        <w:pStyle w:val="Bibliography"/>
      </w:pPr>
      <w:r>
        <w:t>Field JG, Clarke KR, Warwick RM (1982) A Practical Strategy for Analysing Multispecies Distribution Patterns. Mar Ecol Prog Ser 8:37–52.</w:t>
      </w:r>
    </w:p>
    <w:p w14:paraId="661962F3" w14:textId="77777777" w:rsidR="006D0DD9" w:rsidRDefault="006D0DD9" w:rsidP="006D0DD9">
      <w:pPr>
        <w:pStyle w:val="Bibliography"/>
      </w:pPr>
      <w:r>
        <w:t xml:space="preserve">Furbeck ME, Pollock LW, Miller JW, Goldstein JS (2019) Presence of Postflexion Spotfin Butterflyfish, </w:t>
      </w:r>
      <w:r>
        <w:rPr>
          <w:i/>
          <w:iCs/>
        </w:rPr>
        <w:t>Chaetodon ocellatus</w:t>
      </w:r>
      <w:r>
        <w:t xml:space="preserve"> (Chaetodontidae), in a Southern Maine Estuary, Gulf of Maine. Northeastern Naturalist 26.</w:t>
      </w:r>
    </w:p>
    <w:p w14:paraId="76F5FA23" w14:textId="77777777" w:rsidR="006D0DD9" w:rsidRDefault="006D0DD9" w:rsidP="006D0DD9">
      <w:pPr>
        <w:pStyle w:val="Bibliography"/>
      </w:pPr>
      <w:r>
        <w:t xml:space="preserve">Graham JJ, Davis CW, Chenoweth SB, Bickford (1972) Autumnal distribution, abundance and dispersion of larval herring, </w:t>
      </w:r>
      <w:r>
        <w:rPr>
          <w:i/>
          <w:iCs/>
        </w:rPr>
        <w:t>Clupea harengus harengus</w:t>
      </w:r>
      <w:r>
        <w:t xml:space="preserve"> Linnaeus, along the western coast of the Gulf of Maine in 1971.</w:t>
      </w:r>
    </w:p>
    <w:p w14:paraId="558A0634" w14:textId="77777777" w:rsidR="006D0DD9" w:rsidRDefault="006D0DD9" w:rsidP="006D0DD9">
      <w:pPr>
        <w:pStyle w:val="Bibliography"/>
      </w:pPr>
      <w:r>
        <w:t>Guo C, Konar BH, Gorman KB, Walker CM (2022) Environmental factors important to high-latitude nearshore estuarine fish community structure. Deep Sea Research Part II: Topical Studies in Oceanography 201:105109.</w:t>
      </w:r>
    </w:p>
    <w:p w14:paraId="2B1CCB8A" w14:textId="77777777" w:rsidR="006D0DD9" w:rsidRDefault="006D0DD9" w:rsidP="006D0DD9">
      <w:pPr>
        <w:pStyle w:val="Bibliography"/>
      </w:pPr>
      <w:r>
        <w:t>Hare JA, Churchill JH, Cowen RK, Berger TJ, Cornillon PC, Dragos P, Glenn SM, Govoni JJ, Lee TN (2002) Routes and rates of larval fish transport from the southeast to the northeast United States continental shelf. Limnology &amp; Oceanography 47:1774–1789.</w:t>
      </w:r>
    </w:p>
    <w:p w14:paraId="0AB92E06" w14:textId="77777777" w:rsidR="006D0DD9" w:rsidRDefault="006D0DD9" w:rsidP="006D0DD9">
      <w:pPr>
        <w:pStyle w:val="Bibliography"/>
      </w:pPr>
      <w:r>
        <w:t xml:space="preserve">Johnson DS (2015) The savory swimmer swims north: a northern range extension of the blue crab </w:t>
      </w:r>
      <w:r>
        <w:rPr>
          <w:i/>
          <w:iCs/>
        </w:rPr>
        <w:t>Callinectes sapidus</w:t>
      </w:r>
      <w:r>
        <w:t>? Journal of Crustacean Biology 35:105–110.</w:t>
      </w:r>
    </w:p>
    <w:p w14:paraId="7D275B31" w14:textId="77777777" w:rsidR="006D0DD9" w:rsidRDefault="006D0DD9" w:rsidP="006D0DD9">
      <w:pPr>
        <w:pStyle w:val="Bibliography"/>
      </w:pPr>
      <w:r>
        <w:t>Kleisner KM, Fogarty MJ, McGee S, Hare JA, Moret S, Perretti CT, Saba VS (2017) Marine species distribution shifts on the U.S. Northeast Continental Shelf under continued ocean warming. Progress in Oceanography 153:24–36.</w:t>
      </w:r>
    </w:p>
    <w:p w14:paraId="69E25DC9" w14:textId="77777777" w:rsidR="006D0DD9" w:rsidRDefault="006D0DD9" w:rsidP="006D0DD9">
      <w:pPr>
        <w:pStyle w:val="Bibliography"/>
      </w:pPr>
      <w:r>
        <w:t>Lankowicz KM, Bi H, Liang D, Fan C (2020) Sonar imaging surveys fill data gaps in forage fish populations in shallow estuarine tributaries. Fisheries Research 226:105520.</w:t>
      </w:r>
    </w:p>
    <w:p w14:paraId="2C34D2F2" w14:textId="77777777" w:rsidR="006D0DD9" w:rsidRDefault="006D0DD9" w:rsidP="006D0DD9">
      <w:pPr>
        <w:pStyle w:val="Bibliography"/>
      </w:pPr>
      <w:r>
        <w:t>Lazzari MA, Stevenson DK (1992) Spawning Origin of Small, Late-Hatched Atlantic Herring (</w:t>
      </w:r>
      <w:r>
        <w:rPr>
          <w:i/>
          <w:iCs/>
        </w:rPr>
        <w:t>Clupea harengus</w:t>
      </w:r>
      <w:r>
        <w:t>) Larvae in a Maine Estuary. Estuaries 15:282.</w:t>
      </w:r>
    </w:p>
    <w:p w14:paraId="018D491D" w14:textId="77777777" w:rsidR="006D0DD9" w:rsidRDefault="006D0DD9" w:rsidP="006D0DD9">
      <w:pPr>
        <w:pStyle w:val="Bibliography"/>
      </w:pPr>
      <w:r>
        <w:t>Le Bris A, Mills KE, Wahle RA, Chen Y, Alexander MA, Allyn AJ, Schuetz JG, Scott JD, Pershing AJ (2018) Climate vulnerability and resilience in the most valuable North American fishery. Proc Natl Acad Sci USA 115:1831–1836.</w:t>
      </w:r>
    </w:p>
    <w:p w14:paraId="243A7DAE" w14:textId="77777777" w:rsidR="006D0DD9" w:rsidRDefault="006D0DD9" w:rsidP="006D0DD9">
      <w:pPr>
        <w:pStyle w:val="Bibliography"/>
      </w:pPr>
      <w:r>
        <w:t>Lucey S, Nye J (2010) Shifting species assemblages in the Northeast US Continental Shelf Large Marine Ecosystem. Mar Ecol Prog Ser 415:23–33.</w:t>
      </w:r>
    </w:p>
    <w:p w14:paraId="72F45320" w14:textId="77777777" w:rsidR="006D0DD9" w:rsidRDefault="006D0DD9" w:rsidP="006D0DD9">
      <w:pPr>
        <w:pStyle w:val="Bibliography"/>
      </w:pPr>
      <w:r>
        <w:t>Marra G, Wood SN (2011) Practical variable selection for generalized additive models. Computational Statistics &amp; Data Analysis 55:2372–2387.</w:t>
      </w:r>
    </w:p>
    <w:p w14:paraId="2225F2F1" w14:textId="77777777" w:rsidR="006D0DD9" w:rsidRDefault="006D0DD9" w:rsidP="006D0DD9">
      <w:pPr>
        <w:pStyle w:val="Bibliography"/>
      </w:pPr>
      <w:r>
        <w:t>McBride RS, Tweedie MK, Oliveira K (2018) Reproduction, first-year growth, and expansion of spawning and nursery grounds of black sea bass (</w:t>
      </w:r>
      <w:r>
        <w:rPr>
          <w:i/>
          <w:iCs/>
        </w:rPr>
        <w:t>Centropristis striata</w:t>
      </w:r>
      <w:r>
        <w:t>) into a warming Gulf of Maine. FB 116:323–336.</w:t>
      </w:r>
    </w:p>
    <w:p w14:paraId="24E5D09C" w14:textId="77777777" w:rsidR="006D0DD9" w:rsidRDefault="006D0DD9" w:rsidP="006D0DD9">
      <w:pPr>
        <w:pStyle w:val="Bibliography"/>
      </w:pPr>
      <w:r>
        <w:t>McGowan AT, Hale EA, Bartow DH, Greco M (2022) Population Dynamics of Common Nearshore Forage Fishes in the Delaware Inland Bays, USA. Estuaries and Coasts 45:2181–2203.</w:t>
      </w:r>
    </w:p>
    <w:p w14:paraId="1F80A7F9" w14:textId="77777777" w:rsidR="006D0DD9" w:rsidRDefault="006D0DD9" w:rsidP="006D0DD9">
      <w:pPr>
        <w:pStyle w:val="Bibliography"/>
      </w:pPr>
      <w:r>
        <w:t>McGowan DW, Horne JK, Parker-Stetter SL (2019) Variability in species composition and distribution of forage fish in the Gulf of Alaska. Deep Sea Research Part II: Topical Studies in Oceanography 165:221–237.</w:t>
      </w:r>
    </w:p>
    <w:p w14:paraId="25B8B0E2" w14:textId="77777777" w:rsidR="006D0DD9" w:rsidRDefault="006D0DD9" w:rsidP="006D0DD9">
      <w:pPr>
        <w:pStyle w:val="Bibliography"/>
      </w:pPr>
      <w:r>
        <w:t>McMahan MD, Grabowski JH (2019) Nonconsumptive effects of a range</w:t>
      </w:r>
      <w:r>
        <w:rPr>
          <w:rFonts w:ascii="Cambria Math" w:hAnsi="Cambria Math" w:cs="Cambria Math"/>
        </w:rPr>
        <w:t>‐</w:t>
      </w:r>
      <w:r>
        <w:t>expanding predator on juvenile lobster (</w:t>
      </w:r>
      <w:r>
        <w:rPr>
          <w:i/>
          <w:iCs/>
        </w:rPr>
        <w:t>Homarus americanus</w:t>
      </w:r>
      <w:r>
        <w:t>) population dynamics. Ecosphere 10:e02867.</w:t>
      </w:r>
    </w:p>
    <w:p w14:paraId="39669522" w14:textId="77777777" w:rsidR="006D0DD9" w:rsidRDefault="006D0DD9" w:rsidP="006D0DD9">
      <w:pPr>
        <w:pStyle w:val="Bibliography"/>
      </w:pPr>
      <w:r>
        <w:t>Methratta ET, Link JS (2007) Ontogenetic variation in habitat association for four groundfish species in the Gulf of Maine–Georges Bank region. Mar Ecol Prog Ser 338:169–181.</w:t>
      </w:r>
    </w:p>
    <w:p w14:paraId="2F741AAF" w14:textId="77777777" w:rsidR="006D0DD9" w:rsidRDefault="006D0DD9" w:rsidP="006D0DD9">
      <w:pPr>
        <w:pStyle w:val="Bibliography"/>
      </w:pPr>
      <w:r>
        <w:t>Mills KE, Kemberling A, Kerr LA, Lucey SM, McBride RS, Nye JA, Pershing AJ, Barajas M, Lovas CS (2024) Multispecies population-scale emergence of climate change signals in an ocean warming hotspot. ICES Journal of Marine Science 81:375–389.</w:t>
      </w:r>
    </w:p>
    <w:p w14:paraId="1430838B" w14:textId="77777777" w:rsidR="006D0DD9" w:rsidRDefault="006D0DD9" w:rsidP="006D0DD9">
      <w:pPr>
        <w:pStyle w:val="Bibliography"/>
      </w:pPr>
      <w:r>
        <w:t>Morley JW, Selden RL, Latour RJ, Frölicher TL, Seagraves RJ, Pinsky ML (2018) Projecting shifts in thermal habitat for 686 species on the North American continental shelf. PLoS ONE 13:e0196127.</w:t>
      </w:r>
    </w:p>
    <w:p w14:paraId="2433286A" w14:textId="77777777" w:rsidR="006D0DD9" w:rsidRDefault="006D0DD9" w:rsidP="006D0DD9">
      <w:pPr>
        <w:pStyle w:val="Bibliography"/>
      </w:pPr>
      <w:r>
        <w:t>Munsch S, Cordell J, Toft J (2016) Fine-scale habitat use and behavior of a nearshore fish community: nursery functions, predation avoidance, and spatiotemporal habitat partitioning. Mar Ecol Prog Ser 557:1–15.</w:t>
      </w:r>
    </w:p>
    <w:p w14:paraId="59A237D5" w14:textId="77777777" w:rsidR="006D0DD9" w:rsidRDefault="006D0DD9" w:rsidP="006D0DD9">
      <w:pPr>
        <w:pStyle w:val="Bibliography"/>
      </w:pPr>
      <w:r>
        <w:t>NOAA (2024) Atlantic Herring 2024 management track assessment report. US Department of Commerce, Northeast Fisheries Science Center, Woods Hole, MA.</w:t>
      </w:r>
    </w:p>
    <w:p w14:paraId="3F44D19A" w14:textId="77777777" w:rsidR="006D0DD9" w:rsidRDefault="006D0DD9" w:rsidP="006D0DD9">
      <w:pPr>
        <w:pStyle w:val="Bibliography"/>
      </w:pPr>
      <w:r>
        <w:t>Nye J, Link J, Hare J, Overholtz W (2009) Changing spatial distribution of fish stocks in relation to climate and population size on the Northeast United States continental shelf. Mar Ecol Prog Ser 393:111–129.</w:t>
      </w:r>
    </w:p>
    <w:p w14:paraId="4E29D803" w14:textId="77777777" w:rsidR="006D0DD9" w:rsidRDefault="006D0DD9" w:rsidP="006D0DD9">
      <w:pPr>
        <w:pStyle w:val="Bibliography"/>
      </w:pPr>
      <w:r>
        <w:t>Oksanen J, Simpson GL, Blanchet FG, Kindt R, Legendre P, Minchin PR, O’Hara RB, Solymos P, Stevens MHH, Szoecs E, Wagner H, Barbour M, Bedward M, Bolker B, Borcard D, Carvalho G, Chirico M, De Caceres M, Durand S, Evangelista HBA, FitzJohn R, Friendly M, Furneaux B, Hannigan G, Hill MO, Lahti L, McGlinn D, Ouellette M-H, Ribiero Cunha E, Smith T, Stier A, Ter Braak CJF, Weedon J (2024) Vegan: Community Ecology Package.</w:t>
      </w:r>
    </w:p>
    <w:p w14:paraId="3650C77A" w14:textId="77777777" w:rsidR="006D0DD9" w:rsidRDefault="006D0DD9" w:rsidP="006D0DD9">
      <w:pPr>
        <w:pStyle w:val="Bibliography"/>
      </w:pPr>
      <w:r>
        <w:t>Olds AD, Vargas</w:t>
      </w:r>
      <w:r>
        <w:rPr>
          <w:rFonts w:ascii="Cambria Math" w:hAnsi="Cambria Math" w:cs="Cambria Math"/>
        </w:rPr>
        <w:t>‐</w:t>
      </w:r>
      <w:r>
        <w:t>Fonseca E, Connolly RM, Gilby BL, Huijbers CM, Hyndes GA, Layman CA, Whitfield AK, Schlacher TA (2018) The ecology of fish in the surf zones of ocean beaches: A global review. Fish and Fisheries 19:78</w:t>
      </w:r>
      <w:r>
        <w:rPr>
          <w:rFonts w:ascii="Aptos" w:hAnsi="Aptos" w:cs="Aptos"/>
        </w:rPr>
        <w:t>–</w:t>
      </w:r>
      <w:r>
        <w:t>89.</w:t>
      </w:r>
    </w:p>
    <w:p w14:paraId="54016BBC" w14:textId="77777777" w:rsidR="006D0DD9" w:rsidRDefault="006D0DD9" w:rsidP="006D0DD9">
      <w:pPr>
        <w:pStyle w:val="Bibliography"/>
      </w:pPr>
      <w:r>
        <w:t>O’Neill ME, Bluhm SC, Nichols OC (2025) Citizen science contributions to the investigation of extralimital tropical and subtropical marine fish distribution via Gulf Stream transport. Fisheries:vuae014.</w:t>
      </w:r>
    </w:p>
    <w:p w14:paraId="558EF206" w14:textId="77777777" w:rsidR="006D0DD9" w:rsidRDefault="006D0DD9" w:rsidP="006D0DD9">
      <w:pPr>
        <w:pStyle w:val="Bibliography"/>
      </w:pPr>
      <w:r>
        <w:t>Pershing AJ, Alexander MA, Brady DC, Brickman D, Curchitser EN, Diamond AW, McClenachan L, Mills KE, Nichols OC, Pendleton DE, Record NR, Scott JD, Staudinger MD, Wang Y (2021) Climate impacts on the Gulf of Maine ecosystem. Elementa: Science of the Anthropocene 9:00076.</w:t>
      </w:r>
    </w:p>
    <w:p w14:paraId="67E7AB24" w14:textId="77777777" w:rsidR="006D0DD9" w:rsidRDefault="006D0DD9" w:rsidP="006D0DD9">
      <w:pPr>
        <w:pStyle w:val="Bibliography"/>
      </w:pPr>
      <w:r>
        <w:t>Pershing AJ, Alexander MA, Hernandez CM, Kerr LA, Le Bris A, Mills KE, Nye JA, Record NR, Scannell HA, Scott JD, Sherwood GD, Thomas AC (2015) Slow adaptation in the face of rapid warming leads to collapse of the Gulf of Maine cod fishery. Science 350:809–812.</w:t>
      </w:r>
    </w:p>
    <w:p w14:paraId="3D9D718D" w14:textId="77777777" w:rsidR="006D0DD9" w:rsidRDefault="006D0DD9" w:rsidP="006D0DD9">
      <w:pPr>
        <w:pStyle w:val="Bibliography"/>
      </w:pPr>
      <w:r>
        <w:t>Pörtner HO (2002) Climate variations and the physiological basis of temperature dependent biogeography: systemic to molecular hierarchy of thermal tolerance in animals. Comparative Biochemistry and Physiology Part A: Molecular &amp; Integrative Physiology 132:739–761.</w:t>
      </w:r>
    </w:p>
    <w:p w14:paraId="5C19F028" w14:textId="77777777" w:rsidR="006D0DD9" w:rsidRDefault="006D0DD9" w:rsidP="006D0DD9">
      <w:pPr>
        <w:pStyle w:val="Bibliography"/>
      </w:pPr>
      <w:r>
        <w:t>Pringle J, Baumann H (2019) Otolith-based growth reconstructions in young-of-year Atlantic silversides Menidia menidia and their implications for sex-selective survival. Mar Ecol Prog Ser 632:193–204.</w:t>
      </w:r>
    </w:p>
    <w:p w14:paraId="6A1F28BD" w14:textId="77777777" w:rsidR="006D0DD9" w:rsidRDefault="006D0DD9" w:rsidP="006D0DD9">
      <w:pPr>
        <w:pStyle w:val="Bibliography"/>
      </w:pPr>
      <w:r>
        <w:t>Rademaker M, Peck MA, Van Leeuwen A (2024) Local reflects global: Life stage</w:t>
      </w:r>
      <w:r>
        <w:rPr>
          <w:rFonts w:ascii="Cambria Math" w:hAnsi="Cambria Math" w:cs="Cambria Math"/>
        </w:rPr>
        <w:t>‐</w:t>
      </w:r>
      <w:r>
        <w:t>dependent changes in the phenology of coastal habitat use by North Sea herring. Global Change Biology 30:e17285.</w:t>
      </w:r>
    </w:p>
    <w:p w14:paraId="486ABE51" w14:textId="77777777" w:rsidR="006D0DD9" w:rsidRDefault="006D0DD9" w:rsidP="006D0DD9">
      <w:pPr>
        <w:pStyle w:val="Bibliography"/>
      </w:pPr>
      <w:r>
        <w:t>Record N, Pershing A, Rasher D (2024) Early Warning of a Cold Wave in the Gulf of Maine. Oceanog 37.</w:t>
      </w:r>
    </w:p>
    <w:p w14:paraId="4213F33B" w14:textId="77777777" w:rsidR="006D0DD9" w:rsidRDefault="006D0DD9" w:rsidP="006D0DD9">
      <w:pPr>
        <w:pStyle w:val="Bibliography"/>
      </w:pPr>
      <w:r>
        <w:t>Saba VS, Griffies SM, Anderson WG, Winton M, Alexander MA, Delworth TL, Hare JA, Harrison MJ, Rosati A, Vecchi GA, Zhang R (2016) Enhanced warming of the Northwest Atlantic Ocean under climate change. JGR Oceans 121:118–132.</w:t>
      </w:r>
    </w:p>
    <w:p w14:paraId="1266F50E" w14:textId="77777777" w:rsidR="006D0DD9" w:rsidRDefault="006D0DD9" w:rsidP="006D0DD9">
      <w:pPr>
        <w:pStyle w:val="Bibliography"/>
      </w:pPr>
      <w:r>
        <w:t>Saunders R, Hachey MA, Fay CW (2006) Maine’s Diadromous Fish Community: Past, Present, and Implications for Atlantic Salmon Recovery. 31.</w:t>
      </w:r>
    </w:p>
    <w:p w14:paraId="12D3CCAA" w14:textId="77777777" w:rsidR="006D0DD9" w:rsidRDefault="006D0DD9" w:rsidP="006D0DD9">
      <w:pPr>
        <w:pStyle w:val="Bibliography"/>
      </w:pPr>
      <w:r>
        <w:t>Scharf FS, Buckel JA, Juanes F (2009) Contrasting patterns of resource utilization between juvenile estuarine predators: the influence of relative prey size and foraging ability on the ontogeny of piscivory. Can J Fish Aquat Sci 66:790–801.</w:t>
      </w:r>
    </w:p>
    <w:p w14:paraId="625F6089" w14:textId="77777777" w:rsidR="006D0DD9" w:rsidRDefault="006D0DD9" w:rsidP="006D0DD9">
      <w:pPr>
        <w:pStyle w:val="Bibliography"/>
      </w:pPr>
      <w:r>
        <w:t>Sheridan JA, Bickford D (2011) Shrinking body size as an ecological response to climate change. Nature Clim Change 1:401–406.</w:t>
      </w:r>
    </w:p>
    <w:p w14:paraId="00074C41" w14:textId="77777777" w:rsidR="006D0DD9" w:rsidRDefault="006D0DD9" w:rsidP="006D0DD9">
      <w:pPr>
        <w:pStyle w:val="Bibliography"/>
      </w:pPr>
      <w:r>
        <w:t>Sswat M, Stiasny MH, Jutfelt F, Riebesell U, Clemmesen C (2018) Growth performance and survival of larval Atlantic herring, under the combined effects of elevated temperatures and CO2. PLoS ONE 13:e0191947.</w:t>
      </w:r>
    </w:p>
    <w:p w14:paraId="3304FCFB" w14:textId="77777777" w:rsidR="006D0DD9" w:rsidRDefault="006D0DD9" w:rsidP="006D0DD9">
      <w:pPr>
        <w:pStyle w:val="Bibliography"/>
      </w:pPr>
      <w:r>
        <w:t>Statisticat LLC (2021) LaplacesDemon: Complete Environment for Bayesian Inference.</w:t>
      </w:r>
    </w:p>
    <w:p w14:paraId="6169F8D5" w14:textId="77777777" w:rsidR="006D0DD9" w:rsidRDefault="006D0DD9" w:rsidP="006D0DD9">
      <w:pPr>
        <w:pStyle w:val="Bibliography"/>
      </w:pPr>
      <w:r>
        <w:t>Staudinger MD, Mills KE, Stamieszkin K, Record NR, Hudak CA, Allyn A, Diamond A, Friedland KD, Golet W, Henderson ME, Hernandez CM, Huntington TG, Ji R, Johnson CL, Johnson DS, Jordaan A, Kocik J, Li Y, Liebman M, Nichols OC, Pendleton D, Richards RA, Robben T, Thomas AC, Walsh HJ, Yakola K (2019) It’s about time: A synthesis of changing phenology in the Gulf of Maine ecosystem. Fisheries Oceanography 28:532–566.</w:t>
      </w:r>
    </w:p>
    <w:p w14:paraId="397BEE14" w14:textId="77777777" w:rsidR="006D0DD9" w:rsidRDefault="006D0DD9" w:rsidP="006D0DD9">
      <w:pPr>
        <w:pStyle w:val="Bibliography"/>
      </w:pPr>
      <w:r>
        <w:t>Steneck RS, Wahle RA (2013) American lobster dynamics in a brave new ocean. Can J Fish Aquat Sci 70:1612–1624.</w:t>
      </w:r>
    </w:p>
    <w:p w14:paraId="626941EA" w14:textId="77777777" w:rsidR="006D0DD9" w:rsidRDefault="006D0DD9" w:rsidP="006D0DD9">
      <w:pPr>
        <w:pStyle w:val="Bibliography"/>
      </w:pPr>
      <w:r>
        <w:t>Stevenson DK (1989) Spawning locations and times for Atlantic herring on the Maine coast. Maine Department of Marine Resources Bureau of Marine Sciences.</w:t>
      </w:r>
    </w:p>
    <w:p w14:paraId="7B12A73D" w14:textId="77777777" w:rsidR="006D0DD9" w:rsidRDefault="006D0DD9" w:rsidP="006D0DD9">
      <w:pPr>
        <w:pStyle w:val="Bibliography"/>
      </w:pPr>
      <w:r>
        <w:t xml:space="preserve">Stevenson DK, Scott ML (2005) Essential Fish Habitat Source Document: Atlantic Herring, </w:t>
      </w:r>
      <w:r>
        <w:rPr>
          <w:i/>
          <w:iCs/>
        </w:rPr>
        <w:t>Clupea harengus</w:t>
      </w:r>
      <w:r>
        <w:t>, Life History and Habitat Characteristics. Second Edition. Woods Hole, MA.</w:t>
      </w:r>
    </w:p>
    <w:p w14:paraId="15A6CB52" w14:textId="77777777" w:rsidR="006D0DD9" w:rsidRDefault="006D0DD9" w:rsidP="006D0DD9">
      <w:pPr>
        <w:pStyle w:val="Bibliography"/>
      </w:pPr>
      <w:r>
        <w:t>Stevenson DK, Tuxbury S, Johnson MR, Boelke C (2014) Shallow Water Benthic Habitats in the Gulf of Maine: A Summary of Habitat Use by Common Shellfish Species in the Gulf of Maine. NOAA Fisheries Greater Atlantic Regional Fisheries Office.</w:t>
      </w:r>
    </w:p>
    <w:p w14:paraId="3AD2BB84" w14:textId="77777777" w:rsidR="006D0DD9" w:rsidRDefault="006D0DD9" w:rsidP="006D0DD9">
      <w:pPr>
        <w:pStyle w:val="Bibliography"/>
      </w:pPr>
      <w:r>
        <w:t>Targett TE, McCleave JD (1974) Summer Abundance of Fishes in a Maine Tidal Cove with Special Reference to Temperature. Transactions of the American Fisheries Society 103:325–330.</w:t>
      </w:r>
    </w:p>
    <w:p w14:paraId="41708FAB" w14:textId="77777777" w:rsidR="006D0DD9" w:rsidRDefault="006D0DD9" w:rsidP="006D0DD9">
      <w:pPr>
        <w:pStyle w:val="Bibliography"/>
      </w:pPr>
      <w:r>
        <w:t>Teather K, MacDonald P, Pater C (2012) Variability in Beach Seine Samples at Small Spatial and Temporal Scales in a Near-Shore Estuarine Environment. Northeastern Naturalist 19:445–460.</w:t>
      </w:r>
    </w:p>
    <w:p w14:paraId="16446F5C" w14:textId="77777777" w:rsidR="006D0DD9" w:rsidRDefault="006D0DD9" w:rsidP="006D0DD9">
      <w:pPr>
        <w:pStyle w:val="Bibliography"/>
      </w:pPr>
      <w:r>
        <w:t>Veneranta L, Westerbom M (2024) Variation in Community Structure and Abundance of Fish in Simple Structured Shallow Sandy Habitats. Ecology and Evolution 14:e70381.</w:t>
      </w:r>
    </w:p>
    <w:p w14:paraId="5A70E6E6" w14:textId="77777777" w:rsidR="006D0DD9" w:rsidRDefault="006D0DD9" w:rsidP="006D0DD9">
      <w:pPr>
        <w:pStyle w:val="Bibliography"/>
      </w:pPr>
      <w:r>
        <w:t>Wood AJM, Collie JS, Hare JA (2009) A comparison between warm-water fish assemblages of Narragansett Bay and those of Long Island Sound waters. Fishery Bulletin 107:89–100.</w:t>
      </w:r>
    </w:p>
    <w:p w14:paraId="3856F486" w14:textId="242E778F" w:rsidR="006D0DD9" w:rsidDel="00C24768" w:rsidRDefault="006D0DD9" w:rsidP="006D0DD9">
      <w:pPr>
        <w:pStyle w:val="Bibliography"/>
        <w:rPr>
          <w:del w:id="1319" w:author="Katie Lankowicz" w:date="2025-10-23T15:56:00Z" w16du:dateUtc="2025-10-23T19:56:00Z"/>
        </w:rPr>
      </w:pPr>
      <w:r>
        <w:t>Wood SN (2004) Stable and Efficient Multiple Smoothing Parameter Estimation for Generalized Additive Models. Journal of the American Statistical Association 99:673–686.</w:t>
      </w:r>
    </w:p>
    <w:p w14:paraId="2715B71F" w14:textId="53E32957" w:rsidR="004237BA" w:rsidRDefault="00C928BF" w:rsidP="00C24768">
      <w:pPr>
        <w:pStyle w:val="Bibliography"/>
        <w:rPr>
          <w:b/>
          <w:color w:val="4472C4"/>
        </w:rPr>
      </w:pPr>
      <w:r w:rsidRPr="00926F2C">
        <w:rPr>
          <w:b/>
          <w:color w:val="4472C4"/>
        </w:rPr>
        <w:fldChar w:fldCharType="end"/>
      </w:r>
      <w:r w:rsidR="004237BA">
        <w:rPr>
          <w:b/>
          <w:color w:val="4472C4"/>
        </w:rPr>
        <w:br w:type="page"/>
      </w:r>
    </w:p>
    <w:p w14:paraId="0D7AFB6A" w14:textId="758EBE94" w:rsidR="00291AF8" w:rsidRPr="00926F2C" w:rsidRDefault="00545060" w:rsidP="001F73AC">
      <w:pPr>
        <w:pStyle w:val="Bibliography"/>
        <w:rPr>
          <w:b/>
          <w:color w:val="4472C4"/>
        </w:rPr>
      </w:pPr>
      <w:ins w:id="1320" w:author="Katie Lankowicz" w:date="2025-10-23T15:49:00Z" w16du:dateUtc="2025-10-23T19:49:00Z">
        <w:r>
          <w:rPr>
            <w:b/>
            <w:color w:val="4472C4"/>
          </w:rPr>
          <w:t>5</w:t>
        </w:r>
      </w:ins>
      <w:del w:id="1321" w:author="Katie Lankowicz" w:date="2025-10-23T15:49:00Z" w16du:dateUtc="2025-10-23T19:49:00Z">
        <w:r w:rsidR="00291AF8" w:rsidRPr="00926F2C" w:rsidDel="00545060">
          <w:rPr>
            <w:b/>
            <w:color w:val="4472C4"/>
          </w:rPr>
          <w:delText>7</w:delText>
        </w:r>
      </w:del>
      <w:r w:rsidR="00291AF8" w:rsidRPr="00926F2C">
        <w:rPr>
          <w:b/>
          <w:color w:val="4472C4"/>
        </w:rPr>
        <w:tab/>
        <w:t>Figures</w:t>
      </w:r>
      <w:r w:rsidR="00F77EBD" w:rsidRPr="00926F2C">
        <w:rPr>
          <w:b/>
          <w:color w:val="4472C4"/>
        </w:rPr>
        <w:t xml:space="preserve"> &amp; Figure captions</w:t>
      </w:r>
    </w:p>
    <w:p w14:paraId="5D7D250F" w14:textId="79258E43" w:rsidR="007500E3" w:rsidRDefault="007500E3" w:rsidP="007500E3">
      <w:pPr>
        <w:pStyle w:val="NormalWeb"/>
        <w:rPr>
          <w:ins w:id="1322" w:author="Katie Lankowicz" w:date="2025-10-22T15:43:00Z" w16du:dateUtc="2025-10-22T19:43:00Z"/>
        </w:rPr>
      </w:pPr>
      <w:ins w:id="1323" w:author="Katie Lankowicz" w:date="2025-10-22T15:43:00Z" w16du:dateUtc="2025-10-22T19:43:00Z">
        <w:r>
          <w:rPr>
            <w:noProof/>
          </w:rPr>
          <w:drawing>
            <wp:inline distT="0" distB="0" distL="0" distR="0" wp14:anchorId="0873CC9C" wp14:editId="6AE1AB52">
              <wp:extent cx="5390866" cy="3517900"/>
              <wp:effectExtent l="0" t="0" r="635" b="6350"/>
              <wp:docPr id="1502384091" name="Picture 8" descr="A map of the s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84091" name="Picture 8" descr="A map of the sea&#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9300"/>
                      <a:stretch>
                        <a:fillRect/>
                      </a:stretch>
                    </pic:blipFill>
                    <pic:spPr bwMode="auto">
                      <a:xfrm>
                        <a:off x="0" y="0"/>
                        <a:ext cx="5390866" cy="3517900"/>
                      </a:xfrm>
                      <a:prstGeom prst="rect">
                        <a:avLst/>
                      </a:prstGeom>
                      <a:noFill/>
                      <a:ln>
                        <a:noFill/>
                      </a:ln>
                      <a:extLst>
                        <a:ext uri="{53640926-AAD7-44D8-BBD7-CCE9431645EC}">
                          <a14:shadowObscured xmlns:a14="http://schemas.microsoft.com/office/drawing/2010/main"/>
                        </a:ext>
                      </a:extLst>
                    </pic:spPr>
                  </pic:pic>
                </a:graphicData>
              </a:graphic>
            </wp:inline>
          </w:drawing>
        </w:r>
      </w:ins>
    </w:p>
    <w:p w14:paraId="5D6CDDB5" w14:textId="25E0DE97" w:rsidR="00291AF8" w:rsidRPr="00611679" w:rsidDel="007500E3" w:rsidRDefault="00611679" w:rsidP="00291AF8">
      <w:pPr>
        <w:pStyle w:val="NormalWeb"/>
        <w:rPr>
          <w:del w:id="1324" w:author="Katie Lankowicz" w:date="2025-10-22T15:44:00Z" w16du:dateUtc="2025-10-22T19:44:00Z"/>
        </w:rPr>
      </w:pPr>
      <w:del w:id="1325" w:author="Katie Lankowicz" w:date="2025-10-17T12:26:00Z" w16du:dateUtc="2025-10-17T15:26:00Z">
        <w:r w:rsidDel="004237BA">
          <w:rPr>
            <w:noProof/>
          </w:rPr>
          <w:drawing>
            <wp:inline distT="0" distB="0" distL="0" distR="0" wp14:anchorId="1EDA1184" wp14:editId="0E5E28F8">
              <wp:extent cx="3329940" cy="4517781"/>
              <wp:effectExtent l="0" t="0" r="3810" b="0"/>
              <wp:docPr id="2112687678" name="Picture 3"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87678" name="Picture 3" descr="A map of the united states&#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007" b="5447"/>
                      <a:stretch>
                        <a:fillRect/>
                      </a:stretch>
                    </pic:blipFill>
                    <pic:spPr bwMode="auto">
                      <a:xfrm>
                        <a:off x="0" y="0"/>
                        <a:ext cx="3335937" cy="4525918"/>
                      </a:xfrm>
                      <a:prstGeom prst="rect">
                        <a:avLst/>
                      </a:prstGeom>
                      <a:noFill/>
                      <a:ln>
                        <a:noFill/>
                      </a:ln>
                      <a:extLst>
                        <a:ext uri="{53640926-AAD7-44D8-BBD7-CCE9431645EC}">
                          <a14:shadowObscured xmlns:a14="http://schemas.microsoft.com/office/drawing/2010/main"/>
                        </a:ext>
                      </a:extLst>
                    </pic:spPr>
                  </pic:pic>
                </a:graphicData>
              </a:graphic>
            </wp:inline>
          </w:drawing>
        </w:r>
      </w:del>
    </w:p>
    <w:p w14:paraId="394CD85E" w14:textId="4BD8713C" w:rsidR="00291AF8" w:rsidRPr="00926F2C" w:rsidRDefault="00291AF8">
      <w:pPr>
        <w:rPr>
          <w:bCs/>
        </w:rPr>
      </w:pPr>
      <w:bookmarkStart w:id="1326" w:name="_Hlk197941859"/>
      <w:r w:rsidRPr="00926F2C">
        <w:rPr>
          <w:bCs/>
        </w:rPr>
        <w:t xml:space="preserve">Figure 1: </w:t>
      </w:r>
      <w:ins w:id="1327" w:author="Katie Lankowicz" w:date="2025-10-17T12:26:00Z" w16du:dateUtc="2025-10-17T15:26:00Z">
        <w:r w:rsidR="004237BA">
          <w:rPr>
            <w:bCs/>
          </w:rPr>
          <w:t>(A) Location of</w:t>
        </w:r>
      </w:ins>
      <w:ins w:id="1328" w:author="Katie Lankowicz" w:date="2025-10-17T12:27:00Z" w16du:dateUtc="2025-10-17T15:27:00Z">
        <w:r w:rsidR="004237BA">
          <w:rPr>
            <w:bCs/>
          </w:rPr>
          <w:t xml:space="preserve"> sampling sites (bounded by blue outline) relative to the Gulf of Maine. (B) </w:t>
        </w:r>
      </w:ins>
      <w:r w:rsidRPr="00926F2C">
        <w:rPr>
          <w:bCs/>
        </w:rPr>
        <w:t>Location of sampling sites along the western coast of Casco Bay</w:t>
      </w:r>
      <w:del w:id="1329" w:author="Katie Lankowicz" w:date="2025-10-17T12:27:00Z" w16du:dateUtc="2025-10-17T15:27:00Z">
        <w:r w:rsidRPr="00926F2C" w:rsidDel="004237BA">
          <w:rPr>
            <w:bCs/>
          </w:rPr>
          <w:delText>. Inset shows the state of Maine and relative position (red border) of the sampling area.</w:delText>
        </w:r>
      </w:del>
      <w:ins w:id="1330" w:author="Katie Lankowicz" w:date="2025-10-17T12:27:00Z" w16du:dateUtc="2025-10-17T15:27:00Z">
        <w:r w:rsidR="004237BA">
          <w:rPr>
            <w:bCs/>
          </w:rPr>
          <w:t>.</w:t>
        </w:r>
      </w:ins>
      <w:r w:rsidRPr="00926F2C">
        <w:rPr>
          <w:bCs/>
        </w:rPr>
        <w:t xml:space="preserve"> Sites are, from north to south, Presumpscot Moorings (PM), Skitterygusset (SK), Mussel Cove (MC), Audubon (AD), Brothers Island North (BN), Mackworth Island North (MN), Mackworth Island Beach (MB), Back Cove (BC), Great Diamond Island (GD), Southern Maine Community College (SM), Cushing Island (CI), and Alewife Cove (</w:t>
      </w:r>
      <w:r w:rsidR="004F16F7">
        <w:rPr>
          <w:bCs/>
        </w:rPr>
        <w:t>AC</w:t>
      </w:r>
      <w:r w:rsidRPr="00926F2C">
        <w:rPr>
          <w:bCs/>
        </w:rPr>
        <w:t xml:space="preserve">). The city of Portland is also labeled for </w:t>
      </w:r>
      <w:ins w:id="1331" w:author="Katie Lankowicz" w:date="2025-10-17T12:28:00Z" w16du:dateUtc="2025-10-17T15:28:00Z">
        <w:r w:rsidR="004237BA">
          <w:rPr>
            <w:bCs/>
          </w:rPr>
          <w:t xml:space="preserve">spatial </w:t>
        </w:r>
      </w:ins>
      <w:r w:rsidRPr="00926F2C">
        <w:rPr>
          <w:bCs/>
        </w:rPr>
        <w:t>context.</w:t>
      </w:r>
      <w:bookmarkEnd w:id="1326"/>
      <w:r w:rsidRPr="00926F2C">
        <w:rPr>
          <w:bCs/>
        </w:rPr>
        <w:br w:type="page"/>
      </w:r>
    </w:p>
    <w:p w14:paraId="0FB29D23" w14:textId="7AAAE1FF" w:rsidR="002A40FE" w:rsidRDefault="002A40FE" w:rsidP="002A40FE">
      <w:pPr>
        <w:pStyle w:val="NormalWeb"/>
        <w:rPr>
          <w:ins w:id="1332" w:author="Katie Lankowicz" w:date="2025-10-17T14:36:00Z" w16du:dateUtc="2025-10-17T17:36:00Z"/>
        </w:rPr>
      </w:pPr>
      <w:ins w:id="1333" w:author="Katie Lankowicz" w:date="2025-10-17T14:36:00Z" w16du:dateUtc="2025-10-17T17:36:00Z">
        <w:r>
          <w:rPr>
            <w:noProof/>
          </w:rPr>
          <w:drawing>
            <wp:inline distT="0" distB="0" distL="0" distR="0" wp14:anchorId="7B01D0C2" wp14:editId="2F0ACB77">
              <wp:extent cx="5943600" cy="3517900"/>
              <wp:effectExtent l="0" t="0" r="0" b="6350"/>
              <wp:docPr id="1397292470"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92470" name="Picture 2" descr="A graph of different colored lin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517900"/>
                      </a:xfrm>
                      <a:prstGeom prst="rect">
                        <a:avLst/>
                      </a:prstGeom>
                      <a:noFill/>
                      <a:ln>
                        <a:noFill/>
                      </a:ln>
                    </pic:spPr>
                  </pic:pic>
                </a:graphicData>
              </a:graphic>
            </wp:inline>
          </w:drawing>
        </w:r>
      </w:ins>
    </w:p>
    <w:p w14:paraId="487888FD" w14:textId="58BF3613" w:rsidR="00291AF8" w:rsidRPr="00926F2C" w:rsidDel="004C2BA0" w:rsidRDefault="00291AF8" w:rsidP="00291AF8">
      <w:pPr>
        <w:pStyle w:val="NormalWeb"/>
        <w:rPr>
          <w:del w:id="1334" w:author="Katie Lankowicz" w:date="2025-10-15T16:01:00Z" w16du:dateUtc="2025-10-15T19:01:00Z"/>
          <w:rFonts w:asciiTheme="minorHAnsi" w:hAnsiTheme="minorHAnsi"/>
          <w:sz w:val="22"/>
          <w:szCs w:val="22"/>
        </w:rPr>
      </w:pPr>
      <w:del w:id="1335" w:author="Katie Lankowicz" w:date="2025-10-15T16:01:00Z" w16du:dateUtc="2025-10-15T19:01:00Z">
        <w:r w:rsidRPr="00926F2C" w:rsidDel="004C2BA0">
          <w:rPr>
            <w:noProof/>
          </w:rPr>
          <w:drawing>
            <wp:inline distT="0" distB="0" distL="0" distR="0" wp14:anchorId="786EA9E4" wp14:editId="6519AA99">
              <wp:extent cx="3543300" cy="5295949"/>
              <wp:effectExtent l="0" t="0" r="0" b="0"/>
              <wp:docPr id="1890930710" name="Picture 4" descr="A graph of different sizes and leng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30710" name="Picture 4" descr="A graph of different sizes and length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49491" cy="5305202"/>
                      </a:xfrm>
                      <a:prstGeom prst="rect">
                        <a:avLst/>
                      </a:prstGeom>
                      <a:noFill/>
                      <a:ln>
                        <a:noFill/>
                      </a:ln>
                    </pic:spPr>
                  </pic:pic>
                </a:graphicData>
              </a:graphic>
            </wp:inline>
          </w:drawing>
        </w:r>
      </w:del>
    </w:p>
    <w:p w14:paraId="2FC866F0" w14:textId="034C3FE5" w:rsidR="00291AF8" w:rsidRPr="00926F2C" w:rsidDel="004C2BA0" w:rsidRDefault="00291AF8" w:rsidP="00291AF8">
      <w:pPr>
        <w:pStyle w:val="NormalWeb"/>
        <w:rPr>
          <w:del w:id="1336" w:author="Katie Lankowicz" w:date="2025-10-15T16:01:00Z" w16du:dateUtc="2025-10-15T19:01:00Z"/>
          <w:bCs/>
        </w:rPr>
      </w:pPr>
      <w:del w:id="1337" w:author="Katie Lankowicz" w:date="2025-10-15T16:01:00Z" w16du:dateUtc="2025-10-15T19:01:00Z">
        <w:r w:rsidRPr="00926F2C" w:rsidDel="004C2BA0">
          <w:rPr>
            <w:rFonts w:asciiTheme="minorHAnsi" w:hAnsiTheme="minorHAnsi"/>
            <w:bCs/>
            <w:sz w:val="22"/>
            <w:szCs w:val="22"/>
          </w:rPr>
          <w:delText xml:space="preserve">Figure 2: Weekly length distributions (in mm) for herring (top panel) and silverside (bottom panel) aggregated across all sampled years. Blue lines indicate locally estimated scatterplot smoothing </w:delText>
        </w:r>
        <w:r w:rsidR="0063690C" w:rsidDel="004C2BA0">
          <w:rPr>
            <w:rFonts w:asciiTheme="minorHAnsi" w:hAnsiTheme="minorHAnsi"/>
            <w:bCs/>
            <w:sz w:val="22"/>
            <w:szCs w:val="22"/>
          </w:rPr>
          <w:delText xml:space="preserve">(LOESS) </w:delText>
        </w:r>
        <w:r w:rsidRPr="00926F2C" w:rsidDel="004C2BA0">
          <w:rPr>
            <w:rFonts w:asciiTheme="minorHAnsi" w:hAnsiTheme="minorHAnsi"/>
            <w:bCs/>
            <w:sz w:val="22"/>
            <w:szCs w:val="22"/>
          </w:rPr>
          <w:delText>regressions to illustrate changes average weekly lengths.</w:delText>
        </w:r>
        <w:r w:rsidRPr="00926F2C" w:rsidDel="004C2BA0">
          <w:rPr>
            <w:rFonts w:asciiTheme="minorHAnsi" w:hAnsiTheme="minorHAnsi"/>
            <w:bCs/>
            <w:sz w:val="22"/>
            <w:szCs w:val="22"/>
          </w:rPr>
          <w:br w:type="page"/>
        </w:r>
      </w:del>
    </w:p>
    <w:p w14:paraId="62E8E700" w14:textId="200B3C74" w:rsidR="00291AF8" w:rsidRPr="00926F2C" w:rsidDel="00431961" w:rsidRDefault="00291AF8" w:rsidP="00291AF8">
      <w:pPr>
        <w:pStyle w:val="NormalWeb"/>
        <w:rPr>
          <w:del w:id="1338" w:author="Katie Lankowicz" w:date="2025-10-15T16:40:00Z" w16du:dateUtc="2025-10-15T19:40:00Z"/>
        </w:rPr>
      </w:pPr>
      <w:del w:id="1339" w:author="Katie Lankowicz" w:date="2025-10-15T16:40:00Z" w16du:dateUtc="2025-10-15T19:40:00Z">
        <w:r w:rsidRPr="00926F2C" w:rsidDel="00431961">
          <w:rPr>
            <w:noProof/>
          </w:rPr>
          <w:drawing>
            <wp:inline distT="0" distB="0" distL="0" distR="0" wp14:anchorId="307DBDD8" wp14:editId="0D4902F8">
              <wp:extent cx="5943600" cy="2970530"/>
              <wp:effectExtent l="0" t="0" r="0" b="1270"/>
              <wp:docPr id="1290405415" name="Picture 5"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05415" name="Picture 5" descr="A graph with numbers and lin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del>
    </w:p>
    <w:p w14:paraId="73D1DCFA" w14:textId="5B1D79FC" w:rsidR="00291AF8" w:rsidRPr="00431961" w:rsidDel="00431961" w:rsidRDefault="00291AF8" w:rsidP="00291AF8">
      <w:pPr>
        <w:pStyle w:val="NormalWeb"/>
        <w:rPr>
          <w:del w:id="1340" w:author="Katie Lankowicz" w:date="2025-10-15T16:40:00Z" w16du:dateUtc="2025-10-15T19:40:00Z"/>
          <w:rFonts w:asciiTheme="minorHAnsi" w:hAnsiTheme="minorHAnsi"/>
          <w:sz w:val="22"/>
          <w:szCs w:val="22"/>
          <w:rPrChange w:id="1341" w:author="Katie Lankowicz" w:date="2025-10-15T16:39:00Z" w16du:dateUtc="2025-10-15T19:39:00Z">
            <w:rPr>
              <w:del w:id="1342" w:author="Katie Lankowicz" w:date="2025-10-15T16:40:00Z" w16du:dateUtc="2025-10-15T19:40:00Z"/>
            </w:rPr>
          </w:rPrChange>
        </w:rPr>
      </w:pPr>
      <w:del w:id="1343" w:author="Katie Lankowicz" w:date="2025-10-15T16:40:00Z" w16du:dateUtc="2025-10-15T19:40:00Z">
        <w:r w:rsidRPr="00926F2C" w:rsidDel="00431961">
          <w:rPr>
            <w:rFonts w:asciiTheme="minorHAnsi" w:hAnsiTheme="minorHAnsi"/>
            <w:sz w:val="22"/>
            <w:szCs w:val="22"/>
          </w:rPr>
          <w:delText xml:space="preserve">Figure </w:delText>
        </w:r>
      </w:del>
      <w:del w:id="1344" w:author="Katie Lankowicz" w:date="2025-10-15T16:01:00Z" w16du:dateUtc="2025-10-15T19:01:00Z">
        <w:r w:rsidRPr="00926F2C" w:rsidDel="004C2BA0">
          <w:rPr>
            <w:rFonts w:asciiTheme="minorHAnsi" w:hAnsiTheme="minorHAnsi"/>
            <w:sz w:val="22"/>
            <w:szCs w:val="22"/>
          </w:rPr>
          <w:delText>3</w:delText>
        </w:r>
      </w:del>
      <w:del w:id="1345" w:author="Katie Lankowicz" w:date="2025-10-15T16:40:00Z" w16du:dateUtc="2025-10-15T19:40:00Z">
        <w:r w:rsidRPr="00926F2C" w:rsidDel="00431961">
          <w:rPr>
            <w:rFonts w:asciiTheme="minorHAnsi" w:hAnsiTheme="minorHAnsi"/>
            <w:sz w:val="22"/>
            <w:szCs w:val="22"/>
          </w:rPr>
          <w:delText xml:space="preserve">: </w:delText>
        </w:r>
      </w:del>
      <w:del w:id="1346" w:author="Katie Lankowicz" w:date="2025-10-15T16:39:00Z" w16du:dateUtc="2025-10-15T19:39:00Z">
        <w:r w:rsidRPr="00926F2C" w:rsidDel="00431961">
          <w:rPr>
            <w:rFonts w:asciiTheme="minorHAnsi" w:hAnsiTheme="minorHAnsi"/>
            <w:sz w:val="22"/>
            <w:szCs w:val="22"/>
          </w:rPr>
          <w:delText xml:space="preserve">Temperature anomalies compared to the average daily temperatures estimated from the Portland Harbor </w:delText>
        </w:r>
      </w:del>
      <w:del w:id="1347" w:author="Katie Lankowicz" w:date="2025-10-15T16:36:00Z" w16du:dateUtc="2025-10-15T19:36:00Z">
        <w:r w:rsidRPr="00926F2C" w:rsidDel="00431961">
          <w:rPr>
            <w:rFonts w:asciiTheme="minorHAnsi" w:hAnsiTheme="minorHAnsi"/>
            <w:sz w:val="22"/>
            <w:szCs w:val="22"/>
          </w:rPr>
          <w:delText xml:space="preserve">Buoy </w:delText>
        </w:r>
      </w:del>
      <w:del w:id="1348" w:author="Katie Lankowicz" w:date="2025-10-15T16:39:00Z" w16du:dateUtc="2025-10-15T19:39:00Z">
        <w:r w:rsidRPr="00926F2C" w:rsidDel="00431961">
          <w:rPr>
            <w:rFonts w:asciiTheme="minorHAnsi" w:hAnsiTheme="minorHAnsi"/>
            <w:sz w:val="22"/>
            <w:szCs w:val="22"/>
          </w:rPr>
          <w:delText>2003-2020 climate reference period. Gray dots indicate daily anomalies (in °C). Colored dots indicate average annual anomalies; red dots indicate anomalies above the CRP estimate, and blue dots indicate anomalies below the CRP estimate.</w:delText>
        </w:r>
      </w:del>
      <w:del w:id="1349" w:author="Katie Lankowicz" w:date="2025-10-15T16:40:00Z" w16du:dateUtc="2025-10-15T19:40:00Z">
        <w:r w:rsidRPr="00926F2C" w:rsidDel="00431961">
          <w:rPr>
            <w:rFonts w:asciiTheme="minorHAnsi" w:hAnsiTheme="minorHAnsi"/>
            <w:sz w:val="22"/>
            <w:szCs w:val="22"/>
          </w:rPr>
          <w:br w:type="page"/>
        </w:r>
      </w:del>
    </w:p>
    <w:p w14:paraId="021F8CB7" w14:textId="5F480728" w:rsidR="00291AF8" w:rsidRPr="00926F2C" w:rsidDel="002A40FE" w:rsidRDefault="00291AF8" w:rsidP="00291AF8">
      <w:pPr>
        <w:pStyle w:val="NormalWeb"/>
        <w:rPr>
          <w:del w:id="1350" w:author="Katie Lankowicz" w:date="2025-10-17T14:36:00Z" w16du:dateUtc="2025-10-17T17:36:00Z"/>
        </w:rPr>
      </w:pPr>
      <w:del w:id="1351" w:author="Katie Lankowicz" w:date="2025-10-17T14:36:00Z" w16du:dateUtc="2025-10-17T17:36:00Z">
        <w:r w:rsidRPr="00926F2C" w:rsidDel="002A40FE">
          <w:rPr>
            <w:noProof/>
          </w:rPr>
          <mc:AlternateContent>
            <mc:Choice Requires="wpg">
              <w:drawing>
                <wp:inline distT="0" distB="0" distL="0" distR="0" wp14:anchorId="3935C667" wp14:editId="45039CF7">
                  <wp:extent cx="5372100" cy="6560820"/>
                  <wp:effectExtent l="0" t="0" r="0" b="0"/>
                  <wp:docPr id="8" name="Group 7">
                    <a:extLst xmlns:a="http://schemas.openxmlformats.org/drawingml/2006/main">
                      <a:ext uri="{FF2B5EF4-FFF2-40B4-BE49-F238E27FC236}">
                        <a16:creationId xmlns:a16="http://schemas.microsoft.com/office/drawing/2014/main" id="{46F66EEF-F69A-48E3-1335-1F0AF9E3FC55}"/>
                      </a:ext>
                    </a:extLst>
                  </wp:docPr>
                  <wp:cNvGraphicFramePr/>
                  <a:graphic xmlns:a="http://schemas.openxmlformats.org/drawingml/2006/main">
                    <a:graphicData uri="http://schemas.microsoft.com/office/word/2010/wordprocessingGroup">
                      <wpg:wgp>
                        <wpg:cNvGrpSpPr/>
                        <wpg:grpSpPr>
                          <a:xfrm>
                            <a:off x="0" y="0"/>
                            <a:ext cx="5372100" cy="6560820"/>
                            <a:chOff x="0" y="0"/>
                            <a:chExt cx="6083820" cy="7199390"/>
                          </a:xfrm>
                        </wpg:grpSpPr>
                        <pic:pic xmlns:pic="http://schemas.openxmlformats.org/drawingml/2006/picture">
                          <pic:nvPicPr>
                            <pic:cNvPr id="380161642" name="Picture 380161642" descr="A graph of different colored lines&#10;&#10;AI-generated content may be incorrect.">
                              <a:extLst>
                                <a:ext uri="{FF2B5EF4-FFF2-40B4-BE49-F238E27FC236}">
                                  <a16:creationId xmlns:a16="http://schemas.microsoft.com/office/drawing/2014/main" id="{BA8E2449-5DA8-F586-C23E-942D0F3C705F}"/>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83820" cy="3599695"/>
                            </a:xfrm>
                            <a:prstGeom prst="rect">
                              <a:avLst/>
                            </a:prstGeom>
                          </pic:spPr>
                        </pic:pic>
                        <pic:pic xmlns:pic="http://schemas.openxmlformats.org/drawingml/2006/picture">
                          <pic:nvPicPr>
                            <pic:cNvPr id="923218219" name="Picture 923218219" descr="A graph of a bar chart&#10;&#10;AI-generated content may be incorrect.">
                              <a:extLst>
                                <a:ext uri="{FF2B5EF4-FFF2-40B4-BE49-F238E27FC236}">
                                  <a16:creationId xmlns:a16="http://schemas.microsoft.com/office/drawing/2014/main" id="{6713BD0F-DFE4-4A89-EC87-10ED549C3F24}"/>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3599695"/>
                              <a:ext cx="6083820" cy="3599695"/>
                            </a:xfrm>
                            <a:prstGeom prst="rect">
                              <a:avLst/>
                            </a:prstGeom>
                          </pic:spPr>
                        </pic:pic>
                      </wpg:wgp>
                    </a:graphicData>
                  </a:graphic>
                </wp:inline>
              </w:drawing>
            </mc:Choice>
            <mc:Fallback>
              <w:pict>
                <v:group w14:anchorId="69DB2D10" id="Group 7" o:spid="_x0000_s1026" style="width:423pt;height:516.6pt;mso-position-horizontal-relative:char;mso-position-vertical-relative:line" coordsize="60838,719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0161642" o:spid="_x0000_s1027" type="#_x0000_t75" alt="A graph of different colored lines&#10;&#10;AI-generated content may be incorrect." style="position:absolute;width:60838;height:35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">
                    <v:imagedata r:id="rId19" o:title="A graph of different colored lines&#10;&#10;AI-generated content may be incorrect"/>
                  </v:shape>
                  <v:shape id="Picture 923218219" o:spid="_x0000_s1028" type="#_x0000_t75" alt="A graph of a bar chart&#10;&#10;AI-generated content may be incorrect." style="position:absolute;top:35996;width:60838;height:35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">
                    <v:imagedata r:id="rId20" o:title="A graph of a bar chart&#10;&#10;AI-generated content may be incorrect"/>
                  </v:shape>
                  <w10:anchorlock/>
                </v:group>
              </w:pict>
            </mc:Fallback>
          </mc:AlternateContent>
        </w:r>
      </w:del>
    </w:p>
    <w:p w14:paraId="746E0595" w14:textId="13FC3744" w:rsidR="00291AF8" w:rsidRPr="00926F2C" w:rsidRDefault="00291AF8" w:rsidP="00291AF8">
      <w:pPr>
        <w:pStyle w:val="NormalWeb"/>
      </w:pPr>
      <w:r w:rsidRPr="00926F2C">
        <w:rPr>
          <w:rFonts w:asciiTheme="minorHAnsi" w:hAnsiTheme="minorHAnsi"/>
          <w:sz w:val="22"/>
          <w:szCs w:val="22"/>
        </w:rPr>
        <w:t xml:space="preserve">Figure </w:t>
      </w:r>
      <w:ins w:id="1352" w:author="Katie Lankowicz" w:date="2025-10-15T16:45:00Z" w16du:dateUtc="2025-10-15T19:45:00Z">
        <w:r w:rsidR="00431961">
          <w:rPr>
            <w:rFonts w:asciiTheme="minorHAnsi" w:hAnsiTheme="minorHAnsi"/>
            <w:sz w:val="22"/>
            <w:szCs w:val="22"/>
          </w:rPr>
          <w:t>2</w:t>
        </w:r>
      </w:ins>
      <w:del w:id="1353" w:author="Katie Lankowicz" w:date="2025-10-15T16:05:00Z" w16du:dateUtc="2025-10-15T19:05:00Z">
        <w:r w:rsidRPr="00926F2C" w:rsidDel="004C2BA0">
          <w:rPr>
            <w:rFonts w:asciiTheme="minorHAnsi" w:hAnsiTheme="minorHAnsi"/>
            <w:sz w:val="22"/>
            <w:szCs w:val="22"/>
          </w:rPr>
          <w:delText>4</w:delText>
        </w:r>
      </w:del>
      <w:r w:rsidRPr="00926F2C">
        <w:rPr>
          <w:rFonts w:asciiTheme="minorHAnsi" w:hAnsiTheme="minorHAnsi"/>
          <w:sz w:val="22"/>
          <w:szCs w:val="22"/>
        </w:rPr>
        <w:t xml:space="preserve">: </w:t>
      </w:r>
      <w:del w:id="1354" w:author="Katie Lankowicz" w:date="2025-10-17T14:33:00Z" w16du:dateUtc="2025-10-17T17:33:00Z">
        <w:r w:rsidRPr="00926F2C" w:rsidDel="002A40FE">
          <w:rPr>
            <w:rFonts w:asciiTheme="minorHAnsi" w:hAnsiTheme="minorHAnsi"/>
            <w:sz w:val="22"/>
            <w:szCs w:val="22"/>
          </w:rPr>
          <w:delText xml:space="preserve">A. (Top panel) </w:delText>
        </w:r>
      </w:del>
      <w:r w:rsidRPr="00926F2C">
        <w:rPr>
          <w:rFonts w:asciiTheme="minorHAnsi" w:hAnsiTheme="minorHAnsi"/>
          <w:sz w:val="22"/>
          <w:szCs w:val="22"/>
        </w:rPr>
        <w:t>Weekly length distributions (in mm) of age-0 herring (top row) and silverside (bottom row) in years designated as having average annual temperature anomalies cooler (left column) and warmer (right column) than expected given the</w:t>
      </w:r>
      <w:ins w:id="1355" w:author="Katie Lankowicz" w:date="2025-10-15T15:59:00Z" w16du:dateUtc="2025-10-15T18:59:00Z">
        <w:r w:rsidR="004C2BA0">
          <w:rPr>
            <w:rFonts w:asciiTheme="minorHAnsi" w:hAnsiTheme="minorHAnsi"/>
            <w:sz w:val="22"/>
            <w:szCs w:val="22"/>
          </w:rPr>
          <w:t xml:space="preserve"> climate reference period</w:t>
        </w:r>
      </w:ins>
      <w:r w:rsidRPr="00926F2C">
        <w:rPr>
          <w:rFonts w:asciiTheme="minorHAnsi" w:hAnsiTheme="minorHAnsi"/>
          <w:sz w:val="22"/>
          <w:szCs w:val="22"/>
        </w:rPr>
        <w:t xml:space="preserve"> </w:t>
      </w:r>
      <w:ins w:id="1356" w:author="Katie Lankowicz" w:date="2025-10-15T15:59:00Z" w16du:dateUtc="2025-10-15T18:59:00Z">
        <w:r w:rsidR="004C2BA0">
          <w:rPr>
            <w:rFonts w:asciiTheme="minorHAnsi" w:hAnsiTheme="minorHAnsi"/>
            <w:sz w:val="22"/>
            <w:szCs w:val="22"/>
          </w:rPr>
          <w:t>(</w:t>
        </w:r>
      </w:ins>
      <w:r w:rsidRPr="00926F2C">
        <w:rPr>
          <w:rFonts w:asciiTheme="minorHAnsi" w:hAnsiTheme="minorHAnsi"/>
          <w:sz w:val="22"/>
          <w:szCs w:val="22"/>
        </w:rPr>
        <w:t>CRP</w:t>
      </w:r>
      <w:ins w:id="1357" w:author="Katie Lankowicz" w:date="2025-10-15T15:59:00Z" w16du:dateUtc="2025-10-15T18:59:00Z">
        <w:r w:rsidR="004C2BA0">
          <w:rPr>
            <w:rFonts w:asciiTheme="minorHAnsi" w:hAnsiTheme="minorHAnsi"/>
            <w:sz w:val="22"/>
            <w:szCs w:val="22"/>
          </w:rPr>
          <w:t>)</w:t>
        </w:r>
      </w:ins>
      <w:r w:rsidRPr="00926F2C">
        <w:rPr>
          <w:rFonts w:asciiTheme="minorHAnsi" w:hAnsiTheme="minorHAnsi"/>
          <w:sz w:val="22"/>
          <w:szCs w:val="22"/>
        </w:rPr>
        <w:t>. Lines indicate the calculated slope, or weekly growth rate. Colors of lines and dots indicate year.</w:t>
      </w:r>
      <w:del w:id="1358" w:author="Katie Lankowicz" w:date="2025-10-17T14:33:00Z" w16du:dateUtc="2025-10-17T17:33:00Z">
        <w:r w:rsidRPr="00926F2C" w:rsidDel="002A40FE">
          <w:rPr>
            <w:rFonts w:asciiTheme="minorHAnsi" w:hAnsiTheme="minorHAnsi"/>
            <w:sz w:val="22"/>
            <w:szCs w:val="22"/>
          </w:rPr>
          <w:delText xml:space="preserve"> B. (Bottom panel) comparison of calculated weekly growth rates (in mm) for herring (left column) and silverside (right column) in years warmer than the CRP (red boxplots) and cooler than the CRP (blue boxplots). The year of each calculated growth rate is annotated.</w:delText>
        </w:r>
      </w:del>
      <w:r w:rsidRPr="00926F2C">
        <w:rPr>
          <w:rFonts w:asciiTheme="minorHAnsi" w:hAnsiTheme="minorHAnsi"/>
          <w:sz w:val="22"/>
          <w:szCs w:val="22"/>
        </w:rPr>
        <w:br w:type="page"/>
      </w:r>
    </w:p>
    <w:p w14:paraId="6505C942" w14:textId="77777777" w:rsidR="00291AF8" w:rsidRPr="00926F2C" w:rsidRDefault="00291AF8" w:rsidP="00291AF8">
      <w:pPr>
        <w:pStyle w:val="NormalWeb"/>
        <w:sectPr w:rsidR="00291AF8" w:rsidRPr="00926F2C" w:rsidSect="005E42CD">
          <w:footerReference w:type="default" r:id="rId21"/>
          <w:type w:val="continuous"/>
          <w:pgSz w:w="12240" w:h="15840"/>
          <w:pgMar w:top="1440" w:right="1440" w:bottom="1440" w:left="1440" w:header="720" w:footer="720" w:gutter="0"/>
          <w:lnNumType w:countBy="1" w:restart="continuous"/>
          <w:cols w:space="720"/>
          <w:docGrid w:linePitch="360"/>
        </w:sectPr>
      </w:pPr>
    </w:p>
    <w:p w14:paraId="4703047D" w14:textId="32BE0D56" w:rsidR="007500E3" w:rsidRDefault="007500E3" w:rsidP="007500E3">
      <w:pPr>
        <w:pStyle w:val="NormalWeb"/>
        <w:rPr>
          <w:ins w:id="1359" w:author="Katie Lankowicz" w:date="2025-10-22T15:47:00Z" w16du:dateUtc="2025-10-22T19:47:00Z"/>
        </w:rPr>
      </w:pPr>
      <w:ins w:id="1360" w:author="Katie Lankowicz" w:date="2025-10-22T15:47:00Z" w16du:dateUtc="2025-10-22T19:47:00Z">
        <w:r>
          <w:rPr>
            <w:noProof/>
          </w:rPr>
          <w:drawing>
            <wp:inline distT="0" distB="0" distL="0" distR="0" wp14:anchorId="23A9DFFF" wp14:editId="7D63708C">
              <wp:extent cx="8201660" cy="5943600"/>
              <wp:effectExtent l="0" t="0" r="8890" b="0"/>
              <wp:docPr id="2040693475" name="Picture 9"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93475" name="Picture 9" descr="A collage of graph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201660" cy="5943600"/>
                      </a:xfrm>
                      <a:prstGeom prst="rect">
                        <a:avLst/>
                      </a:prstGeom>
                      <a:noFill/>
                      <a:ln>
                        <a:noFill/>
                      </a:ln>
                    </pic:spPr>
                  </pic:pic>
                </a:graphicData>
              </a:graphic>
            </wp:inline>
          </w:drawing>
        </w:r>
      </w:ins>
    </w:p>
    <w:p w14:paraId="52F87790" w14:textId="2A49B097" w:rsidR="00291AF8" w:rsidRPr="00926F2C" w:rsidDel="0054107E" w:rsidRDefault="00291AF8" w:rsidP="00291AF8">
      <w:pPr>
        <w:pStyle w:val="NormalWeb"/>
        <w:rPr>
          <w:del w:id="1361" w:author="Katie Lankowicz" w:date="2025-10-20T16:23:00Z" w16du:dateUtc="2025-10-20T20:23:00Z"/>
        </w:rPr>
      </w:pPr>
      <w:del w:id="1362" w:author="Katie Lankowicz" w:date="2025-10-20T16:23:00Z" w16du:dateUtc="2025-10-20T20:23:00Z">
        <w:r w:rsidRPr="00926F2C" w:rsidDel="0054107E">
          <w:rPr>
            <w:noProof/>
          </w:rPr>
          <w:drawing>
            <wp:inline distT="0" distB="0" distL="0" distR="0" wp14:anchorId="158D6932" wp14:editId="1112B979">
              <wp:extent cx="7459980" cy="5406095"/>
              <wp:effectExtent l="0" t="0" r="7620" b="4445"/>
              <wp:docPr id="477114616" name="Picture 9"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14616" name="Picture 9" descr="A collage of graph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491577" cy="5428992"/>
                      </a:xfrm>
                      <a:prstGeom prst="rect">
                        <a:avLst/>
                      </a:prstGeom>
                      <a:noFill/>
                      <a:ln>
                        <a:noFill/>
                      </a:ln>
                    </pic:spPr>
                  </pic:pic>
                </a:graphicData>
              </a:graphic>
            </wp:inline>
          </w:drawing>
        </w:r>
      </w:del>
    </w:p>
    <w:p w14:paraId="19CA50EF" w14:textId="7197607D" w:rsidR="007500E3" w:rsidRDefault="00291AF8" w:rsidP="007500E3">
      <w:pPr>
        <w:pStyle w:val="NormalWeb"/>
        <w:rPr>
          <w:ins w:id="1363" w:author="Katie Lankowicz" w:date="2025-10-22T15:35:00Z" w16du:dateUtc="2025-10-22T19:35:00Z"/>
        </w:rPr>
      </w:pPr>
      <w:r w:rsidRPr="00926F2C">
        <w:rPr>
          <w:rFonts w:asciiTheme="minorHAnsi" w:hAnsiTheme="minorHAnsi"/>
          <w:sz w:val="22"/>
          <w:szCs w:val="22"/>
        </w:rPr>
        <w:t xml:space="preserve">Figure </w:t>
      </w:r>
      <w:ins w:id="1364" w:author="Katie Lankowicz" w:date="2025-10-15T16:45:00Z" w16du:dateUtc="2025-10-15T19:45:00Z">
        <w:r w:rsidR="00431961">
          <w:rPr>
            <w:rFonts w:asciiTheme="minorHAnsi" w:hAnsiTheme="minorHAnsi"/>
            <w:sz w:val="22"/>
            <w:szCs w:val="22"/>
          </w:rPr>
          <w:t>3</w:t>
        </w:r>
      </w:ins>
      <w:del w:id="1365" w:author="Katie Lankowicz" w:date="2025-10-15T16:05:00Z" w16du:dateUtc="2025-10-15T19:05:00Z">
        <w:r w:rsidRPr="00926F2C" w:rsidDel="004C2BA0">
          <w:rPr>
            <w:rFonts w:asciiTheme="minorHAnsi" w:hAnsiTheme="minorHAnsi"/>
            <w:sz w:val="22"/>
            <w:szCs w:val="22"/>
          </w:rPr>
          <w:delText>5</w:delText>
        </w:r>
      </w:del>
      <w:r w:rsidRPr="00926F2C">
        <w:rPr>
          <w:rFonts w:asciiTheme="minorHAnsi" w:hAnsiTheme="minorHAnsi"/>
          <w:sz w:val="22"/>
          <w:szCs w:val="22"/>
        </w:rPr>
        <w:t>: Smooth terms for the herring weekly catch GAM. Terms include (</w:t>
      </w:r>
      <w:ins w:id="1366" w:author="Katie Lankowicz" w:date="2025-10-20T16:23:00Z" w16du:dateUtc="2025-10-20T20:23:00Z">
        <w:r w:rsidR="0054107E">
          <w:rPr>
            <w:rFonts w:asciiTheme="minorHAnsi" w:hAnsiTheme="minorHAnsi"/>
            <w:sz w:val="22"/>
            <w:szCs w:val="22"/>
          </w:rPr>
          <w:t>A</w:t>
        </w:r>
      </w:ins>
      <w:del w:id="1367" w:author="Katie Lankowicz" w:date="2025-10-20T16:23:00Z" w16du:dateUtc="2025-10-20T20:23:00Z">
        <w:r w:rsidRPr="00926F2C" w:rsidDel="0054107E">
          <w:rPr>
            <w:rFonts w:asciiTheme="minorHAnsi" w:hAnsiTheme="minorHAnsi"/>
            <w:sz w:val="22"/>
            <w:szCs w:val="22"/>
          </w:rPr>
          <w:delText>a</w:delText>
        </w:r>
      </w:del>
      <w:r w:rsidRPr="00926F2C">
        <w:rPr>
          <w:rFonts w:asciiTheme="minorHAnsi" w:hAnsiTheme="minorHAnsi"/>
          <w:sz w:val="22"/>
          <w:szCs w:val="22"/>
        </w:rPr>
        <w:t xml:space="preserve">) the interaction of week and temperature, </w:t>
      </w:r>
      <w:ins w:id="1368" w:author="Katie Lankowicz" w:date="2025-10-22T14:28:00Z" w16du:dateUtc="2025-10-22T18:28:00Z">
        <w:r w:rsidR="007500E3">
          <w:rPr>
            <w:rFonts w:asciiTheme="minorHAnsi" w:hAnsiTheme="minorHAnsi"/>
            <w:sz w:val="22"/>
            <w:szCs w:val="22"/>
          </w:rPr>
          <w:t xml:space="preserve">(B) random effect of site, </w:t>
        </w:r>
      </w:ins>
      <w:r w:rsidRPr="00926F2C">
        <w:rPr>
          <w:rFonts w:asciiTheme="minorHAnsi" w:hAnsiTheme="minorHAnsi"/>
          <w:sz w:val="22"/>
          <w:szCs w:val="22"/>
        </w:rPr>
        <w:t>(</w:t>
      </w:r>
      <w:ins w:id="1369" w:author="Katie Lankowicz" w:date="2025-10-22T14:28:00Z" w16du:dateUtc="2025-10-22T18:28:00Z">
        <w:r w:rsidR="007500E3">
          <w:rPr>
            <w:rFonts w:asciiTheme="minorHAnsi" w:hAnsiTheme="minorHAnsi"/>
            <w:sz w:val="22"/>
            <w:szCs w:val="22"/>
          </w:rPr>
          <w:t>C</w:t>
        </w:r>
      </w:ins>
      <w:del w:id="1370" w:author="Katie Lankowicz" w:date="2025-10-20T16:23:00Z" w16du:dateUtc="2025-10-20T20:23:00Z">
        <w:r w:rsidRPr="00926F2C" w:rsidDel="0054107E">
          <w:rPr>
            <w:rFonts w:asciiTheme="minorHAnsi" w:hAnsiTheme="minorHAnsi"/>
            <w:sz w:val="22"/>
            <w:szCs w:val="22"/>
          </w:rPr>
          <w:delText>b</w:delText>
        </w:r>
      </w:del>
      <w:r w:rsidRPr="00926F2C">
        <w:rPr>
          <w:rFonts w:asciiTheme="minorHAnsi" w:hAnsiTheme="minorHAnsi"/>
          <w:sz w:val="22"/>
          <w:szCs w:val="22"/>
        </w:rPr>
        <w:t>) temperature, (</w:t>
      </w:r>
      <w:ins w:id="1371" w:author="Katie Lankowicz" w:date="2025-10-22T14:28:00Z" w16du:dateUtc="2025-10-22T18:28:00Z">
        <w:r w:rsidR="007500E3">
          <w:rPr>
            <w:rFonts w:asciiTheme="minorHAnsi" w:hAnsiTheme="minorHAnsi"/>
            <w:sz w:val="22"/>
            <w:szCs w:val="22"/>
          </w:rPr>
          <w:t>D</w:t>
        </w:r>
      </w:ins>
      <w:del w:id="1372" w:author="Katie Lankowicz" w:date="2025-10-20T16:23:00Z" w16du:dateUtc="2025-10-20T20:23:00Z">
        <w:r w:rsidRPr="00926F2C" w:rsidDel="0054107E">
          <w:rPr>
            <w:rFonts w:asciiTheme="minorHAnsi" w:hAnsiTheme="minorHAnsi"/>
            <w:sz w:val="22"/>
            <w:szCs w:val="22"/>
          </w:rPr>
          <w:delText>c</w:delText>
        </w:r>
      </w:del>
      <w:r w:rsidRPr="00926F2C">
        <w:rPr>
          <w:rFonts w:asciiTheme="minorHAnsi" w:hAnsiTheme="minorHAnsi"/>
          <w:sz w:val="22"/>
          <w:szCs w:val="22"/>
        </w:rPr>
        <w:t>) tidal height (m) compared to MLLW, (</w:t>
      </w:r>
      <w:ins w:id="1373" w:author="Katie Lankowicz" w:date="2025-10-22T14:28:00Z" w16du:dateUtc="2025-10-22T18:28:00Z">
        <w:r w:rsidR="007500E3">
          <w:rPr>
            <w:rFonts w:asciiTheme="minorHAnsi" w:hAnsiTheme="minorHAnsi"/>
            <w:sz w:val="22"/>
            <w:szCs w:val="22"/>
          </w:rPr>
          <w:t>E</w:t>
        </w:r>
      </w:ins>
      <w:del w:id="1374" w:author="Katie Lankowicz" w:date="2025-10-20T16:23:00Z" w16du:dateUtc="2025-10-20T20:23:00Z">
        <w:r w:rsidRPr="00926F2C" w:rsidDel="0054107E">
          <w:rPr>
            <w:rFonts w:asciiTheme="minorHAnsi" w:hAnsiTheme="minorHAnsi"/>
            <w:sz w:val="22"/>
            <w:szCs w:val="22"/>
          </w:rPr>
          <w:delText>d</w:delText>
        </w:r>
      </w:del>
      <w:r w:rsidRPr="00926F2C">
        <w:rPr>
          <w:rFonts w:asciiTheme="minorHAnsi" w:hAnsiTheme="minorHAnsi"/>
          <w:sz w:val="22"/>
          <w:szCs w:val="22"/>
        </w:rPr>
        <w:t>) factor effect of year, and (</w:t>
      </w:r>
      <w:ins w:id="1375" w:author="Katie Lankowicz" w:date="2025-10-22T14:28:00Z" w16du:dateUtc="2025-10-22T18:28:00Z">
        <w:r w:rsidR="007500E3">
          <w:rPr>
            <w:rFonts w:asciiTheme="minorHAnsi" w:hAnsiTheme="minorHAnsi"/>
            <w:sz w:val="22"/>
            <w:szCs w:val="22"/>
          </w:rPr>
          <w:t>F</w:t>
        </w:r>
      </w:ins>
      <w:del w:id="1376" w:author="Katie Lankowicz" w:date="2025-10-20T16:23:00Z" w16du:dateUtc="2025-10-20T20:23:00Z">
        <w:r w:rsidRPr="00926F2C" w:rsidDel="0054107E">
          <w:rPr>
            <w:rFonts w:asciiTheme="minorHAnsi" w:hAnsiTheme="minorHAnsi"/>
            <w:sz w:val="22"/>
            <w:szCs w:val="22"/>
          </w:rPr>
          <w:delText>e</w:delText>
        </w:r>
      </w:del>
      <w:r w:rsidRPr="00926F2C">
        <w:rPr>
          <w:rFonts w:asciiTheme="minorHAnsi" w:hAnsiTheme="minorHAnsi"/>
          <w:sz w:val="22"/>
          <w:szCs w:val="22"/>
        </w:rPr>
        <w:t>) factor effect of substrate type.</w:t>
      </w:r>
      <w:ins w:id="1377" w:author="Katie Lankowicz" w:date="2025-10-22T15:34:00Z" w16du:dateUtc="2025-10-22T19:34:00Z">
        <w:r w:rsidR="007500E3">
          <w:rPr>
            <w:rFonts w:asciiTheme="minorHAnsi" w:hAnsiTheme="minorHAnsi"/>
            <w:sz w:val="22"/>
            <w:szCs w:val="22"/>
          </w:rPr>
          <w:t xml:space="preserve"> Site abbreviations are listed in the caption of Figure 1.</w:t>
        </w:r>
      </w:ins>
      <w:r w:rsidRPr="00926F2C">
        <w:br w:type="page"/>
      </w:r>
    </w:p>
    <w:p w14:paraId="0083E4EA" w14:textId="6B2DCDDC" w:rsidR="007500E3" w:rsidRDefault="007500E3" w:rsidP="007500E3">
      <w:pPr>
        <w:pStyle w:val="NormalWeb"/>
        <w:rPr>
          <w:ins w:id="1378" w:author="Katie Lankowicz" w:date="2025-10-22T15:47:00Z" w16du:dateUtc="2025-10-22T19:47:00Z"/>
        </w:rPr>
      </w:pPr>
      <w:ins w:id="1379" w:author="Katie Lankowicz" w:date="2025-10-22T15:47:00Z" w16du:dateUtc="2025-10-22T19:47:00Z">
        <w:r>
          <w:rPr>
            <w:noProof/>
          </w:rPr>
          <w:drawing>
            <wp:inline distT="0" distB="0" distL="0" distR="0" wp14:anchorId="6EAD1177" wp14:editId="3337C3E8">
              <wp:extent cx="8229600" cy="4114800"/>
              <wp:effectExtent l="0" t="0" r="0" b="0"/>
              <wp:docPr id="2118848525" name="Picture 10"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48525" name="Picture 10" descr="A collage of graph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229600" cy="4114800"/>
                      </a:xfrm>
                      <a:prstGeom prst="rect">
                        <a:avLst/>
                      </a:prstGeom>
                      <a:noFill/>
                      <a:ln>
                        <a:noFill/>
                      </a:ln>
                    </pic:spPr>
                  </pic:pic>
                </a:graphicData>
              </a:graphic>
            </wp:inline>
          </w:drawing>
        </w:r>
      </w:ins>
    </w:p>
    <w:p w14:paraId="6BAE77E8" w14:textId="2B4120F8" w:rsidR="00291AF8" w:rsidRPr="00926F2C" w:rsidDel="0054107E" w:rsidRDefault="00291AF8" w:rsidP="00291AF8">
      <w:pPr>
        <w:rPr>
          <w:del w:id="1380" w:author="Katie Lankowicz" w:date="2025-10-20T16:23:00Z" w16du:dateUtc="2025-10-20T20:23:00Z"/>
        </w:rPr>
      </w:pPr>
      <w:del w:id="1381" w:author="Katie Lankowicz" w:date="2025-10-20T16:22:00Z" w16du:dateUtc="2025-10-20T20:22:00Z">
        <w:r w:rsidRPr="00926F2C" w:rsidDel="0054107E">
          <w:rPr>
            <w:noProof/>
          </w:rPr>
          <w:drawing>
            <wp:inline distT="0" distB="0" distL="0" distR="0" wp14:anchorId="413D673D" wp14:editId="1E06B745">
              <wp:extent cx="8229600" cy="4114800"/>
              <wp:effectExtent l="0" t="0" r="0" b="0"/>
              <wp:docPr id="1875444954" name="Picture 10"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44954" name="Picture 10" descr="A collage of graph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229600" cy="4114800"/>
                      </a:xfrm>
                      <a:prstGeom prst="rect">
                        <a:avLst/>
                      </a:prstGeom>
                      <a:noFill/>
                      <a:ln>
                        <a:noFill/>
                      </a:ln>
                    </pic:spPr>
                  </pic:pic>
                </a:graphicData>
              </a:graphic>
            </wp:inline>
          </w:drawing>
        </w:r>
      </w:del>
    </w:p>
    <w:p w14:paraId="4E5C99CF" w14:textId="5FCCFC28" w:rsidR="00291AF8" w:rsidRPr="00926F2C" w:rsidRDefault="00291AF8" w:rsidP="00C24768">
      <w:pPr>
        <w:sectPr w:rsidR="00291AF8" w:rsidRPr="00926F2C" w:rsidSect="00291AF8">
          <w:pgSz w:w="15840" w:h="12240" w:orient="landscape"/>
          <w:pgMar w:top="1440" w:right="1440" w:bottom="1440" w:left="1440" w:header="720" w:footer="720" w:gutter="0"/>
          <w:lnNumType w:countBy="1" w:restart="continuous"/>
          <w:cols w:space="720"/>
          <w:docGrid w:linePitch="360"/>
        </w:sectPr>
      </w:pPr>
      <w:r w:rsidRPr="00926F2C">
        <w:t xml:space="preserve">Figure </w:t>
      </w:r>
      <w:ins w:id="1382" w:author="Katie Lankowicz" w:date="2025-10-15T16:45:00Z" w16du:dateUtc="2025-10-15T19:45:00Z">
        <w:r w:rsidR="00431961">
          <w:t>4</w:t>
        </w:r>
      </w:ins>
      <w:del w:id="1383" w:author="Katie Lankowicz" w:date="2025-10-15T16:05:00Z" w16du:dateUtc="2025-10-15T19:05:00Z">
        <w:r w:rsidRPr="00926F2C" w:rsidDel="004C2BA0">
          <w:delText>6</w:delText>
        </w:r>
      </w:del>
      <w:r w:rsidRPr="00926F2C">
        <w:t>: Smooth terms for the silverside weekly catch GAM. Terms include (</w:t>
      </w:r>
      <w:ins w:id="1384" w:author="Katie Lankowicz" w:date="2025-10-20T16:23:00Z" w16du:dateUtc="2025-10-20T20:23:00Z">
        <w:r w:rsidR="0054107E">
          <w:t>A</w:t>
        </w:r>
      </w:ins>
      <w:del w:id="1385" w:author="Katie Lankowicz" w:date="2025-10-20T16:23:00Z" w16du:dateUtc="2025-10-20T20:23:00Z">
        <w:r w:rsidRPr="00926F2C" w:rsidDel="0054107E">
          <w:delText>a</w:delText>
        </w:r>
      </w:del>
      <w:r w:rsidRPr="00926F2C">
        <w:t>) the interaction of week and temperature, (</w:t>
      </w:r>
      <w:ins w:id="1386" w:author="Katie Lankowicz" w:date="2025-10-20T16:23:00Z" w16du:dateUtc="2025-10-20T20:23:00Z">
        <w:r w:rsidR="0054107E">
          <w:t>B</w:t>
        </w:r>
      </w:ins>
      <w:del w:id="1387" w:author="Katie Lankowicz" w:date="2025-10-20T16:23:00Z" w16du:dateUtc="2025-10-20T20:23:00Z">
        <w:r w:rsidRPr="00926F2C" w:rsidDel="0054107E">
          <w:delText>b</w:delText>
        </w:r>
      </w:del>
      <w:r w:rsidRPr="00926F2C">
        <w:t>) random effect of site, (</w:t>
      </w:r>
      <w:ins w:id="1388" w:author="Katie Lankowicz" w:date="2025-10-20T16:24:00Z" w16du:dateUtc="2025-10-20T20:24:00Z">
        <w:r w:rsidR="0054107E">
          <w:t>C</w:t>
        </w:r>
      </w:ins>
      <w:del w:id="1389" w:author="Katie Lankowicz" w:date="2025-10-20T16:24:00Z" w16du:dateUtc="2025-10-20T20:24:00Z">
        <w:r w:rsidRPr="00926F2C" w:rsidDel="0054107E">
          <w:delText>c</w:delText>
        </w:r>
      </w:del>
      <w:r w:rsidRPr="00926F2C">
        <w:t>) factor effect of year, and (</w:t>
      </w:r>
      <w:ins w:id="1390" w:author="Katie Lankowicz" w:date="2025-10-20T16:24:00Z" w16du:dateUtc="2025-10-20T20:24:00Z">
        <w:r w:rsidR="0054107E">
          <w:t>D</w:t>
        </w:r>
      </w:ins>
      <w:del w:id="1391" w:author="Katie Lankowicz" w:date="2025-10-20T16:24:00Z" w16du:dateUtc="2025-10-20T20:24:00Z">
        <w:r w:rsidRPr="00926F2C" w:rsidDel="0054107E">
          <w:delText>d</w:delText>
        </w:r>
      </w:del>
      <w:r w:rsidRPr="00926F2C">
        <w:t>) factor effect of weather conditions.</w:t>
      </w:r>
      <w:ins w:id="1392" w:author="Katie Lankowicz" w:date="2025-10-22T15:34:00Z" w16du:dateUtc="2025-10-22T19:34:00Z">
        <w:r w:rsidR="007500E3">
          <w:t xml:space="preserve"> Site abbreviations are listed in the caption of Figure 1.</w:t>
        </w:r>
      </w:ins>
    </w:p>
    <w:p w14:paraId="3846518F" w14:textId="635EFA5D" w:rsidR="0054107E" w:rsidRDefault="0054107E" w:rsidP="0054107E">
      <w:pPr>
        <w:pStyle w:val="NormalWeb"/>
        <w:rPr>
          <w:ins w:id="1393" w:author="Katie Lankowicz" w:date="2025-10-20T14:44:00Z" w16du:dateUtc="2025-10-20T18:44:00Z"/>
        </w:rPr>
      </w:pPr>
      <w:ins w:id="1394" w:author="Katie Lankowicz" w:date="2025-10-20T14:44:00Z" w16du:dateUtc="2025-10-20T18:44:00Z">
        <w:r>
          <w:rPr>
            <w:noProof/>
          </w:rPr>
          <w:drawing>
            <wp:inline distT="0" distB="0" distL="0" distR="0" wp14:anchorId="23596A0E" wp14:editId="33888F7F">
              <wp:extent cx="5943600" cy="3328035"/>
              <wp:effectExtent l="0" t="0" r="0" b="5715"/>
              <wp:docPr id="2029781157" name="Picture 10" descr="A diagram of different types of wea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81157" name="Picture 10" descr="A diagram of different types of weath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28035"/>
                      </a:xfrm>
                      <a:prstGeom prst="rect">
                        <a:avLst/>
                      </a:prstGeom>
                      <a:noFill/>
                      <a:ln>
                        <a:noFill/>
                      </a:ln>
                    </pic:spPr>
                  </pic:pic>
                </a:graphicData>
              </a:graphic>
            </wp:inline>
          </w:drawing>
        </w:r>
      </w:ins>
    </w:p>
    <w:p w14:paraId="1A52F883" w14:textId="2A504777" w:rsidR="0074445F" w:rsidRPr="00926F2C" w:rsidDel="0054107E" w:rsidRDefault="0074445F" w:rsidP="0074445F">
      <w:pPr>
        <w:pStyle w:val="NormalWeb"/>
        <w:rPr>
          <w:del w:id="1395" w:author="Katie Lankowicz" w:date="2025-10-20T13:08:00Z" w16du:dateUtc="2025-10-20T17:08:00Z"/>
        </w:rPr>
      </w:pPr>
      <w:del w:id="1396" w:author="Katie Lankowicz" w:date="2025-10-20T13:04:00Z" w16du:dateUtc="2025-10-20T17:04:00Z">
        <w:r w:rsidRPr="00926F2C" w:rsidDel="0054107E">
          <w:rPr>
            <w:noProof/>
          </w:rPr>
          <w:drawing>
            <wp:inline distT="0" distB="0" distL="0" distR="0" wp14:anchorId="2F097ED2" wp14:editId="4269AE9D">
              <wp:extent cx="5943600" cy="4894580"/>
              <wp:effectExtent l="0" t="0" r="0" b="1270"/>
              <wp:docPr id="1608380129" name="Picture 11" descr="A diagram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80129" name="Picture 11" descr="A diagram of different color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4894580"/>
                      </a:xfrm>
                      <a:prstGeom prst="rect">
                        <a:avLst/>
                      </a:prstGeom>
                      <a:noFill/>
                      <a:ln>
                        <a:noFill/>
                      </a:ln>
                    </pic:spPr>
                  </pic:pic>
                </a:graphicData>
              </a:graphic>
            </wp:inline>
          </w:drawing>
        </w:r>
      </w:del>
    </w:p>
    <w:p w14:paraId="4C6B37E6" w14:textId="74AF7D89" w:rsidR="000229DC" w:rsidRPr="00926F2C" w:rsidRDefault="0074445F" w:rsidP="000229DC">
      <w:pPr>
        <w:pStyle w:val="NormalWeb"/>
        <w:rPr>
          <w:rFonts w:asciiTheme="minorHAnsi" w:hAnsiTheme="minorHAnsi"/>
          <w:bCs/>
          <w:sz w:val="22"/>
          <w:szCs w:val="22"/>
        </w:rPr>
      </w:pPr>
      <w:r w:rsidRPr="00926F2C">
        <w:rPr>
          <w:rFonts w:asciiTheme="minorHAnsi" w:hAnsiTheme="minorHAnsi"/>
          <w:sz w:val="22"/>
          <w:szCs w:val="22"/>
        </w:rPr>
        <w:t xml:space="preserve">Figure </w:t>
      </w:r>
      <w:ins w:id="1397" w:author="Katie Lankowicz" w:date="2025-10-15T16:45:00Z" w16du:dateUtc="2025-10-15T19:45:00Z">
        <w:r w:rsidR="00431961">
          <w:rPr>
            <w:rFonts w:asciiTheme="minorHAnsi" w:hAnsiTheme="minorHAnsi"/>
            <w:sz w:val="22"/>
            <w:szCs w:val="22"/>
          </w:rPr>
          <w:t>5</w:t>
        </w:r>
      </w:ins>
      <w:del w:id="1398" w:author="Katie Lankowicz" w:date="2025-10-15T16:05:00Z" w16du:dateUtc="2025-10-15T19:05:00Z">
        <w:r w:rsidRPr="00926F2C" w:rsidDel="004C2BA0">
          <w:rPr>
            <w:rFonts w:asciiTheme="minorHAnsi" w:hAnsiTheme="minorHAnsi"/>
            <w:sz w:val="22"/>
            <w:szCs w:val="22"/>
          </w:rPr>
          <w:delText>7</w:delText>
        </w:r>
      </w:del>
      <w:r w:rsidRPr="00926F2C">
        <w:rPr>
          <w:rFonts w:asciiTheme="minorHAnsi" w:hAnsiTheme="minorHAnsi"/>
          <w:sz w:val="22"/>
          <w:szCs w:val="22"/>
        </w:rPr>
        <w:t xml:space="preserve">: </w:t>
      </w:r>
      <w:r w:rsidR="000229DC" w:rsidRPr="00926F2C">
        <w:rPr>
          <w:rFonts w:asciiTheme="minorHAnsi" w:hAnsiTheme="minorHAnsi"/>
          <w:sz w:val="22"/>
          <w:szCs w:val="22"/>
        </w:rPr>
        <w:t xml:space="preserve">Nonmetric multidimensional scaling and k-means cluster analysis of </w:t>
      </w:r>
      <w:del w:id="1399" w:author="Katie Lankowicz" w:date="2025-10-21T16:04:00Z" w16du:dateUtc="2025-10-21T20:04:00Z">
        <w:r w:rsidR="000229DC" w:rsidRPr="00926F2C" w:rsidDel="00CB2CCF">
          <w:rPr>
            <w:rFonts w:asciiTheme="minorHAnsi" w:hAnsiTheme="minorHAnsi"/>
            <w:sz w:val="22"/>
            <w:szCs w:val="22"/>
          </w:rPr>
          <w:delText>community composition</w:delText>
        </w:r>
      </w:del>
      <w:ins w:id="1400" w:author="Katie Lankowicz" w:date="2025-10-21T16:04:00Z" w16du:dateUtc="2025-10-21T20:04:00Z">
        <w:r w:rsidR="00CB2CCF">
          <w:rPr>
            <w:rFonts w:asciiTheme="minorHAnsi" w:hAnsiTheme="minorHAnsi"/>
            <w:sz w:val="22"/>
            <w:szCs w:val="22"/>
          </w:rPr>
          <w:t>community structure</w:t>
        </w:r>
      </w:ins>
      <w:r w:rsidR="000229DC" w:rsidRPr="00926F2C">
        <w:rPr>
          <w:rFonts w:asciiTheme="minorHAnsi" w:hAnsiTheme="minorHAnsi"/>
          <w:sz w:val="22"/>
          <w:szCs w:val="22"/>
        </w:rPr>
        <w:t xml:space="preserve"> among all sampling sites. Clockwise from top left, the panels illustrate (</w:t>
      </w:r>
      <w:ins w:id="1401" w:author="Katie Lankowicz" w:date="2025-10-20T13:47:00Z" w16du:dateUtc="2025-10-20T17:47:00Z">
        <w:r w:rsidR="0054107E">
          <w:rPr>
            <w:rFonts w:asciiTheme="minorHAnsi" w:hAnsiTheme="minorHAnsi"/>
            <w:sz w:val="22"/>
            <w:szCs w:val="22"/>
          </w:rPr>
          <w:t>A</w:t>
        </w:r>
      </w:ins>
      <w:del w:id="1402" w:author="Katie Lankowicz" w:date="2025-10-20T13:47:00Z" w16du:dateUtc="2025-10-20T17:47:00Z">
        <w:r w:rsidR="000229DC" w:rsidRPr="00926F2C" w:rsidDel="0054107E">
          <w:rPr>
            <w:rFonts w:asciiTheme="minorHAnsi" w:hAnsiTheme="minorHAnsi"/>
            <w:sz w:val="22"/>
            <w:szCs w:val="22"/>
          </w:rPr>
          <w:delText>a</w:delText>
        </w:r>
      </w:del>
      <w:r w:rsidR="000229DC" w:rsidRPr="00926F2C">
        <w:rPr>
          <w:rFonts w:asciiTheme="minorHAnsi" w:hAnsiTheme="minorHAnsi"/>
          <w:sz w:val="22"/>
          <w:szCs w:val="22"/>
        </w:rPr>
        <w:t>) the cluster</w:t>
      </w:r>
      <w:r w:rsidR="00191AE4">
        <w:rPr>
          <w:rFonts w:asciiTheme="minorHAnsi" w:hAnsiTheme="minorHAnsi"/>
          <w:sz w:val="22"/>
          <w:szCs w:val="22"/>
        </w:rPr>
        <w:t>s</w:t>
      </w:r>
      <w:r w:rsidR="000229DC" w:rsidRPr="00926F2C">
        <w:rPr>
          <w:rFonts w:asciiTheme="minorHAnsi" w:hAnsiTheme="minorHAnsi"/>
          <w:sz w:val="22"/>
          <w:szCs w:val="22"/>
        </w:rPr>
        <w:t xml:space="preserve"> of similar </w:t>
      </w:r>
      <w:del w:id="1403" w:author="Katie Lankowicz" w:date="2025-10-21T16:04:00Z" w16du:dateUtc="2025-10-21T20:04:00Z">
        <w:r w:rsidR="000229DC" w:rsidRPr="00926F2C" w:rsidDel="00CB2CCF">
          <w:rPr>
            <w:rFonts w:asciiTheme="minorHAnsi" w:hAnsiTheme="minorHAnsi"/>
            <w:sz w:val="22"/>
            <w:szCs w:val="22"/>
          </w:rPr>
          <w:delText>community composition</w:delText>
        </w:r>
      </w:del>
      <w:ins w:id="1404" w:author="Katie Lankowicz" w:date="2025-10-21T16:04:00Z" w16du:dateUtc="2025-10-21T20:04:00Z">
        <w:r w:rsidR="00CB2CCF">
          <w:rPr>
            <w:rFonts w:asciiTheme="minorHAnsi" w:hAnsiTheme="minorHAnsi"/>
            <w:sz w:val="22"/>
            <w:szCs w:val="22"/>
          </w:rPr>
          <w:t>community structure</w:t>
        </w:r>
      </w:ins>
      <w:r w:rsidR="000229DC" w:rsidRPr="00926F2C">
        <w:rPr>
          <w:rFonts w:asciiTheme="minorHAnsi" w:hAnsiTheme="minorHAnsi"/>
          <w:sz w:val="22"/>
          <w:szCs w:val="22"/>
        </w:rPr>
        <w:t xml:space="preserve"> found at each sampling site in the </w:t>
      </w:r>
      <w:r w:rsidR="000229DC" w:rsidRPr="00926F2C">
        <w:rPr>
          <w:rFonts w:asciiTheme="minorHAnsi" w:hAnsiTheme="minorHAnsi"/>
          <w:bCs/>
          <w:sz w:val="22"/>
          <w:szCs w:val="22"/>
        </w:rPr>
        <w:t>early summer (weeks 24-28 of each year), mid summer (weeks 29-33), and late summer (weeks 34-39) periods; (</w:t>
      </w:r>
      <w:ins w:id="1405" w:author="Katie Lankowicz" w:date="2025-10-20T13:47:00Z" w16du:dateUtc="2025-10-20T17:47:00Z">
        <w:r w:rsidR="0054107E">
          <w:rPr>
            <w:rFonts w:asciiTheme="minorHAnsi" w:hAnsiTheme="minorHAnsi"/>
            <w:bCs/>
            <w:sz w:val="22"/>
            <w:szCs w:val="22"/>
          </w:rPr>
          <w:t>B</w:t>
        </w:r>
      </w:ins>
      <w:del w:id="1406" w:author="Katie Lankowicz" w:date="2025-10-20T13:47:00Z" w16du:dateUtc="2025-10-20T17:47:00Z">
        <w:r w:rsidR="000229DC" w:rsidRPr="00926F2C" w:rsidDel="0054107E">
          <w:rPr>
            <w:rFonts w:asciiTheme="minorHAnsi" w:hAnsiTheme="minorHAnsi"/>
            <w:bCs/>
            <w:sz w:val="22"/>
            <w:szCs w:val="22"/>
          </w:rPr>
          <w:delText>b</w:delText>
        </w:r>
      </w:del>
      <w:r w:rsidR="000229DC" w:rsidRPr="00926F2C">
        <w:rPr>
          <w:rFonts w:asciiTheme="minorHAnsi" w:hAnsiTheme="minorHAnsi"/>
          <w:bCs/>
          <w:sz w:val="22"/>
          <w:szCs w:val="22"/>
        </w:rPr>
        <w:t xml:space="preserve">) the NMDS ordination of each site-period combination (points) with coloring indicating the same clustering structure and </w:t>
      </w:r>
      <w:ins w:id="1407" w:author="Katie Lankowicz" w:date="2025-10-20T13:47:00Z" w16du:dateUtc="2025-10-20T17:47:00Z">
        <w:r w:rsidR="0054107E">
          <w:rPr>
            <w:rFonts w:asciiTheme="minorHAnsi" w:hAnsiTheme="minorHAnsi"/>
            <w:bCs/>
            <w:sz w:val="22"/>
            <w:szCs w:val="22"/>
          </w:rPr>
          <w:t xml:space="preserve">Atlantic </w:t>
        </w:r>
      </w:ins>
      <w:r w:rsidR="000229DC" w:rsidRPr="00926F2C">
        <w:rPr>
          <w:rFonts w:asciiTheme="minorHAnsi" w:hAnsiTheme="minorHAnsi"/>
          <w:bCs/>
          <w:sz w:val="22"/>
          <w:szCs w:val="22"/>
        </w:rPr>
        <w:t>herring (</w:t>
      </w:r>
      <w:ins w:id="1408" w:author="Katie Lankowicz" w:date="2025-10-20T13:47:00Z" w16du:dateUtc="2025-10-20T17:47:00Z">
        <w:r w:rsidR="0054107E">
          <w:rPr>
            <w:rFonts w:asciiTheme="minorHAnsi" w:hAnsiTheme="minorHAnsi"/>
            <w:bCs/>
            <w:sz w:val="22"/>
            <w:szCs w:val="22"/>
          </w:rPr>
          <w:t>a</w:t>
        </w:r>
      </w:ins>
      <w:r w:rsidR="000229DC" w:rsidRPr="00926F2C">
        <w:rPr>
          <w:rFonts w:asciiTheme="minorHAnsi" w:hAnsiTheme="minorHAnsi"/>
          <w:bCs/>
          <w:sz w:val="22"/>
          <w:szCs w:val="22"/>
        </w:rPr>
        <w:t>h), silverside (ss), and sand lance (sl) association to the ordination structure illustrated as vectors; and (</w:t>
      </w:r>
      <w:ins w:id="1409" w:author="Katie Lankowicz" w:date="2025-10-20T13:47:00Z" w16du:dateUtc="2025-10-20T17:47:00Z">
        <w:r w:rsidR="0054107E">
          <w:rPr>
            <w:rFonts w:asciiTheme="minorHAnsi" w:hAnsiTheme="minorHAnsi"/>
            <w:bCs/>
            <w:sz w:val="22"/>
            <w:szCs w:val="22"/>
          </w:rPr>
          <w:t>C</w:t>
        </w:r>
      </w:ins>
      <w:del w:id="1410" w:author="Katie Lankowicz" w:date="2025-10-20T13:47:00Z" w16du:dateUtc="2025-10-20T17:47:00Z">
        <w:r w:rsidR="000229DC" w:rsidRPr="00926F2C" w:rsidDel="0054107E">
          <w:rPr>
            <w:rFonts w:asciiTheme="minorHAnsi" w:hAnsiTheme="minorHAnsi"/>
            <w:bCs/>
            <w:sz w:val="22"/>
            <w:szCs w:val="22"/>
          </w:rPr>
          <w:delText>c</w:delText>
        </w:r>
      </w:del>
      <w:r w:rsidR="000229DC" w:rsidRPr="00926F2C">
        <w:rPr>
          <w:rFonts w:asciiTheme="minorHAnsi" w:hAnsiTheme="minorHAnsi"/>
          <w:bCs/>
          <w:sz w:val="22"/>
          <w:szCs w:val="22"/>
        </w:rPr>
        <w:t xml:space="preserve">) the log-scaled average catch per unit effort (CPUE) for all species by cluster. </w:t>
      </w:r>
      <w:ins w:id="1411" w:author="Katie Lankowicz" w:date="2025-10-20T13:57:00Z" w16du:dateUtc="2025-10-20T17:57:00Z">
        <w:r w:rsidR="0054107E">
          <w:rPr>
            <w:rFonts w:asciiTheme="minorHAnsi" w:hAnsiTheme="minorHAnsi"/>
            <w:bCs/>
            <w:sz w:val="22"/>
            <w:szCs w:val="22"/>
          </w:rPr>
          <w:t>CPUE is offset by one before log-scaling to handle specie</w:t>
        </w:r>
      </w:ins>
      <w:ins w:id="1412" w:author="Katie Lankowicz" w:date="2025-10-20T13:58:00Z" w16du:dateUtc="2025-10-20T17:58:00Z">
        <w:r w:rsidR="0054107E">
          <w:rPr>
            <w:rFonts w:asciiTheme="minorHAnsi" w:hAnsiTheme="minorHAnsi"/>
            <w:bCs/>
            <w:sz w:val="22"/>
            <w:szCs w:val="22"/>
          </w:rPr>
          <w:t>s</w:t>
        </w:r>
      </w:ins>
      <w:ins w:id="1413" w:author="Katie Lankowicz" w:date="2025-10-20T13:57:00Z" w16du:dateUtc="2025-10-20T17:57:00Z">
        <w:r w:rsidR="0054107E">
          <w:rPr>
            <w:rFonts w:asciiTheme="minorHAnsi" w:hAnsiTheme="minorHAnsi"/>
            <w:bCs/>
            <w:sz w:val="22"/>
            <w:szCs w:val="22"/>
          </w:rPr>
          <w:t xml:space="preserve"> absences. </w:t>
        </w:r>
      </w:ins>
      <w:r w:rsidR="000229DC" w:rsidRPr="00926F2C">
        <w:rPr>
          <w:rFonts w:asciiTheme="minorHAnsi" w:hAnsiTheme="minorHAnsi"/>
          <w:bCs/>
          <w:sz w:val="22"/>
          <w:szCs w:val="22"/>
        </w:rPr>
        <w:t>Species are bluefish (bf), northern pipefish (pf), Atlantic tomcod (tc), winter flounder (</w:t>
      </w:r>
      <w:ins w:id="1414" w:author="Katie Lankowicz" w:date="2025-10-20T13:47:00Z" w16du:dateUtc="2025-10-20T17:47:00Z">
        <w:r w:rsidR="0054107E">
          <w:rPr>
            <w:rFonts w:asciiTheme="minorHAnsi" w:hAnsiTheme="minorHAnsi"/>
            <w:bCs/>
            <w:sz w:val="22"/>
            <w:szCs w:val="22"/>
          </w:rPr>
          <w:t>wf</w:t>
        </w:r>
      </w:ins>
      <w:del w:id="1415" w:author="Katie Lankowicz" w:date="2025-10-20T13:47:00Z" w16du:dateUtc="2025-10-20T17:47:00Z">
        <w:r w:rsidR="000229DC" w:rsidRPr="00926F2C" w:rsidDel="0054107E">
          <w:rPr>
            <w:rFonts w:asciiTheme="minorHAnsi" w:hAnsiTheme="minorHAnsi"/>
            <w:bCs/>
            <w:sz w:val="22"/>
            <w:szCs w:val="22"/>
          </w:rPr>
          <w:delText>fl</w:delText>
        </w:r>
      </w:del>
      <w:r w:rsidR="000229DC" w:rsidRPr="00926F2C">
        <w:rPr>
          <w:rFonts w:asciiTheme="minorHAnsi" w:hAnsiTheme="minorHAnsi"/>
          <w:bCs/>
          <w:sz w:val="22"/>
          <w:szCs w:val="22"/>
        </w:rPr>
        <w:t xml:space="preserve">), green crab (gc), </w:t>
      </w:r>
      <w:r w:rsidR="00EB350B">
        <w:rPr>
          <w:rFonts w:asciiTheme="minorHAnsi" w:hAnsiTheme="minorHAnsi"/>
          <w:bCs/>
          <w:sz w:val="22"/>
          <w:szCs w:val="22"/>
        </w:rPr>
        <w:t>river herring</w:t>
      </w:r>
      <w:r w:rsidR="000229DC" w:rsidRPr="00926F2C">
        <w:rPr>
          <w:rFonts w:asciiTheme="minorHAnsi" w:hAnsiTheme="minorHAnsi"/>
          <w:bCs/>
          <w:sz w:val="22"/>
          <w:szCs w:val="22"/>
        </w:rPr>
        <w:t xml:space="preserve"> (</w:t>
      </w:r>
      <w:ins w:id="1416" w:author="Katie Lankowicz" w:date="2025-10-20T13:47:00Z" w16du:dateUtc="2025-10-20T17:47:00Z">
        <w:r w:rsidR="0054107E">
          <w:rPr>
            <w:rFonts w:asciiTheme="minorHAnsi" w:hAnsiTheme="minorHAnsi"/>
            <w:bCs/>
            <w:sz w:val="22"/>
            <w:szCs w:val="22"/>
          </w:rPr>
          <w:t>r</w:t>
        </w:r>
      </w:ins>
      <w:del w:id="1417" w:author="Katie Lankowicz" w:date="2025-10-20T13:47:00Z" w16du:dateUtc="2025-10-20T17:47:00Z">
        <w:r w:rsidR="000229DC" w:rsidRPr="00926F2C" w:rsidDel="0054107E">
          <w:rPr>
            <w:rFonts w:asciiTheme="minorHAnsi" w:hAnsiTheme="minorHAnsi"/>
            <w:bCs/>
            <w:sz w:val="22"/>
            <w:szCs w:val="22"/>
          </w:rPr>
          <w:delText>a</w:delText>
        </w:r>
      </w:del>
      <w:r w:rsidR="000229DC" w:rsidRPr="00926F2C">
        <w:rPr>
          <w:rFonts w:asciiTheme="minorHAnsi" w:hAnsiTheme="minorHAnsi"/>
          <w:bCs/>
          <w:sz w:val="22"/>
          <w:szCs w:val="22"/>
        </w:rPr>
        <w:t>w), Atlantic herring (</w:t>
      </w:r>
      <w:ins w:id="1418" w:author="Katie Lankowicz" w:date="2025-10-20T13:47:00Z" w16du:dateUtc="2025-10-20T17:47:00Z">
        <w:r w:rsidR="0054107E">
          <w:rPr>
            <w:rFonts w:asciiTheme="minorHAnsi" w:hAnsiTheme="minorHAnsi"/>
            <w:bCs/>
            <w:sz w:val="22"/>
            <w:szCs w:val="22"/>
          </w:rPr>
          <w:t>a</w:t>
        </w:r>
      </w:ins>
      <w:r w:rsidR="000229DC" w:rsidRPr="00926F2C">
        <w:rPr>
          <w:rFonts w:asciiTheme="minorHAnsi" w:hAnsiTheme="minorHAnsi"/>
          <w:bCs/>
          <w:sz w:val="22"/>
          <w:szCs w:val="22"/>
        </w:rPr>
        <w:t xml:space="preserve">h), Atlantic silverside (ss), mummichog (mm), and American sand lance (sl). </w:t>
      </w:r>
      <w:r w:rsidR="000229DC" w:rsidRPr="00926F2C">
        <w:rPr>
          <w:rFonts w:asciiTheme="minorHAnsi" w:hAnsiTheme="minorHAnsi"/>
          <w:bCs/>
          <w:sz w:val="22"/>
          <w:szCs w:val="22"/>
        </w:rPr>
        <w:br w:type="page"/>
      </w:r>
    </w:p>
    <w:p w14:paraId="2B7FD5FD" w14:textId="364C51C4" w:rsidR="0054107E" w:rsidRDefault="0054107E" w:rsidP="0054107E">
      <w:pPr>
        <w:pStyle w:val="NormalWeb"/>
        <w:rPr>
          <w:ins w:id="1419" w:author="Katie Lankowicz" w:date="2025-10-20T15:00:00Z" w16du:dateUtc="2025-10-20T19:00:00Z"/>
        </w:rPr>
      </w:pPr>
      <w:ins w:id="1420" w:author="Katie Lankowicz" w:date="2025-10-20T15:00:00Z" w16du:dateUtc="2025-10-20T19:00:00Z">
        <w:r>
          <w:rPr>
            <w:noProof/>
          </w:rPr>
          <w:drawing>
            <wp:inline distT="0" distB="0" distL="0" distR="0" wp14:anchorId="2EF29661" wp14:editId="45FDC558">
              <wp:extent cx="4741324" cy="3328035"/>
              <wp:effectExtent l="0" t="0" r="2540" b="5715"/>
              <wp:docPr id="969506166" name="Picture 12" descr="A diagram of a clu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06166" name="Picture 12" descr="A diagram of a cluster&#10;&#10;AI-generated content may be incorrect."/>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1371" r="8857"/>
                      <a:stretch>
                        <a:fillRect/>
                      </a:stretch>
                    </pic:blipFill>
                    <pic:spPr bwMode="auto">
                      <a:xfrm>
                        <a:off x="0" y="0"/>
                        <a:ext cx="4741324" cy="3328035"/>
                      </a:xfrm>
                      <a:prstGeom prst="rect">
                        <a:avLst/>
                      </a:prstGeom>
                      <a:noFill/>
                      <a:ln>
                        <a:noFill/>
                      </a:ln>
                      <a:extLst>
                        <a:ext uri="{53640926-AAD7-44D8-BBD7-CCE9431645EC}">
                          <a14:shadowObscured xmlns:a14="http://schemas.microsoft.com/office/drawing/2010/main"/>
                        </a:ext>
                      </a:extLst>
                    </pic:spPr>
                  </pic:pic>
                </a:graphicData>
              </a:graphic>
            </wp:inline>
          </w:drawing>
        </w:r>
      </w:ins>
    </w:p>
    <w:p w14:paraId="477B4C1B" w14:textId="3F121E34" w:rsidR="00291AF8" w:rsidRPr="00926F2C" w:rsidDel="0054107E" w:rsidRDefault="000229DC" w:rsidP="000229DC">
      <w:pPr>
        <w:pStyle w:val="NormalWeb"/>
        <w:rPr>
          <w:del w:id="1421" w:author="Katie Lankowicz" w:date="2025-10-20T15:00:00Z" w16du:dateUtc="2025-10-20T19:00:00Z"/>
          <w:rFonts w:asciiTheme="minorHAnsi" w:hAnsiTheme="minorHAnsi"/>
          <w:sz w:val="22"/>
          <w:szCs w:val="22"/>
        </w:rPr>
      </w:pPr>
      <w:del w:id="1422" w:author="Katie Lankowicz" w:date="2025-10-20T15:00:00Z" w16du:dateUtc="2025-10-20T19:00:00Z">
        <w:r w:rsidRPr="00926F2C" w:rsidDel="0054107E">
          <w:rPr>
            <w:noProof/>
          </w:rPr>
          <w:drawing>
            <wp:inline distT="0" distB="0" distL="0" distR="0" wp14:anchorId="0D7173DE" wp14:editId="3FC4CCDC">
              <wp:extent cx="5417742" cy="3683000"/>
              <wp:effectExtent l="0" t="0" r="0" b="0"/>
              <wp:docPr id="16055199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a:extLst>
                          <a:ext uri="{28A0092B-C50C-407E-A947-70E740481C1C}">
                            <a14:useLocalDpi xmlns:a14="http://schemas.microsoft.com/office/drawing/2010/main" val="0"/>
                          </a:ext>
                        </a:extLst>
                      </a:blip>
                      <a:srcRect t="8344"/>
                      <a:stretch/>
                    </pic:blipFill>
                    <pic:spPr bwMode="auto">
                      <a:xfrm>
                        <a:off x="0" y="0"/>
                        <a:ext cx="5429731" cy="3691150"/>
                      </a:xfrm>
                      <a:prstGeom prst="rect">
                        <a:avLst/>
                      </a:prstGeom>
                      <a:solidFill>
                        <a:schemeClr val="bg1"/>
                      </a:solidFill>
                      <a:ln>
                        <a:noFill/>
                      </a:ln>
                      <a:extLst>
                        <a:ext uri="{53640926-AAD7-44D8-BBD7-CCE9431645EC}">
                          <a14:shadowObscured xmlns:a14="http://schemas.microsoft.com/office/drawing/2010/main"/>
                        </a:ext>
                      </a:extLst>
                    </pic:spPr>
                  </pic:pic>
                </a:graphicData>
              </a:graphic>
            </wp:inline>
          </w:drawing>
        </w:r>
      </w:del>
    </w:p>
    <w:p w14:paraId="4C531630" w14:textId="60AA5022" w:rsidR="00F77EBD" w:rsidRPr="00926F2C" w:rsidRDefault="000229DC" w:rsidP="00F77EBD">
      <w:pPr>
        <w:pStyle w:val="NormalWeb"/>
        <w:rPr>
          <w:bCs/>
        </w:rPr>
      </w:pPr>
      <w:r w:rsidRPr="00926F2C">
        <w:rPr>
          <w:rFonts w:asciiTheme="minorHAnsi" w:hAnsiTheme="minorHAnsi"/>
          <w:sz w:val="22"/>
          <w:szCs w:val="22"/>
        </w:rPr>
        <w:t xml:space="preserve">Figure </w:t>
      </w:r>
      <w:ins w:id="1423" w:author="Katie Lankowicz" w:date="2025-10-15T16:45:00Z" w16du:dateUtc="2025-10-15T19:45:00Z">
        <w:r w:rsidR="00431961">
          <w:rPr>
            <w:rFonts w:asciiTheme="minorHAnsi" w:hAnsiTheme="minorHAnsi"/>
            <w:sz w:val="22"/>
            <w:szCs w:val="22"/>
          </w:rPr>
          <w:t>6</w:t>
        </w:r>
      </w:ins>
      <w:del w:id="1424" w:author="Katie Lankowicz" w:date="2025-10-15T16:05:00Z" w16du:dateUtc="2025-10-15T19:05:00Z">
        <w:r w:rsidRPr="00926F2C" w:rsidDel="004C2BA0">
          <w:rPr>
            <w:rFonts w:asciiTheme="minorHAnsi" w:hAnsiTheme="minorHAnsi"/>
            <w:sz w:val="22"/>
            <w:szCs w:val="22"/>
          </w:rPr>
          <w:delText>8</w:delText>
        </w:r>
      </w:del>
      <w:r w:rsidRPr="00926F2C">
        <w:rPr>
          <w:rFonts w:asciiTheme="minorHAnsi" w:hAnsiTheme="minorHAnsi"/>
          <w:sz w:val="22"/>
          <w:szCs w:val="22"/>
        </w:rPr>
        <w:t xml:space="preserve">: Nonmetric multidimensional scaling and k-means cluster analysis of </w:t>
      </w:r>
      <w:del w:id="1425" w:author="Katie Lankowicz" w:date="2025-10-21T16:04:00Z" w16du:dateUtc="2025-10-21T20:04:00Z">
        <w:r w:rsidRPr="00926F2C" w:rsidDel="00CB2CCF">
          <w:rPr>
            <w:rFonts w:asciiTheme="minorHAnsi" w:hAnsiTheme="minorHAnsi"/>
            <w:sz w:val="22"/>
            <w:szCs w:val="22"/>
          </w:rPr>
          <w:delText>community composition</w:delText>
        </w:r>
      </w:del>
      <w:ins w:id="1426" w:author="Katie Lankowicz" w:date="2025-10-21T16:04:00Z" w16du:dateUtc="2025-10-21T20:04:00Z">
        <w:r w:rsidR="00CB2CCF">
          <w:rPr>
            <w:rFonts w:asciiTheme="minorHAnsi" w:hAnsiTheme="minorHAnsi"/>
            <w:sz w:val="22"/>
            <w:szCs w:val="22"/>
          </w:rPr>
          <w:t>community structure</w:t>
        </w:r>
      </w:ins>
      <w:r w:rsidRPr="00926F2C">
        <w:rPr>
          <w:rFonts w:asciiTheme="minorHAnsi" w:hAnsiTheme="minorHAnsi"/>
          <w:sz w:val="22"/>
          <w:szCs w:val="22"/>
        </w:rPr>
        <w:t xml:space="preserve"> among all sampling sites. </w:t>
      </w:r>
      <w:del w:id="1427" w:author="Katie Lankowicz" w:date="2025-10-20T15:02:00Z" w16du:dateUtc="2025-10-20T19:02:00Z">
        <w:r w:rsidRPr="00926F2C" w:rsidDel="0054107E">
          <w:rPr>
            <w:rFonts w:asciiTheme="minorHAnsi" w:hAnsiTheme="minorHAnsi"/>
            <w:sz w:val="22"/>
            <w:szCs w:val="22"/>
          </w:rPr>
          <w:delText xml:space="preserve">The </w:delText>
        </w:r>
      </w:del>
      <w:del w:id="1428" w:author="Katie Lankowicz" w:date="2025-10-20T15:01:00Z" w16du:dateUtc="2025-10-20T19:01:00Z">
        <w:r w:rsidRPr="00926F2C" w:rsidDel="0054107E">
          <w:rPr>
            <w:rFonts w:asciiTheme="minorHAnsi" w:hAnsiTheme="minorHAnsi"/>
            <w:sz w:val="22"/>
            <w:szCs w:val="22"/>
          </w:rPr>
          <w:delText>top panel illustrates</w:delText>
        </w:r>
      </w:del>
      <w:ins w:id="1429" w:author="Katie Lankowicz" w:date="2025-10-20T15:01:00Z" w16du:dateUtc="2025-10-20T19:01:00Z">
        <w:r w:rsidR="0054107E">
          <w:rPr>
            <w:rFonts w:asciiTheme="minorHAnsi" w:hAnsiTheme="minorHAnsi"/>
            <w:sz w:val="22"/>
            <w:szCs w:val="22"/>
          </w:rPr>
          <w:t>(A)</w:t>
        </w:r>
      </w:ins>
      <w:r w:rsidRPr="00926F2C">
        <w:rPr>
          <w:rFonts w:asciiTheme="minorHAnsi" w:hAnsiTheme="minorHAnsi"/>
          <w:sz w:val="22"/>
          <w:szCs w:val="22"/>
        </w:rPr>
        <w:t xml:space="preserve"> </w:t>
      </w:r>
      <w:del w:id="1430" w:author="Katie Lankowicz" w:date="2025-10-20T15:02:00Z" w16du:dateUtc="2025-10-20T19:02:00Z">
        <w:r w:rsidRPr="00926F2C" w:rsidDel="0054107E">
          <w:rPr>
            <w:rFonts w:asciiTheme="minorHAnsi" w:hAnsiTheme="minorHAnsi"/>
            <w:sz w:val="22"/>
            <w:szCs w:val="22"/>
          </w:rPr>
          <w:delText xml:space="preserve">the </w:delText>
        </w:r>
      </w:del>
      <w:r w:rsidRPr="00926F2C">
        <w:rPr>
          <w:rFonts w:asciiTheme="minorHAnsi" w:hAnsiTheme="minorHAnsi"/>
          <w:sz w:val="22"/>
          <w:szCs w:val="22"/>
        </w:rPr>
        <w:t xml:space="preserve">NMDS ordination of each annual Casco Bay-wide annual </w:t>
      </w:r>
      <w:del w:id="1431" w:author="Katie Lankowicz" w:date="2025-10-21T16:04:00Z" w16du:dateUtc="2025-10-21T20:04:00Z">
        <w:r w:rsidRPr="00926F2C" w:rsidDel="00CB2CCF">
          <w:rPr>
            <w:rFonts w:asciiTheme="minorHAnsi" w:hAnsiTheme="minorHAnsi"/>
            <w:sz w:val="22"/>
            <w:szCs w:val="22"/>
          </w:rPr>
          <w:delText>community composition</w:delText>
        </w:r>
      </w:del>
      <w:ins w:id="1432" w:author="Katie Lankowicz" w:date="2025-10-21T16:04:00Z" w16du:dateUtc="2025-10-21T20:04:00Z">
        <w:r w:rsidR="00CB2CCF">
          <w:rPr>
            <w:rFonts w:asciiTheme="minorHAnsi" w:hAnsiTheme="minorHAnsi"/>
            <w:sz w:val="22"/>
            <w:szCs w:val="22"/>
          </w:rPr>
          <w:t>community structure</w:t>
        </w:r>
      </w:ins>
      <w:r w:rsidRPr="00926F2C">
        <w:rPr>
          <w:rFonts w:asciiTheme="minorHAnsi" w:hAnsiTheme="minorHAnsi"/>
          <w:sz w:val="22"/>
          <w:szCs w:val="22"/>
        </w:rPr>
        <w:t xml:space="preserve">s, with the color of the points indicating the cluster and </w:t>
      </w:r>
      <w:ins w:id="1433" w:author="Katie Lankowicz" w:date="2025-10-20T15:01:00Z" w16du:dateUtc="2025-10-20T19:01:00Z">
        <w:r w:rsidR="0054107E">
          <w:rPr>
            <w:rFonts w:asciiTheme="minorHAnsi" w:hAnsiTheme="minorHAnsi"/>
            <w:sz w:val="22"/>
            <w:szCs w:val="22"/>
          </w:rPr>
          <w:t xml:space="preserve">Atlantic </w:t>
        </w:r>
      </w:ins>
      <w:r w:rsidRPr="00926F2C">
        <w:rPr>
          <w:rFonts w:asciiTheme="minorHAnsi" w:hAnsiTheme="minorHAnsi"/>
          <w:sz w:val="22"/>
          <w:szCs w:val="22"/>
        </w:rPr>
        <w:t>herring (</w:t>
      </w:r>
      <w:ins w:id="1434" w:author="Katie Lankowicz" w:date="2025-10-20T15:01:00Z" w16du:dateUtc="2025-10-20T19:01:00Z">
        <w:r w:rsidR="0054107E">
          <w:rPr>
            <w:rFonts w:asciiTheme="minorHAnsi" w:hAnsiTheme="minorHAnsi"/>
            <w:sz w:val="22"/>
            <w:szCs w:val="22"/>
          </w:rPr>
          <w:t>a</w:t>
        </w:r>
      </w:ins>
      <w:r w:rsidRPr="00926F2C">
        <w:rPr>
          <w:rFonts w:asciiTheme="minorHAnsi" w:hAnsiTheme="minorHAnsi"/>
          <w:sz w:val="22"/>
          <w:szCs w:val="22"/>
        </w:rPr>
        <w:t xml:space="preserve">h), silverside (ss), and </w:t>
      </w:r>
      <w:r w:rsidR="00544779" w:rsidRPr="00926F2C">
        <w:rPr>
          <w:rFonts w:asciiTheme="minorHAnsi" w:hAnsiTheme="minorHAnsi"/>
          <w:sz w:val="22"/>
          <w:szCs w:val="22"/>
        </w:rPr>
        <w:t>northern pipefish</w:t>
      </w:r>
      <w:r w:rsidRPr="00926F2C">
        <w:rPr>
          <w:rFonts w:asciiTheme="minorHAnsi" w:hAnsiTheme="minorHAnsi"/>
          <w:sz w:val="22"/>
          <w:szCs w:val="22"/>
        </w:rPr>
        <w:t xml:space="preserve"> (</w:t>
      </w:r>
      <w:r w:rsidR="00544779" w:rsidRPr="00926F2C">
        <w:rPr>
          <w:rFonts w:asciiTheme="minorHAnsi" w:hAnsiTheme="minorHAnsi"/>
          <w:sz w:val="22"/>
          <w:szCs w:val="22"/>
        </w:rPr>
        <w:t>pf</w:t>
      </w:r>
      <w:r w:rsidRPr="00926F2C">
        <w:rPr>
          <w:rFonts w:asciiTheme="minorHAnsi" w:hAnsiTheme="minorHAnsi"/>
          <w:sz w:val="22"/>
          <w:szCs w:val="22"/>
        </w:rPr>
        <w:t>) association to the ordination structure illustrated as vectors</w:t>
      </w:r>
      <w:ins w:id="1435" w:author="Katie Lankowicz" w:date="2025-10-20T15:02:00Z" w16du:dateUtc="2025-10-20T19:02:00Z">
        <w:r w:rsidR="0054107E">
          <w:rPr>
            <w:rFonts w:asciiTheme="minorHAnsi" w:hAnsiTheme="minorHAnsi"/>
            <w:sz w:val="22"/>
            <w:szCs w:val="22"/>
          </w:rPr>
          <w:t xml:space="preserve">. (B) </w:t>
        </w:r>
      </w:ins>
      <w:del w:id="1436" w:author="Katie Lankowicz" w:date="2025-10-20T15:02:00Z" w16du:dateUtc="2025-10-20T19:02:00Z">
        <w:r w:rsidRPr="00926F2C" w:rsidDel="0054107E">
          <w:rPr>
            <w:rFonts w:asciiTheme="minorHAnsi" w:hAnsiTheme="minorHAnsi"/>
            <w:sz w:val="22"/>
            <w:szCs w:val="22"/>
          </w:rPr>
          <w:delText xml:space="preserve">. The top panel illustrates </w:delText>
        </w:r>
        <w:r w:rsidRPr="00926F2C" w:rsidDel="0054107E">
          <w:rPr>
            <w:rFonts w:asciiTheme="minorHAnsi" w:hAnsiTheme="minorHAnsi"/>
            <w:bCs/>
            <w:sz w:val="22"/>
            <w:szCs w:val="22"/>
          </w:rPr>
          <w:delText xml:space="preserve">the </w:delText>
        </w:r>
      </w:del>
      <w:ins w:id="1437" w:author="Katie Lankowicz" w:date="2025-10-20T15:02:00Z" w16du:dateUtc="2025-10-20T19:02:00Z">
        <w:r w:rsidR="0054107E">
          <w:rPr>
            <w:rFonts w:asciiTheme="minorHAnsi" w:hAnsiTheme="minorHAnsi"/>
            <w:bCs/>
            <w:sz w:val="22"/>
            <w:szCs w:val="22"/>
          </w:rPr>
          <w:t>L</w:t>
        </w:r>
      </w:ins>
      <w:del w:id="1438" w:author="Katie Lankowicz" w:date="2025-10-20T15:02:00Z" w16du:dateUtc="2025-10-20T19:02:00Z">
        <w:r w:rsidRPr="00926F2C" w:rsidDel="0054107E">
          <w:rPr>
            <w:rFonts w:asciiTheme="minorHAnsi" w:hAnsiTheme="minorHAnsi"/>
            <w:bCs/>
            <w:sz w:val="22"/>
            <w:szCs w:val="22"/>
          </w:rPr>
          <w:delText>l</w:delText>
        </w:r>
      </w:del>
      <w:r w:rsidRPr="00926F2C">
        <w:rPr>
          <w:rFonts w:asciiTheme="minorHAnsi" w:hAnsiTheme="minorHAnsi"/>
          <w:bCs/>
          <w:sz w:val="22"/>
          <w:szCs w:val="22"/>
        </w:rPr>
        <w:t xml:space="preserve">og-scaled average catch per unit effort (CPUE) for all species by cluster. </w:t>
      </w:r>
      <w:ins w:id="1439" w:author="Katie Lankowicz" w:date="2025-10-20T15:03:00Z" w16du:dateUtc="2025-10-20T19:03:00Z">
        <w:r w:rsidR="0054107E">
          <w:rPr>
            <w:rFonts w:asciiTheme="minorHAnsi" w:hAnsiTheme="minorHAnsi"/>
            <w:bCs/>
            <w:sz w:val="22"/>
            <w:szCs w:val="22"/>
          </w:rPr>
          <w:t xml:space="preserve">CPUE is offset by one before log-scaling to handle species absences. </w:t>
        </w:r>
      </w:ins>
      <w:r w:rsidRPr="00926F2C">
        <w:rPr>
          <w:rFonts w:asciiTheme="minorHAnsi" w:hAnsiTheme="minorHAnsi"/>
          <w:bCs/>
          <w:sz w:val="22"/>
          <w:szCs w:val="22"/>
        </w:rPr>
        <w:t>Species are bluefish (bf), northern pipefish (pf), Atlantic tomcod (tc), winter flounder (</w:t>
      </w:r>
      <w:ins w:id="1440" w:author="Katie Lankowicz" w:date="2025-10-20T15:01:00Z" w16du:dateUtc="2025-10-20T19:01:00Z">
        <w:r w:rsidR="0054107E">
          <w:rPr>
            <w:rFonts w:asciiTheme="minorHAnsi" w:hAnsiTheme="minorHAnsi"/>
            <w:bCs/>
            <w:sz w:val="22"/>
            <w:szCs w:val="22"/>
          </w:rPr>
          <w:t>wf</w:t>
        </w:r>
      </w:ins>
      <w:del w:id="1441" w:author="Katie Lankowicz" w:date="2025-10-20T15:01:00Z" w16du:dateUtc="2025-10-20T19:01:00Z">
        <w:r w:rsidRPr="00926F2C" w:rsidDel="0054107E">
          <w:rPr>
            <w:rFonts w:asciiTheme="minorHAnsi" w:hAnsiTheme="minorHAnsi"/>
            <w:bCs/>
            <w:sz w:val="22"/>
            <w:szCs w:val="22"/>
          </w:rPr>
          <w:delText>fl</w:delText>
        </w:r>
      </w:del>
      <w:r w:rsidRPr="00926F2C">
        <w:rPr>
          <w:rFonts w:asciiTheme="minorHAnsi" w:hAnsiTheme="minorHAnsi"/>
          <w:bCs/>
          <w:sz w:val="22"/>
          <w:szCs w:val="22"/>
        </w:rPr>
        <w:t xml:space="preserve">), green crab (gc), </w:t>
      </w:r>
      <w:r w:rsidR="00EB350B">
        <w:rPr>
          <w:rFonts w:asciiTheme="minorHAnsi" w:hAnsiTheme="minorHAnsi"/>
          <w:bCs/>
          <w:sz w:val="22"/>
          <w:szCs w:val="22"/>
        </w:rPr>
        <w:t>river herring</w:t>
      </w:r>
      <w:r w:rsidRPr="00926F2C">
        <w:rPr>
          <w:rFonts w:asciiTheme="minorHAnsi" w:hAnsiTheme="minorHAnsi"/>
          <w:bCs/>
          <w:sz w:val="22"/>
          <w:szCs w:val="22"/>
        </w:rPr>
        <w:t xml:space="preserve"> (</w:t>
      </w:r>
      <w:ins w:id="1442" w:author="Katie Lankowicz" w:date="2025-10-20T15:01:00Z" w16du:dateUtc="2025-10-20T19:01:00Z">
        <w:r w:rsidR="0054107E">
          <w:rPr>
            <w:rFonts w:asciiTheme="minorHAnsi" w:hAnsiTheme="minorHAnsi"/>
            <w:bCs/>
            <w:sz w:val="22"/>
            <w:szCs w:val="22"/>
          </w:rPr>
          <w:t>rh</w:t>
        </w:r>
      </w:ins>
      <w:del w:id="1443" w:author="Katie Lankowicz" w:date="2025-10-20T15:01:00Z" w16du:dateUtc="2025-10-20T19:01:00Z">
        <w:r w:rsidRPr="00926F2C" w:rsidDel="0054107E">
          <w:rPr>
            <w:rFonts w:asciiTheme="minorHAnsi" w:hAnsiTheme="minorHAnsi"/>
            <w:bCs/>
            <w:sz w:val="22"/>
            <w:szCs w:val="22"/>
          </w:rPr>
          <w:delText>aw</w:delText>
        </w:r>
      </w:del>
      <w:r w:rsidRPr="00926F2C">
        <w:rPr>
          <w:rFonts w:asciiTheme="minorHAnsi" w:hAnsiTheme="minorHAnsi"/>
          <w:bCs/>
          <w:sz w:val="22"/>
          <w:szCs w:val="22"/>
        </w:rPr>
        <w:t>), Atlantic herring (</w:t>
      </w:r>
      <w:ins w:id="1444" w:author="Katie Lankowicz" w:date="2025-10-20T15:01:00Z" w16du:dateUtc="2025-10-20T19:01:00Z">
        <w:r w:rsidR="0054107E">
          <w:rPr>
            <w:rFonts w:asciiTheme="minorHAnsi" w:hAnsiTheme="minorHAnsi"/>
            <w:bCs/>
            <w:sz w:val="22"/>
            <w:szCs w:val="22"/>
          </w:rPr>
          <w:t>a</w:t>
        </w:r>
      </w:ins>
      <w:r w:rsidRPr="00926F2C">
        <w:rPr>
          <w:rFonts w:asciiTheme="minorHAnsi" w:hAnsiTheme="minorHAnsi"/>
          <w:bCs/>
          <w:sz w:val="22"/>
          <w:szCs w:val="22"/>
        </w:rPr>
        <w:t xml:space="preserve">h), Atlantic silverside (ss), mummichog (mm), and American sand lance (sl). </w:t>
      </w:r>
      <w:r w:rsidR="00F77EBD" w:rsidRPr="00926F2C">
        <w:rPr>
          <w:rFonts w:asciiTheme="minorHAnsi" w:hAnsiTheme="minorHAnsi"/>
          <w:bCs/>
          <w:sz w:val="22"/>
          <w:szCs w:val="22"/>
        </w:rPr>
        <w:br w:type="page"/>
      </w:r>
    </w:p>
    <w:p w14:paraId="5E1D83A5" w14:textId="3E3D1449" w:rsidR="00F77EBD" w:rsidRPr="00926F2C" w:rsidRDefault="00545060" w:rsidP="00F77EBD">
      <w:pPr>
        <w:pStyle w:val="Bibliography"/>
        <w:rPr>
          <w:b/>
          <w:color w:val="4472C4"/>
        </w:rPr>
      </w:pPr>
      <w:ins w:id="1445" w:author="Katie Lankowicz" w:date="2025-10-23T15:50:00Z" w16du:dateUtc="2025-10-23T19:50:00Z">
        <w:r>
          <w:rPr>
            <w:b/>
            <w:color w:val="4472C4"/>
          </w:rPr>
          <w:t>6</w:t>
        </w:r>
      </w:ins>
      <w:del w:id="1446" w:author="Katie Lankowicz" w:date="2025-10-23T15:49:00Z" w16du:dateUtc="2025-10-23T19:49:00Z">
        <w:r w:rsidR="00F77EBD" w:rsidRPr="00926F2C" w:rsidDel="00545060">
          <w:rPr>
            <w:b/>
            <w:color w:val="4472C4"/>
          </w:rPr>
          <w:delText>8</w:delText>
        </w:r>
      </w:del>
      <w:r w:rsidR="00F77EBD" w:rsidRPr="00926F2C">
        <w:rPr>
          <w:b/>
          <w:color w:val="4472C4"/>
        </w:rPr>
        <w:tab/>
        <w:t>Table</w:t>
      </w:r>
      <w:r w:rsidR="00191AE4">
        <w:rPr>
          <w:b/>
          <w:color w:val="4472C4"/>
        </w:rPr>
        <w:t>s &amp; table</w:t>
      </w:r>
      <w:r w:rsidR="00F77EBD" w:rsidRPr="00926F2C">
        <w:rPr>
          <w:b/>
          <w:color w:val="4472C4"/>
        </w:rPr>
        <w:t xml:space="preserve"> captions</w:t>
      </w:r>
    </w:p>
    <w:p w14:paraId="69A0DBC2" w14:textId="6A4C9350" w:rsidR="000229DC" w:rsidRDefault="00F77EBD" w:rsidP="000229DC">
      <w:pPr>
        <w:pStyle w:val="NormalWeb"/>
        <w:rPr>
          <w:rFonts w:asciiTheme="minorHAnsi" w:hAnsiTheme="minorHAnsi"/>
          <w:sz w:val="22"/>
          <w:szCs w:val="22"/>
        </w:rPr>
      </w:pPr>
      <w:r w:rsidRPr="00926F2C">
        <w:rPr>
          <w:rFonts w:asciiTheme="minorHAnsi" w:hAnsiTheme="minorHAnsi"/>
          <w:sz w:val="22"/>
          <w:szCs w:val="22"/>
        </w:rPr>
        <w:t>Table 1: Summary of seine catch data of 11 year time series. Species are arranged by number of individuals caught, number of seine hauls where at least one individual of the species was encountered (Encounters), and number of years where at least one individual of the species was encountered (Years encountered). The percentage of total catch (number caught divided by 159,590 total organisms enumerated) and percentage of encounters (number of seine hauls seen divided by 659 total seine hauls) are also calculated.</w:t>
      </w:r>
    </w:p>
    <w:tbl>
      <w:tblPr>
        <w:tblW w:w="9360" w:type="dxa"/>
        <w:tblLook w:val="04A0" w:firstRow="1" w:lastRow="0" w:firstColumn="1" w:lastColumn="0" w:noHBand="0" w:noVBand="1"/>
      </w:tblPr>
      <w:tblGrid>
        <w:gridCol w:w="1613"/>
        <w:gridCol w:w="2423"/>
        <w:gridCol w:w="855"/>
        <w:gridCol w:w="824"/>
        <w:gridCol w:w="153"/>
        <w:gridCol w:w="972"/>
        <w:gridCol w:w="362"/>
        <w:gridCol w:w="936"/>
        <w:gridCol w:w="216"/>
        <w:gridCol w:w="1006"/>
      </w:tblGrid>
      <w:tr w:rsidR="00191AE4" w:rsidRPr="00191AE4" w14:paraId="697306DB" w14:textId="77777777" w:rsidTr="001F73AC">
        <w:trPr>
          <w:trHeight w:val="300"/>
        </w:trPr>
        <w:tc>
          <w:tcPr>
            <w:tcW w:w="1613" w:type="dxa"/>
            <w:tcBorders>
              <w:top w:val="nil"/>
              <w:left w:val="nil"/>
              <w:bottom w:val="single" w:sz="4" w:space="0" w:color="auto"/>
              <w:right w:val="nil"/>
            </w:tcBorders>
            <w:noWrap/>
            <w:vAlign w:val="bottom"/>
            <w:hideMark/>
          </w:tcPr>
          <w:p w14:paraId="3BC39EB8" w14:textId="77777777" w:rsidR="00191AE4" w:rsidRPr="00191AE4" w:rsidRDefault="00191AE4" w:rsidP="00191AE4">
            <w:pPr>
              <w:spacing w:after="0" w:line="240" w:lineRule="auto"/>
              <w:rPr>
                <w:rFonts w:ascii="Aptos Narrow" w:eastAsia="Times New Roman" w:hAnsi="Aptos Narrow" w:cs="Times New Roman"/>
                <w:b/>
                <w:bCs/>
                <w:color w:val="000000"/>
                <w:kern w:val="0"/>
                <w:sz w:val="18"/>
                <w:szCs w:val="18"/>
                <w14:ligatures w14:val="none"/>
              </w:rPr>
            </w:pPr>
            <w:r w:rsidRPr="00191AE4">
              <w:rPr>
                <w:rFonts w:ascii="Aptos Narrow" w:eastAsia="Times New Roman" w:hAnsi="Aptos Narrow" w:cs="Times New Roman"/>
                <w:b/>
                <w:bCs/>
                <w:color w:val="000000"/>
                <w:kern w:val="0"/>
                <w:sz w:val="18"/>
                <w:szCs w:val="18"/>
                <w14:ligatures w14:val="none"/>
              </w:rPr>
              <w:t>Common name</w:t>
            </w:r>
          </w:p>
        </w:tc>
        <w:tc>
          <w:tcPr>
            <w:tcW w:w="2423" w:type="dxa"/>
            <w:tcBorders>
              <w:top w:val="nil"/>
              <w:left w:val="nil"/>
              <w:bottom w:val="single" w:sz="4" w:space="0" w:color="auto"/>
              <w:right w:val="nil"/>
            </w:tcBorders>
            <w:noWrap/>
            <w:vAlign w:val="bottom"/>
            <w:hideMark/>
          </w:tcPr>
          <w:p w14:paraId="5AACD082" w14:textId="77777777" w:rsidR="00191AE4" w:rsidRPr="00191AE4" w:rsidRDefault="00191AE4" w:rsidP="00191AE4">
            <w:pPr>
              <w:spacing w:after="0" w:line="240" w:lineRule="auto"/>
              <w:rPr>
                <w:rFonts w:ascii="Aptos Narrow" w:eastAsia="Times New Roman" w:hAnsi="Aptos Narrow" w:cs="Times New Roman"/>
                <w:b/>
                <w:bCs/>
                <w:color w:val="000000"/>
                <w:kern w:val="0"/>
                <w:sz w:val="18"/>
                <w:szCs w:val="18"/>
                <w14:ligatures w14:val="none"/>
              </w:rPr>
            </w:pPr>
            <w:r w:rsidRPr="00191AE4">
              <w:rPr>
                <w:rFonts w:ascii="Aptos Narrow" w:eastAsia="Times New Roman" w:hAnsi="Aptos Narrow" w:cs="Times New Roman"/>
                <w:b/>
                <w:bCs/>
                <w:color w:val="000000"/>
                <w:kern w:val="0"/>
                <w:sz w:val="18"/>
                <w:szCs w:val="18"/>
                <w14:ligatures w14:val="none"/>
              </w:rPr>
              <w:t>Scientific name</w:t>
            </w:r>
          </w:p>
        </w:tc>
        <w:tc>
          <w:tcPr>
            <w:tcW w:w="855" w:type="dxa"/>
            <w:tcBorders>
              <w:top w:val="nil"/>
              <w:left w:val="nil"/>
              <w:bottom w:val="single" w:sz="4" w:space="0" w:color="auto"/>
              <w:right w:val="nil"/>
            </w:tcBorders>
            <w:noWrap/>
            <w:vAlign w:val="bottom"/>
            <w:hideMark/>
          </w:tcPr>
          <w:p w14:paraId="32C7F8FF" w14:textId="007A19D8" w:rsidR="00191AE4" w:rsidRPr="00191AE4" w:rsidRDefault="001F73AC" w:rsidP="00191AE4">
            <w:pPr>
              <w:spacing w:after="0" w:line="240" w:lineRule="auto"/>
              <w:jc w:val="center"/>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 Individs.</w:t>
            </w:r>
          </w:p>
        </w:tc>
        <w:tc>
          <w:tcPr>
            <w:tcW w:w="824" w:type="dxa"/>
            <w:tcBorders>
              <w:top w:val="nil"/>
              <w:left w:val="nil"/>
              <w:bottom w:val="single" w:sz="4" w:space="0" w:color="auto"/>
              <w:right w:val="nil"/>
            </w:tcBorders>
            <w:noWrap/>
            <w:vAlign w:val="bottom"/>
            <w:hideMark/>
          </w:tcPr>
          <w:p w14:paraId="3CA82C73" w14:textId="77777777" w:rsidR="00191AE4" w:rsidRPr="00191AE4" w:rsidRDefault="00191AE4" w:rsidP="00191AE4">
            <w:pPr>
              <w:spacing w:after="0" w:line="240" w:lineRule="auto"/>
              <w:jc w:val="center"/>
              <w:rPr>
                <w:rFonts w:ascii="Aptos Narrow" w:eastAsia="Times New Roman" w:hAnsi="Aptos Narrow" w:cs="Times New Roman"/>
                <w:b/>
                <w:bCs/>
                <w:color w:val="000000"/>
                <w:kern w:val="0"/>
                <w:sz w:val="18"/>
                <w:szCs w:val="18"/>
                <w14:ligatures w14:val="none"/>
              </w:rPr>
            </w:pPr>
            <w:r w:rsidRPr="00191AE4">
              <w:rPr>
                <w:rFonts w:ascii="Aptos Narrow" w:eastAsia="Times New Roman" w:hAnsi="Aptos Narrow" w:cs="Times New Roman"/>
                <w:b/>
                <w:bCs/>
                <w:color w:val="000000"/>
                <w:kern w:val="0"/>
                <w:sz w:val="18"/>
                <w:szCs w:val="18"/>
                <w14:ligatures w14:val="none"/>
              </w:rPr>
              <w:t>% of total catch</w:t>
            </w:r>
          </w:p>
        </w:tc>
        <w:tc>
          <w:tcPr>
            <w:tcW w:w="1125" w:type="dxa"/>
            <w:gridSpan w:val="2"/>
            <w:tcBorders>
              <w:top w:val="nil"/>
              <w:left w:val="nil"/>
              <w:bottom w:val="single" w:sz="4" w:space="0" w:color="auto"/>
              <w:right w:val="nil"/>
            </w:tcBorders>
            <w:noWrap/>
            <w:vAlign w:val="bottom"/>
            <w:hideMark/>
          </w:tcPr>
          <w:p w14:paraId="1ABDFB24" w14:textId="77777777" w:rsidR="00191AE4" w:rsidRPr="00191AE4" w:rsidRDefault="00191AE4" w:rsidP="00191AE4">
            <w:pPr>
              <w:spacing w:after="0" w:line="240" w:lineRule="auto"/>
              <w:jc w:val="center"/>
              <w:rPr>
                <w:rFonts w:ascii="Aptos Narrow" w:eastAsia="Times New Roman" w:hAnsi="Aptos Narrow" w:cs="Times New Roman"/>
                <w:b/>
                <w:bCs/>
                <w:color w:val="000000"/>
                <w:kern w:val="0"/>
                <w:sz w:val="18"/>
                <w:szCs w:val="18"/>
                <w14:ligatures w14:val="none"/>
              </w:rPr>
            </w:pPr>
            <w:r w:rsidRPr="00191AE4">
              <w:rPr>
                <w:rFonts w:ascii="Aptos Narrow" w:eastAsia="Times New Roman" w:hAnsi="Aptos Narrow" w:cs="Times New Roman"/>
                <w:b/>
                <w:bCs/>
                <w:color w:val="000000"/>
                <w:kern w:val="0"/>
                <w:sz w:val="18"/>
                <w:szCs w:val="18"/>
                <w14:ligatures w14:val="none"/>
              </w:rPr>
              <w:t>Encounters</w:t>
            </w:r>
          </w:p>
        </w:tc>
        <w:tc>
          <w:tcPr>
            <w:tcW w:w="1298" w:type="dxa"/>
            <w:gridSpan w:val="2"/>
            <w:tcBorders>
              <w:top w:val="nil"/>
              <w:left w:val="nil"/>
              <w:bottom w:val="single" w:sz="4" w:space="0" w:color="auto"/>
              <w:right w:val="nil"/>
            </w:tcBorders>
            <w:noWrap/>
            <w:vAlign w:val="bottom"/>
            <w:hideMark/>
          </w:tcPr>
          <w:p w14:paraId="055852DF" w14:textId="77777777" w:rsidR="00191AE4" w:rsidRPr="00191AE4" w:rsidRDefault="00191AE4" w:rsidP="00191AE4">
            <w:pPr>
              <w:spacing w:after="0" w:line="240" w:lineRule="auto"/>
              <w:jc w:val="center"/>
              <w:rPr>
                <w:rFonts w:ascii="Aptos Narrow" w:eastAsia="Times New Roman" w:hAnsi="Aptos Narrow" w:cs="Times New Roman"/>
                <w:b/>
                <w:bCs/>
                <w:color w:val="000000"/>
                <w:kern w:val="0"/>
                <w:sz w:val="18"/>
                <w:szCs w:val="18"/>
                <w14:ligatures w14:val="none"/>
              </w:rPr>
            </w:pPr>
            <w:r w:rsidRPr="00191AE4">
              <w:rPr>
                <w:rFonts w:ascii="Aptos Narrow" w:eastAsia="Times New Roman" w:hAnsi="Aptos Narrow" w:cs="Times New Roman"/>
                <w:b/>
                <w:bCs/>
                <w:color w:val="000000"/>
                <w:kern w:val="0"/>
                <w:sz w:val="18"/>
                <w:szCs w:val="18"/>
                <w14:ligatures w14:val="none"/>
              </w:rPr>
              <w:t>% of encounters</w:t>
            </w:r>
          </w:p>
        </w:tc>
        <w:tc>
          <w:tcPr>
            <w:tcW w:w="1222" w:type="dxa"/>
            <w:gridSpan w:val="2"/>
            <w:tcBorders>
              <w:top w:val="nil"/>
              <w:left w:val="nil"/>
              <w:bottom w:val="single" w:sz="4" w:space="0" w:color="auto"/>
              <w:right w:val="nil"/>
            </w:tcBorders>
            <w:noWrap/>
            <w:vAlign w:val="bottom"/>
            <w:hideMark/>
          </w:tcPr>
          <w:p w14:paraId="286FF0BB" w14:textId="77777777" w:rsidR="00191AE4" w:rsidRPr="00191AE4" w:rsidRDefault="00191AE4" w:rsidP="00191AE4">
            <w:pPr>
              <w:spacing w:after="0" w:line="240" w:lineRule="auto"/>
              <w:jc w:val="center"/>
              <w:rPr>
                <w:rFonts w:ascii="Aptos Narrow" w:eastAsia="Times New Roman" w:hAnsi="Aptos Narrow" w:cs="Times New Roman"/>
                <w:b/>
                <w:bCs/>
                <w:color w:val="000000"/>
                <w:kern w:val="0"/>
                <w:sz w:val="18"/>
                <w:szCs w:val="18"/>
                <w14:ligatures w14:val="none"/>
              </w:rPr>
            </w:pPr>
            <w:r w:rsidRPr="00191AE4">
              <w:rPr>
                <w:rFonts w:ascii="Aptos Narrow" w:eastAsia="Times New Roman" w:hAnsi="Aptos Narrow" w:cs="Times New Roman"/>
                <w:b/>
                <w:bCs/>
                <w:color w:val="000000"/>
                <w:kern w:val="0"/>
                <w:sz w:val="18"/>
                <w:szCs w:val="18"/>
                <w14:ligatures w14:val="none"/>
              </w:rPr>
              <w:t>Years encountered</w:t>
            </w:r>
          </w:p>
        </w:tc>
      </w:tr>
      <w:tr w:rsidR="00191AE4" w:rsidRPr="00191AE4" w14:paraId="0ECB4B31" w14:textId="77777777" w:rsidTr="001F73AC">
        <w:trPr>
          <w:trHeight w:val="300"/>
        </w:trPr>
        <w:tc>
          <w:tcPr>
            <w:tcW w:w="1613" w:type="dxa"/>
            <w:tcBorders>
              <w:top w:val="single" w:sz="4" w:space="0" w:color="auto"/>
              <w:left w:val="nil"/>
              <w:bottom w:val="nil"/>
              <w:right w:val="nil"/>
            </w:tcBorders>
            <w:noWrap/>
            <w:vAlign w:val="bottom"/>
            <w:hideMark/>
          </w:tcPr>
          <w:p w14:paraId="7CDADFFD" w14:textId="25124791"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c</w:t>
            </w:r>
            <w:r w:rsidRPr="00191AE4">
              <w:rPr>
                <w:rFonts w:ascii="Aptos Narrow" w:eastAsia="Times New Roman" w:hAnsi="Aptos Narrow" w:cs="Times New Roman"/>
                <w:color w:val="000000"/>
                <w:kern w:val="0"/>
                <w:sz w:val="18"/>
                <w:szCs w:val="18"/>
                <w14:ligatures w14:val="none"/>
              </w:rPr>
              <w:t>unner</w:t>
            </w:r>
          </w:p>
        </w:tc>
        <w:tc>
          <w:tcPr>
            <w:tcW w:w="2423" w:type="dxa"/>
            <w:tcBorders>
              <w:top w:val="single" w:sz="4" w:space="0" w:color="auto"/>
              <w:left w:val="nil"/>
              <w:bottom w:val="nil"/>
              <w:right w:val="nil"/>
            </w:tcBorders>
            <w:noWrap/>
            <w:vAlign w:val="bottom"/>
            <w:hideMark/>
          </w:tcPr>
          <w:p w14:paraId="73CFE458"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Tautogolabrus adspersus</w:t>
            </w:r>
          </w:p>
        </w:tc>
        <w:tc>
          <w:tcPr>
            <w:tcW w:w="855" w:type="dxa"/>
            <w:tcBorders>
              <w:top w:val="single" w:sz="4" w:space="0" w:color="auto"/>
              <w:left w:val="nil"/>
              <w:bottom w:val="nil"/>
              <w:right w:val="nil"/>
            </w:tcBorders>
            <w:noWrap/>
            <w:vAlign w:val="bottom"/>
            <w:hideMark/>
          </w:tcPr>
          <w:p w14:paraId="0977F27E"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w:t>
            </w:r>
          </w:p>
        </w:tc>
        <w:tc>
          <w:tcPr>
            <w:tcW w:w="977" w:type="dxa"/>
            <w:gridSpan w:val="2"/>
            <w:tcBorders>
              <w:top w:val="single" w:sz="4" w:space="0" w:color="auto"/>
              <w:left w:val="nil"/>
              <w:bottom w:val="nil"/>
              <w:right w:val="nil"/>
            </w:tcBorders>
            <w:noWrap/>
            <w:vAlign w:val="bottom"/>
            <w:hideMark/>
          </w:tcPr>
          <w:p w14:paraId="599E7C40"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&lt; 0.01</w:t>
            </w:r>
          </w:p>
        </w:tc>
        <w:tc>
          <w:tcPr>
            <w:tcW w:w="1334" w:type="dxa"/>
            <w:gridSpan w:val="2"/>
            <w:tcBorders>
              <w:top w:val="single" w:sz="4" w:space="0" w:color="auto"/>
              <w:left w:val="nil"/>
              <w:bottom w:val="nil"/>
              <w:right w:val="nil"/>
            </w:tcBorders>
            <w:noWrap/>
            <w:vAlign w:val="bottom"/>
            <w:hideMark/>
          </w:tcPr>
          <w:p w14:paraId="30119119"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w:t>
            </w:r>
          </w:p>
        </w:tc>
        <w:tc>
          <w:tcPr>
            <w:tcW w:w="1152" w:type="dxa"/>
            <w:gridSpan w:val="2"/>
            <w:tcBorders>
              <w:top w:val="single" w:sz="4" w:space="0" w:color="auto"/>
              <w:left w:val="nil"/>
              <w:bottom w:val="nil"/>
              <w:right w:val="nil"/>
            </w:tcBorders>
            <w:noWrap/>
            <w:vAlign w:val="bottom"/>
            <w:hideMark/>
          </w:tcPr>
          <w:p w14:paraId="2CF82A80"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0.2</w:t>
            </w:r>
          </w:p>
        </w:tc>
        <w:tc>
          <w:tcPr>
            <w:tcW w:w="1006" w:type="dxa"/>
            <w:tcBorders>
              <w:top w:val="single" w:sz="4" w:space="0" w:color="auto"/>
              <w:left w:val="nil"/>
              <w:bottom w:val="nil"/>
              <w:right w:val="nil"/>
            </w:tcBorders>
            <w:noWrap/>
            <w:vAlign w:val="bottom"/>
            <w:hideMark/>
          </w:tcPr>
          <w:p w14:paraId="47832FBD"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w:t>
            </w:r>
          </w:p>
        </w:tc>
      </w:tr>
      <w:tr w:rsidR="00191AE4" w:rsidRPr="00191AE4" w14:paraId="258DBC63" w14:textId="77777777" w:rsidTr="001F73AC">
        <w:trPr>
          <w:trHeight w:val="300"/>
        </w:trPr>
        <w:tc>
          <w:tcPr>
            <w:tcW w:w="1613" w:type="dxa"/>
            <w:tcBorders>
              <w:top w:val="nil"/>
              <w:left w:val="nil"/>
              <w:bottom w:val="nil"/>
              <w:right w:val="nil"/>
            </w:tcBorders>
            <w:noWrap/>
            <w:vAlign w:val="bottom"/>
            <w:hideMark/>
          </w:tcPr>
          <w:p w14:paraId="28104F00" w14:textId="0CCA9508"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e</w:t>
            </w:r>
            <w:r w:rsidRPr="00191AE4">
              <w:rPr>
                <w:rFonts w:ascii="Aptos Narrow" w:eastAsia="Times New Roman" w:hAnsi="Aptos Narrow" w:cs="Times New Roman"/>
                <w:color w:val="000000"/>
                <w:kern w:val="0"/>
                <w:sz w:val="18"/>
                <w:szCs w:val="18"/>
                <w14:ligatures w14:val="none"/>
              </w:rPr>
              <w:t xml:space="preserve">astern </w:t>
            </w:r>
            <w:r>
              <w:rPr>
                <w:rFonts w:ascii="Aptos Narrow" w:eastAsia="Times New Roman" w:hAnsi="Aptos Narrow" w:cs="Times New Roman"/>
                <w:color w:val="000000"/>
                <w:kern w:val="0"/>
                <w:sz w:val="18"/>
                <w:szCs w:val="18"/>
                <w14:ligatures w14:val="none"/>
              </w:rPr>
              <w:t>s</w:t>
            </w:r>
            <w:r w:rsidRPr="00191AE4">
              <w:rPr>
                <w:rFonts w:ascii="Aptos Narrow" w:eastAsia="Times New Roman" w:hAnsi="Aptos Narrow" w:cs="Times New Roman"/>
                <w:color w:val="000000"/>
                <w:kern w:val="0"/>
                <w:sz w:val="18"/>
                <w:szCs w:val="18"/>
                <w14:ligatures w14:val="none"/>
              </w:rPr>
              <w:t xml:space="preserve">ilvery </w:t>
            </w:r>
            <w:r>
              <w:rPr>
                <w:rFonts w:ascii="Aptos Narrow" w:eastAsia="Times New Roman" w:hAnsi="Aptos Narrow" w:cs="Times New Roman"/>
                <w:color w:val="000000"/>
                <w:kern w:val="0"/>
                <w:sz w:val="18"/>
                <w:szCs w:val="18"/>
                <w14:ligatures w14:val="none"/>
              </w:rPr>
              <w:t>m</w:t>
            </w:r>
            <w:r w:rsidRPr="00191AE4">
              <w:rPr>
                <w:rFonts w:ascii="Aptos Narrow" w:eastAsia="Times New Roman" w:hAnsi="Aptos Narrow" w:cs="Times New Roman"/>
                <w:color w:val="000000"/>
                <w:kern w:val="0"/>
                <w:sz w:val="18"/>
                <w:szCs w:val="18"/>
                <w14:ligatures w14:val="none"/>
              </w:rPr>
              <w:t>innow</w:t>
            </w:r>
          </w:p>
        </w:tc>
        <w:tc>
          <w:tcPr>
            <w:tcW w:w="2423" w:type="dxa"/>
            <w:tcBorders>
              <w:top w:val="nil"/>
              <w:left w:val="nil"/>
              <w:bottom w:val="nil"/>
              <w:right w:val="nil"/>
            </w:tcBorders>
            <w:noWrap/>
            <w:vAlign w:val="bottom"/>
            <w:hideMark/>
          </w:tcPr>
          <w:p w14:paraId="14B36F52"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Hybognathus regius</w:t>
            </w:r>
          </w:p>
        </w:tc>
        <w:tc>
          <w:tcPr>
            <w:tcW w:w="855" w:type="dxa"/>
            <w:tcBorders>
              <w:top w:val="nil"/>
              <w:left w:val="nil"/>
              <w:bottom w:val="nil"/>
              <w:right w:val="nil"/>
            </w:tcBorders>
            <w:noWrap/>
            <w:vAlign w:val="bottom"/>
            <w:hideMark/>
          </w:tcPr>
          <w:p w14:paraId="42C258BB"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w:t>
            </w:r>
          </w:p>
        </w:tc>
        <w:tc>
          <w:tcPr>
            <w:tcW w:w="977" w:type="dxa"/>
            <w:gridSpan w:val="2"/>
            <w:tcBorders>
              <w:top w:val="nil"/>
              <w:left w:val="nil"/>
              <w:bottom w:val="nil"/>
              <w:right w:val="nil"/>
            </w:tcBorders>
            <w:noWrap/>
            <w:vAlign w:val="bottom"/>
            <w:hideMark/>
          </w:tcPr>
          <w:p w14:paraId="34D2E3C3"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&lt; 0.01</w:t>
            </w:r>
          </w:p>
        </w:tc>
        <w:tc>
          <w:tcPr>
            <w:tcW w:w="1334" w:type="dxa"/>
            <w:gridSpan w:val="2"/>
            <w:tcBorders>
              <w:top w:val="nil"/>
              <w:left w:val="nil"/>
              <w:bottom w:val="nil"/>
              <w:right w:val="nil"/>
            </w:tcBorders>
            <w:noWrap/>
            <w:vAlign w:val="bottom"/>
            <w:hideMark/>
          </w:tcPr>
          <w:p w14:paraId="197883E9"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w:t>
            </w:r>
          </w:p>
        </w:tc>
        <w:tc>
          <w:tcPr>
            <w:tcW w:w="1152" w:type="dxa"/>
            <w:gridSpan w:val="2"/>
            <w:tcBorders>
              <w:top w:val="nil"/>
              <w:left w:val="nil"/>
              <w:bottom w:val="nil"/>
              <w:right w:val="nil"/>
            </w:tcBorders>
            <w:noWrap/>
            <w:vAlign w:val="bottom"/>
            <w:hideMark/>
          </w:tcPr>
          <w:p w14:paraId="3F6953D7"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0.2</w:t>
            </w:r>
          </w:p>
        </w:tc>
        <w:tc>
          <w:tcPr>
            <w:tcW w:w="1006" w:type="dxa"/>
            <w:tcBorders>
              <w:top w:val="nil"/>
              <w:left w:val="nil"/>
              <w:bottom w:val="nil"/>
              <w:right w:val="nil"/>
            </w:tcBorders>
            <w:noWrap/>
            <w:vAlign w:val="bottom"/>
            <w:hideMark/>
          </w:tcPr>
          <w:p w14:paraId="46C242E9"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w:t>
            </w:r>
          </w:p>
        </w:tc>
      </w:tr>
      <w:tr w:rsidR="00191AE4" w:rsidRPr="00191AE4" w14:paraId="37DB0E12" w14:textId="77777777" w:rsidTr="001F73AC">
        <w:trPr>
          <w:trHeight w:val="300"/>
        </w:trPr>
        <w:tc>
          <w:tcPr>
            <w:tcW w:w="1613" w:type="dxa"/>
            <w:tcBorders>
              <w:top w:val="nil"/>
              <w:left w:val="nil"/>
              <w:bottom w:val="nil"/>
              <w:right w:val="nil"/>
            </w:tcBorders>
            <w:noWrap/>
            <w:vAlign w:val="bottom"/>
            <w:hideMark/>
          </w:tcPr>
          <w:p w14:paraId="4980F057" w14:textId="47DD0F6F"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s</w:t>
            </w:r>
            <w:r w:rsidRPr="00191AE4">
              <w:rPr>
                <w:rFonts w:ascii="Aptos Narrow" w:eastAsia="Times New Roman" w:hAnsi="Aptos Narrow" w:cs="Times New Roman"/>
                <w:color w:val="000000"/>
                <w:kern w:val="0"/>
                <w:sz w:val="18"/>
                <w:szCs w:val="18"/>
                <w14:ligatures w14:val="none"/>
              </w:rPr>
              <w:t xml:space="preserve">potted </w:t>
            </w:r>
            <w:r>
              <w:rPr>
                <w:rFonts w:ascii="Aptos Narrow" w:eastAsia="Times New Roman" w:hAnsi="Aptos Narrow" w:cs="Times New Roman"/>
                <w:color w:val="000000"/>
                <w:kern w:val="0"/>
                <w:sz w:val="18"/>
                <w:szCs w:val="18"/>
                <w14:ligatures w14:val="none"/>
              </w:rPr>
              <w:t>h</w:t>
            </w:r>
            <w:r w:rsidRPr="00191AE4">
              <w:rPr>
                <w:rFonts w:ascii="Aptos Narrow" w:eastAsia="Times New Roman" w:hAnsi="Aptos Narrow" w:cs="Times New Roman"/>
                <w:color w:val="000000"/>
                <w:kern w:val="0"/>
                <w:sz w:val="18"/>
                <w:szCs w:val="18"/>
                <w14:ligatures w14:val="none"/>
              </w:rPr>
              <w:t>ake</w:t>
            </w:r>
          </w:p>
        </w:tc>
        <w:tc>
          <w:tcPr>
            <w:tcW w:w="2423" w:type="dxa"/>
            <w:tcBorders>
              <w:top w:val="nil"/>
              <w:left w:val="nil"/>
              <w:bottom w:val="nil"/>
              <w:right w:val="nil"/>
            </w:tcBorders>
            <w:noWrap/>
            <w:vAlign w:val="bottom"/>
            <w:hideMark/>
          </w:tcPr>
          <w:p w14:paraId="7291134B"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Urophycis regia</w:t>
            </w:r>
          </w:p>
        </w:tc>
        <w:tc>
          <w:tcPr>
            <w:tcW w:w="855" w:type="dxa"/>
            <w:tcBorders>
              <w:top w:val="nil"/>
              <w:left w:val="nil"/>
              <w:bottom w:val="nil"/>
              <w:right w:val="nil"/>
            </w:tcBorders>
            <w:noWrap/>
            <w:vAlign w:val="bottom"/>
            <w:hideMark/>
          </w:tcPr>
          <w:p w14:paraId="429E0E58"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w:t>
            </w:r>
          </w:p>
        </w:tc>
        <w:tc>
          <w:tcPr>
            <w:tcW w:w="977" w:type="dxa"/>
            <w:gridSpan w:val="2"/>
            <w:tcBorders>
              <w:top w:val="nil"/>
              <w:left w:val="nil"/>
              <w:bottom w:val="nil"/>
              <w:right w:val="nil"/>
            </w:tcBorders>
            <w:noWrap/>
            <w:vAlign w:val="bottom"/>
            <w:hideMark/>
          </w:tcPr>
          <w:p w14:paraId="4499279A"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&lt; 0.01</w:t>
            </w:r>
          </w:p>
        </w:tc>
        <w:tc>
          <w:tcPr>
            <w:tcW w:w="1334" w:type="dxa"/>
            <w:gridSpan w:val="2"/>
            <w:tcBorders>
              <w:top w:val="nil"/>
              <w:left w:val="nil"/>
              <w:bottom w:val="nil"/>
              <w:right w:val="nil"/>
            </w:tcBorders>
            <w:noWrap/>
            <w:vAlign w:val="bottom"/>
            <w:hideMark/>
          </w:tcPr>
          <w:p w14:paraId="42910C6C"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w:t>
            </w:r>
          </w:p>
        </w:tc>
        <w:tc>
          <w:tcPr>
            <w:tcW w:w="1152" w:type="dxa"/>
            <w:gridSpan w:val="2"/>
            <w:tcBorders>
              <w:top w:val="nil"/>
              <w:left w:val="nil"/>
              <w:bottom w:val="nil"/>
              <w:right w:val="nil"/>
            </w:tcBorders>
            <w:noWrap/>
            <w:vAlign w:val="bottom"/>
            <w:hideMark/>
          </w:tcPr>
          <w:p w14:paraId="51965E08"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0.2</w:t>
            </w:r>
          </w:p>
        </w:tc>
        <w:tc>
          <w:tcPr>
            <w:tcW w:w="1006" w:type="dxa"/>
            <w:tcBorders>
              <w:top w:val="nil"/>
              <w:left w:val="nil"/>
              <w:bottom w:val="nil"/>
              <w:right w:val="nil"/>
            </w:tcBorders>
            <w:noWrap/>
            <w:vAlign w:val="bottom"/>
            <w:hideMark/>
          </w:tcPr>
          <w:p w14:paraId="10A227BC"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w:t>
            </w:r>
          </w:p>
        </w:tc>
      </w:tr>
      <w:tr w:rsidR="00191AE4" w:rsidRPr="00191AE4" w14:paraId="48B3F9EC" w14:textId="77777777" w:rsidTr="001F73AC">
        <w:trPr>
          <w:trHeight w:val="300"/>
        </w:trPr>
        <w:tc>
          <w:tcPr>
            <w:tcW w:w="1613" w:type="dxa"/>
            <w:tcBorders>
              <w:top w:val="nil"/>
              <w:left w:val="nil"/>
              <w:bottom w:val="nil"/>
              <w:right w:val="nil"/>
            </w:tcBorders>
            <w:noWrap/>
            <w:vAlign w:val="bottom"/>
            <w:hideMark/>
          </w:tcPr>
          <w:p w14:paraId="69B799E9" w14:textId="2705CDBC"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s</w:t>
            </w:r>
            <w:r w:rsidRPr="00191AE4">
              <w:rPr>
                <w:rFonts w:ascii="Aptos Narrow" w:eastAsia="Times New Roman" w:hAnsi="Aptos Narrow" w:cs="Times New Roman"/>
                <w:color w:val="000000"/>
                <w:kern w:val="0"/>
                <w:sz w:val="18"/>
                <w:szCs w:val="18"/>
                <w14:ligatures w14:val="none"/>
              </w:rPr>
              <w:t xml:space="preserve">ummer </w:t>
            </w:r>
            <w:r>
              <w:rPr>
                <w:rFonts w:ascii="Aptos Narrow" w:eastAsia="Times New Roman" w:hAnsi="Aptos Narrow" w:cs="Times New Roman"/>
                <w:color w:val="000000"/>
                <w:kern w:val="0"/>
                <w:sz w:val="18"/>
                <w:szCs w:val="18"/>
                <w14:ligatures w14:val="none"/>
              </w:rPr>
              <w:t>f</w:t>
            </w:r>
            <w:r w:rsidRPr="00191AE4">
              <w:rPr>
                <w:rFonts w:ascii="Aptos Narrow" w:eastAsia="Times New Roman" w:hAnsi="Aptos Narrow" w:cs="Times New Roman"/>
                <w:color w:val="000000"/>
                <w:kern w:val="0"/>
                <w:sz w:val="18"/>
                <w:szCs w:val="18"/>
                <w14:ligatures w14:val="none"/>
              </w:rPr>
              <w:t>lounder</w:t>
            </w:r>
          </w:p>
        </w:tc>
        <w:tc>
          <w:tcPr>
            <w:tcW w:w="2423" w:type="dxa"/>
            <w:tcBorders>
              <w:top w:val="nil"/>
              <w:left w:val="nil"/>
              <w:bottom w:val="nil"/>
              <w:right w:val="nil"/>
            </w:tcBorders>
            <w:noWrap/>
            <w:vAlign w:val="bottom"/>
            <w:hideMark/>
          </w:tcPr>
          <w:p w14:paraId="43986386"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Paralichthys dentatus</w:t>
            </w:r>
          </w:p>
        </w:tc>
        <w:tc>
          <w:tcPr>
            <w:tcW w:w="855" w:type="dxa"/>
            <w:tcBorders>
              <w:top w:val="nil"/>
              <w:left w:val="nil"/>
              <w:bottom w:val="nil"/>
              <w:right w:val="nil"/>
            </w:tcBorders>
            <w:noWrap/>
            <w:vAlign w:val="bottom"/>
            <w:hideMark/>
          </w:tcPr>
          <w:p w14:paraId="482EEA64"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w:t>
            </w:r>
          </w:p>
        </w:tc>
        <w:tc>
          <w:tcPr>
            <w:tcW w:w="977" w:type="dxa"/>
            <w:gridSpan w:val="2"/>
            <w:tcBorders>
              <w:top w:val="nil"/>
              <w:left w:val="nil"/>
              <w:bottom w:val="nil"/>
              <w:right w:val="nil"/>
            </w:tcBorders>
            <w:noWrap/>
            <w:vAlign w:val="bottom"/>
            <w:hideMark/>
          </w:tcPr>
          <w:p w14:paraId="4AE2C895"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&lt; 0.01</w:t>
            </w:r>
          </w:p>
        </w:tc>
        <w:tc>
          <w:tcPr>
            <w:tcW w:w="1334" w:type="dxa"/>
            <w:gridSpan w:val="2"/>
            <w:tcBorders>
              <w:top w:val="nil"/>
              <w:left w:val="nil"/>
              <w:bottom w:val="nil"/>
              <w:right w:val="nil"/>
            </w:tcBorders>
            <w:noWrap/>
            <w:vAlign w:val="bottom"/>
            <w:hideMark/>
          </w:tcPr>
          <w:p w14:paraId="7935D631"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w:t>
            </w:r>
          </w:p>
        </w:tc>
        <w:tc>
          <w:tcPr>
            <w:tcW w:w="1152" w:type="dxa"/>
            <w:gridSpan w:val="2"/>
            <w:tcBorders>
              <w:top w:val="nil"/>
              <w:left w:val="nil"/>
              <w:bottom w:val="nil"/>
              <w:right w:val="nil"/>
            </w:tcBorders>
            <w:noWrap/>
            <w:vAlign w:val="bottom"/>
            <w:hideMark/>
          </w:tcPr>
          <w:p w14:paraId="2166FC61"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0.2</w:t>
            </w:r>
          </w:p>
        </w:tc>
        <w:tc>
          <w:tcPr>
            <w:tcW w:w="1006" w:type="dxa"/>
            <w:tcBorders>
              <w:top w:val="nil"/>
              <w:left w:val="nil"/>
              <w:bottom w:val="nil"/>
              <w:right w:val="nil"/>
            </w:tcBorders>
            <w:noWrap/>
            <w:vAlign w:val="bottom"/>
            <w:hideMark/>
          </w:tcPr>
          <w:p w14:paraId="06ECE258"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w:t>
            </w:r>
          </w:p>
        </w:tc>
      </w:tr>
      <w:tr w:rsidR="00191AE4" w:rsidRPr="00191AE4" w14:paraId="5EBE720B" w14:textId="77777777" w:rsidTr="001F73AC">
        <w:trPr>
          <w:trHeight w:val="300"/>
        </w:trPr>
        <w:tc>
          <w:tcPr>
            <w:tcW w:w="1613" w:type="dxa"/>
            <w:tcBorders>
              <w:top w:val="nil"/>
              <w:left w:val="nil"/>
              <w:bottom w:val="nil"/>
              <w:right w:val="nil"/>
            </w:tcBorders>
            <w:noWrap/>
            <w:vAlign w:val="bottom"/>
            <w:hideMark/>
          </w:tcPr>
          <w:p w14:paraId="3B87B62A" w14:textId="69F30ADE"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n</w:t>
            </w:r>
            <w:r w:rsidRPr="00191AE4">
              <w:rPr>
                <w:rFonts w:ascii="Aptos Narrow" w:eastAsia="Times New Roman" w:hAnsi="Aptos Narrow" w:cs="Times New Roman"/>
                <w:color w:val="000000"/>
                <w:kern w:val="0"/>
                <w:sz w:val="18"/>
                <w:szCs w:val="18"/>
                <w14:ligatures w14:val="none"/>
              </w:rPr>
              <w:t xml:space="preserve">orthern </w:t>
            </w:r>
            <w:r>
              <w:rPr>
                <w:rFonts w:ascii="Aptos Narrow" w:eastAsia="Times New Roman" w:hAnsi="Aptos Narrow" w:cs="Times New Roman"/>
                <w:color w:val="000000"/>
                <w:kern w:val="0"/>
                <w:sz w:val="18"/>
                <w:szCs w:val="18"/>
                <w14:ligatures w14:val="none"/>
              </w:rPr>
              <w:t>p</w:t>
            </w:r>
            <w:r w:rsidRPr="00191AE4">
              <w:rPr>
                <w:rFonts w:ascii="Aptos Narrow" w:eastAsia="Times New Roman" w:hAnsi="Aptos Narrow" w:cs="Times New Roman"/>
                <w:color w:val="000000"/>
                <w:kern w:val="0"/>
                <w:sz w:val="18"/>
                <w:szCs w:val="18"/>
                <w14:ligatures w14:val="none"/>
              </w:rPr>
              <w:t>uffer</w:t>
            </w:r>
          </w:p>
        </w:tc>
        <w:tc>
          <w:tcPr>
            <w:tcW w:w="2423" w:type="dxa"/>
            <w:tcBorders>
              <w:top w:val="nil"/>
              <w:left w:val="nil"/>
              <w:bottom w:val="nil"/>
              <w:right w:val="nil"/>
            </w:tcBorders>
            <w:noWrap/>
            <w:vAlign w:val="bottom"/>
            <w:hideMark/>
          </w:tcPr>
          <w:p w14:paraId="60644485"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Sphoeroides maculatus</w:t>
            </w:r>
          </w:p>
        </w:tc>
        <w:tc>
          <w:tcPr>
            <w:tcW w:w="855" w:type="dxa"/>
            <w:tcBorders>
              <w:top w:val="nil"/>
              <w:left w:val="nil"/>
              <w:bottom w:val="nil"/>
              <w:right w:val="nil"/>
            </w:tcBorders>
            <w:noWrap/>
            <w:vAlign w:val="bottom"/>
            <w:hideMark/>
          </w:tcPr>
          <w:p w14:paraId="01A5854D"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w:t>
            </w:r>
          </w:p>
        </w:tc>
        <w:tc>
          <w:tcPr>
            <w:tcW w:w="977" w:type="dxa"/>
            <w:gridSpan w:val="2"/>
            <w:tcBorders>
              <w:top w:val="nil"/>
              <w:left w:val="nil"/>
              <w:bottom w:val="nil"/>
              <w:right w:val="nil"/>
            </w:tcBorders>
            <w:noWrap/>
            <w:vAlign w:val="bottom"/>
            <w:hideMark/>
          </w:tcPr>
          <w:p w14:paraId="45F78C6D"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&lt; 0.01</w:t>
            </w:r>
          </w:p>
        </w:tc>
        <w:tc>
          <w:tcPr>
            <w:tcW w:w="1334" w:type="dxa"/>
            <w:gridSpan w:val="2"/>
            <w:tcBorders>
              <w:top w:val="nil"/>
              <w:left w:val="nil"/>
              <w:bottom w:val="nil"/>
              <w:right w:val="nil"/>
            </w:tcBorders>
            <w:noWrap/>
            <w:vAlign w:val="bottom"/>
            <w:hideMark/>
          </w:tcPr>
          <w:p w14:paraId="44D306F1"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w:t>
            </w:r>
          </w:p>
        </w:tc>
        <w:tc>
          <w:tcPr>
            <w:tcW w:w="1152" w:type="dxa"/>
            <w:gridSpan w:val="2"/>
            <w:tcBorders>
              <w:top w:val="nil"/>
              <w:left w:val="nil"/>
              <w:bottom w:val="nil"/>
              <w:right w:val="nil"/>
            </w:tcBorders>
            <w:noWrap/>
            <w:vAlign w:val="bottom"/>
            <w:hideMark/>
          </w:tcPr>
          <w:p w14:paraId="6EBE2C95"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0.3</w:t>
            </w:r>
          </w:p>
        </w:tc>
        <w:tc>
          <w:tcPr>
            <w:tcW w:w="1006" w:type="dxa"/>
            <w:tcBorders>
              <w:top w:val="nil"/>
              <w:left w:val="nil"/>
              <w:bottom w:val="nil"/>
              <w:right w:val="nil"/>
            </w:tcBorders>
            <w:noWrap/>
            <w:vAlign w:val="bottom"/>
            <w:hideMark/>
          </w:tcPr>
          <w:p w14:paraId="10C13297"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w:t>
            </w:r>
          </w:p>
        </w:tc>
      </w:tr>
      <w:tr w:rsidR="00191AE4" w:rsidRPr="00191AE4" w14:paraId="17EAB579" w14:textId="77777777" w:rsidTr="001F73AC">
        <w:trPr>
          <w:trHeight w:val="300"/>
        </w:trPr>
        <w:tc>
          <w:tcPr>
            <w:tcW w:w="1613" w:type="dxa"/>
            <w:tcBorders>
              <w:top w:val="nil"/>
              <w:left w:val="nil"/>
              <w:bottom w:val="nil"/>
              <w:right w:val="nil"/>
            </w:tcBorders>
            <w:noWrap/>
            <w:vAlign w:val="bottom"/>
            <w:hideMark/>
          </w:tcPr>
          <w:p w14:paraId="4B29E9C3" w14:textId="67F3A84B"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r</w:t>
            </w:r>
            <w:r w:rsidRPr="00191AE4">
              <w:rPr>
                <w:rFonts w:ascii="Aptos Narrow" w:eastAsia="Times New Roman" w:hAnsi="Aptos Narrow" w:cs="Times New Roman"/>
                <w:color w:val="000000"/>
                <w:kern w:val="0"/>
                <w:sz w:val="18"/>
                <w:szCs w:val="18"/>
                <w14:ligatures w14:val="none"/>
              </w:rPr>
              <w:t xml:space="preserve">ed </w:t>
            </w:r>
            <w:r>
              <w:rPr>
                <w:rFonts w:ascii="Aptos Narrow" w:eastAsia="Times New Roman" w:hAnsi="Aptos Narrow" w:cs="Times New Roman"/>
                <w:color w:val="000000"/>
                <w:kern w:val="0"/>
                <w:sz w:val="18"/>
                <w:szCs w:val="18"/>
                <w14:ligatures w14:val="none"/>
              </w:rPr>
              <w:t>h</w:t>
            </w:r>
            <w:r w:rsidRPr="00191AE4">
              <w:rPr>
                <w:rFonts w:ascii="Aptos Narrow" w:eastAsia="Times New Roman" w:hAnsi="Aptos Narrow" w:cs="Times New Roman"/>
                <w:color w:val="000000"/>
                <w:kern w:val="0"/>
                <w:sz w:val="18"/>
                <w:szCs w:val="18"/>
                <w14:ligatures w14:val="none"/>
              </w:rPr>
              <w:t>ake</w:t>
            </w:r>
          </w:p>
        </w:tc>
        <w:tc>
          <w:tcPr>
            <w:tcW w:w="2423" w:type="dxa"/>
            <w:tcBorders>
              <w:top w:val="nil"/>
              <w:left w:val="nil"/>
              <w:bottom w:val="nil"/>
              <w:right w:val="nil"/>
            </w:tcBorders>
            <w:noWrap/>
            <w:vAlign w:val="bottom"/>
            <w:hideMark/>
          </w:tcPr>
          <w:p w14:paraId="21F9A88C"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Urophycis chuss</w:t>
            </w:r>
          </w:p>
        </w:tc>
        <w:tc>
          <w:tcPr>
            <w:tcW w:w="855" w:type="dxa"/>
            <w:tcBorders>
              <w:top w:val="nil"/>
              <w:left w:val="nil"/>
              <w:bottom w:val="nil"/>
              <w:right w:val="nil"/>
            </w:tcBorders>
            <w:noWrap/>
            <w:vAlign w:val="bottom"/>
            <w:hideMark/>
          </w:tcPr>
          <w:p w14:paraId="01C3BA03"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w:t>
            </w:r>
          </w:p>
        </w:tc>
        <w:tc>
          <w:tcPr>
            <w:tcW w:w="977" w:type="dxa"/>
            <w:gridSpan w:val="2"/>
            <w:tcBorders>
              <w:top w:val="nil"/>
              <w:left w:val="nil"/>
              <w:bottom w:val="nil"/>
              <w:right w:val="nil"/>
            </w:tcBorders>
            <w:noWrap/>
            <w:vAlign w:val="bottom"/>
            <w:hideMark/>
          </w:tcPr>
          <w:p w14:paraId="4CC3AC94"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&lt; 0.01</w:t>
            </w:r>
          </w:p>
        </w:tc>
        <w:tc>
          <w:tcPr>
            <w:tcW w:w="1334" w:type="dxa"/>
            <w:gridSpan w:val="2"/>
            <w:tcBorders>
              <w:top w:val="nil"/>
              <w:left w:val="nil"/>
              <w:bottom w:val="nil"/>
              <w:right w:val="nil"/>
            </w:tcBorders>
            <w:noWrap/>
            <w:vAlign w:val="bottom"/>
            <w:hideMark/>
          </w:tcPr>
          <w:p w14:paraId="09C0790C"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w:t>
            </w:r>
          </w:p>
        </w:tc>
        <w:tc>
          <w:tcPr>
            <w:tcW w:w="1152" w:type="dxa"/>
            <w:gridSpan w:val="2"/>
            <w:tcBorders>
              <w:top w:val="nil"/>
              <w:left w:val="nil"/>
              <w:bottom w:val="nil"/>
              <w:right w:val="nil"/>
            </w:tcBorders>
            <w:noWrap/>
            <w:vAlign w:val="bottom"/>
            <w:hideMark/>
          </w:tcPr>
          <w:p w14:paraId="37F06C38"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0.3</w:t>
            </w:r>
          </w:p>
        </w:tc>
        <w:tc>
          <w:tcPr>
            <w:tcW w:w="1006" w:type="dxa"/>
            <w:tcBorders>
              <w:top w:val="nil"/>
              <w:left w:val="nil"/>
              <w:bottom w:val="nil"/>
              <w:right w:val="nil"/>
            </w:tcBorders>
            <w:noWrap/>
            <w:vAlign w:val="bottom"/>
            <w:hideMark/>
          </w:tcPr>
          <w:p w14:paraId="1D74764A"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w:t>
            </w:r>
          </w:p>
        </w:tc>
      </w:tr>
      <w:tr w:rsidR="00191AE4" w:rsidRPr="00191AE4" w14:paraId="3F086733" w14:textId="77777777" w:rsidTr="001F73AC">
        <w:trPr>
          <w:trHeight w:val="300"/>
        </w:trPr>
        <w:tc>
          <w:tcPr>
            <w:tcW w:w="1613" w:type="dxa"/>
            <w:tcBorders>
              <w:top w:val="nil"/>
              <w:left w:val="nil"/>
              <w:bottom w:val="nil"/>
              <w:right w:val="nil"/>
            </w:tcBorders>
            <w:noWrap/>
            <w:vAlign w:val="bottom"/>
            <w:hideMark/>
          </w:tcPr>
          <w:p w14:paraId="2240AC77" w14:textId="65653D8B"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 xml:space="preserve">American </w:t>
            </w:r>
            <w:r>
              <w:rPr>
                <w:rFonts w:ascii="Aptos Narrow" w:eastAsia="Times New Roman" w:hAnsi="Aptos Narrow" w:cs="Times New Roman"/>
                <w:color w:val="000000"/>
                <w:kern w:val="0"/>
                <w:sz w:val="18"/>
                <w:szCs w:val="18"/>
                <w14:ligatures w14:val="none"/>
              </w:rPr>
              <w:t>e</w:t>
            </w:r>
            <w:r w:rsidRPr="00191AE4">
              <w:rPr>
                <w:rFonts w:ascii="Aptos Narrow" w:eastAsia="Times New Roman" w:hAnsi="Aptos Narrow" w:cs="Times New Roman"/>
                <w:color w:val="000000"/>
                <w:kern w:val="0"/>
                <w:sz w:val="18"/>
                <w:szCs w:val="18"/>
                <w14:ligatures w14:val="none"/>
              </w:rPr>
              <w:t>el</w:t>
            </w:r>
          </w:p>
        </w:tc>
        <w:tc>
          <w:tcPr>
            <w:tcW w:w="2423" w:type="dxa"/>
            <w:tcBorders>
              <w:top w:val="nil"/>
              <w:left w:val="nil"/>
              <w:bottom w:val="nil"/>
              <w:right w:val="nil"/>
            </w:tcBorders>
            <w:noWrap/>
            <w:vAlign w:val="bottom"/>
            <w:hideMark/>
          </w:tcPr>
          <w:p w14:paraId="26250BFA"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Anguilla rostrata</w:t>
            </w:r>
          </w:p>
        </w:tc>
        <w:tc>
          <w:tcPr>
            <w:tcW w:w="855" w:type="dxa"/>
            <w:tcBorders>
              <w:top w:val="nil"/>
              <w:left w:val="nil"/>
              <w:bottom w:val="nil"/>
              <w:right w:val="nil"/>
            </w:tcBorders>
            <w:noWrap/>
            <w:vAlign w:val="bottom"/>
            <w:hideMark/>
          </w:tcPr>
          <w:p w14:paraId="764938E1"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3</w:t>
            </w:r>
          </w:p>
        </w:tc>
        <w:tc>
          <w:tcPr>
            <w:tcW w:w="977" w:type="dxa"/>
            <w:gridSpan w:val="2"/>
            <w:tcBorders>
              <w:top w:val="nil"/>
              <w:left w:val="nil"/>
              <w:bottom w:val="nil"/>
              <w:right w:val="nil"/>
            </w:tcBorders>
            <w:noWrap/>
            <w:vAlign w:val="bottom"/>
            <w:hideMark/>
          </w:tcPr>
          <w:p w14:paraId="7217FF61"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&lt; 0.01</w:t>
            </w:r>
          </w:p>
        </w:tc>
        <w:tc>
          <w:tcPr>
            <w:tcW w:w="1334" w:type="dxa"/>
            <w:gridSpan w:val="2"/>
            <w:tcBorders>
              <w:top w:val="nil"/>
              <w:left w:val="nil"/>
              <w:bottom w:val="nil"/>
              <w:right w:val="nil"/>
            </w:tcBorders>
            <w:noWrap/>
            <w:vAlign w:val="bottom"/>
            <w:hideMark/>
          </w:tcPr>
          <w:p w14:paraId="1DAD1EF5"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3</w:t>
            </w:r>
          </w:p>
        </w:tc>
        <w:tc>
          <w:tcPr>
            <w:tcW w:w="1152" w:type="dxa"/>
            <w:gridSpan w:val="2"/>
            <w:tcBorders>
              <w:top w:val="nil"/>
              <w:left w:val="nil"/>
              <w:bottom w:val="nil"/>
              <w:right w:val="nil"/>
            </w:tcBorders>
            <w:noWrap/>
            <w:vAlign w:val="bottom"/>
            <w:hideMark/>
          </w:tcPr>
          <w:p w14:paraId="15895414"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0.5</w:t>
            </w:r>
          </w:p>
        </w:tc>
        <w:tc>
          <w:tcPr>
            <w:tcW w:w="1006" w:type="dxa"/>
            <w:tcBorders>
              <w:top w:val="nil"/>
              <w:left w:val="nil"/>
              <w:bottom w:val="nil"/>
              <w:right w:val="nil"/>
            </w:tcBorders>
            <w:noWrap/>
            <w:vAlign w:val="bottom"/>
            <w:hideMark/>
          </w:tcPr>
          <w:p w14:paraId="506B4A26"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3</w:t>
            </w:r>
          </w:p>
        </w:tc>
      </w:tr>
      <w:tr w:rsidR="00191AE4" w:rsidRPr="00191AE4" w14:paraId="1902CA0C" w14:textId="77777777" w:rsidTr="001F73AC">
        <w:trPr>
          <w:trHeight w:val="300"/>
        </w:trPr>
        <w:tc>
          <w:tcPr>
            <w:tcW w:w="1613" w:type="dxa"/>
            <w:tcBorders>
              <w:top w:val="nil"/>
              <w:left w:val="nil"/>
              <w:bottom w:val="nil"/>
              <w:right w:val="nil"/>
            </w:tcBorders>
            <w:noWrap/>
            <w:vAlign w:val="bottom"/>
            <w:hideMark/>
          </w:tcPr>
          <w:p w14:paraId="406BEFBC" w14:textId="550BA044"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c</w:t>
            </w:r>
            <w:r w:rsidRPr="00191AE4">
              <w:rPr>
                <w:rFonts w:ascii="Aptos Narrow" w:eastAsia="Times New Roman" w:hAnsi="Aptos Narrow" w:cs="Times New Roman"/>
                <w:color w:val="000000"/>
                <w:kern w:val="0"/>
                <w:sz w:val="18"/>
                <w:szCs w:val="18"/>
                <w14:ligatures w14:val="none"/>
              </w:rPr>
              <w:t xml:space="preserve">revalle </w:t>
            </w:r>
            <w:r>
              <w:rPr>
                <w:rFonts w:ascii="Aptos Narrow" w:eastAsia="Times New Roman" w:hAnsi="Aptos Narrow" w:cs="Times New Roman"/>
                <w:color w:val="000000"/>
                <w:kern w:val="0"/>
                <w:sz w:val="18"/>
                <w:szCs w:val="18"/>
                <w14:ligatures w14:val="none"/>
              </w:rPr>
              <w:t>j</w:t>
            </w:r>
            <w:r w:rsidRPr="00191AE4">
              <w:rPr>
                <w:rFonts w:ascii="Aptos Narrow" w:eastAsia="Times New Roman" w:hAnsi="Aptos Narrow" w:cs="Times New Roman"/>
                <w:color w:val="000000"/>
                <w:kern w:val="0"/>
                <w:sz w:val="18"/>
                <w:szCs w:val="18"/>
                <w14:ligatures w14:val="none"/>
              </w:rPr>
              <w:t>ack</w:t>
            </w:r>
          </w:p>
        </w:tc>
        <w:tc>
          <w:tcPr>
            <w:tcW w:w="2423" w:type="dxa"/>
            <w:tcBorders>
              <w:top w:val="nil"/>
              <w:left w:val="nil"/>
              <w:bottom w:val="nil"/>
              <w:right w:val="nil"/>
            </w:tcBorders>
            <w:noWrap/>
            <w:vAlign w:val="bottom"/>
            <w:hideMark/>
          </w:tcPr>
          <w:p w14:paraId="07D8E1D5"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Caranx hippos</w:t>
            </w:r>
          </w:p>
        </w:tc>
        <w:tc>
          <w:tcPr>
            <w:tcW w:w="855" w:type="dxa"/>
            <w:tcBorders>
              <w:top w:val="nil"/>
              <w:left w:val="nil"/>
              <w:bottom w:val="nil"/>
              <w:right w:val="nil"/>
            </w:tcBorders>
            <w:noWrap/>
            <w:vAlign w:val="bottom"/>
            <w:hideMark/>
          </w:tcPr>
          <w:p w14:paraId="265C5663"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3</w:t>
            </w:r>
          </w:p>
        </w:tc>
        <w:tc>
          <w:tcPr>
            <w:tcW w:w="977" w:type="dxa"/>
            <w:gridSpan w:val="2"/>
            <w:tcBorders>
              <w:top w:val="nil"/>
              <w:left w:val="nil"/>
              <w:bottom w:val="nil"/>
              <w:right w:val="nil"/>
            </w:tcBorders>
            <w:noWrap/>
            <w:vAlign w:val="bottom"/>
            <w:hideMark/>
          </w:tcPr>
          <w:p w14:paraId="3F6ADBAC"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&lt; 0.01</w:t>
            </w:r>
          </w:p>
        </w:tc>
        <w:tc>
          <w:tcPr>
            <w:tcW w:w="1334" w:type="dxa"/>
            <w:gridSpan w:val="2"/>
            <w:tcBorders>
              <w:top w:val="nil"/>
              <w:left w:val="nil"/>
              <w:bottom w:val="nil"/>
              <w:right w:val="nil"/>
            </w:tcBorders>
            <w:noWrap/>
            <w:vAlign w:val="bottom"/>
            <w:hideMark/>
          </w:tcPr>
          <w:p w14:paraId="017A28CF"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w:t>
            </w:r>
          </w:p>
        </w:tc>
        <w:tc>
          <w:tcPr>
            <w:tcW w:w="1152" w:type="dxa"/>
            <w:gridSpan w:val="2"/>
            <w:tcBorders>
              <w:top w:val="nil"/>
              <w:left w:val="nil"/>
              <w:bottom w:val="nil"/>
              <w:right w:val="nil"/>
            </w:tcBorders>
            <w:noWrap/>
            <w:vAlign w:val="bottom"/>
            <w:hideMark/>
          </w:tcPr>
          <w:p w14:paraId="467C4013"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0.3</w:t>
            </w:r>
          </w:p>
        </w:tc>
        <w:tc>
          <w:tcPr>
            <w:tcW w:w="1006" w:type="dxa"/>
            <w:tcBorders>
              <w:top w:val="nil"/>
              <w:left w:val="nil"/>
              <w:bottom w:val="nil"/>
              <w:right w:val="nil"/>
            </w:tcBorders>
            <w:noWrap/>
            <w:vAlign w:val="bottom"/>
            <w:hideMark/>
          </w:tcPr>
          <w:p w14:paraId="27B2FF8F"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w:t>
            </w:r>
          </w:p>
        </w:tc>
      </w:tr>
      <w:tr w:rsidR="00191AE4" w:rsidRPr="00191AE4" w14:paraId="1A8E96C8" w14:textId="77777777" w:rsidTr="001F73AC">
        <w:trPr>
          <w:trHeight w:val="300"/>
        </w:trPr>
        <w:tc>
          <w:tcPr>
            <w:tcW w:w="1613" w:type="dxa"/>
            <w:tcBorders>
              <w:top w:val="nil"/>
              <w:left w:val="nil"/>
              <w:bottom w:val="nil"/>
              <w:right w:val="nil"/>
            </w:tcBorders>
            <w:noWrap/>
            <w:vAlign w:val="bottom"/>
            <w:hideMark/>
          </w:tcPr>
          <w:p w14:paraId="1B0DF193" w14:textId="211A6782"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l</w:t>
            </w:r>
            <w:r w:rsidRPr="00191AE4">
              <w:rPr>
                <w:rFonts w:ascii="Aptos Narrow" w:eastAsia="Times New Roman" w:hAnsi="Aptos Narrow" w:cs="Times New Roman"/>
                <w:color w:val="000000"/>
                <w:kern w:val="0"/>
                <w:sz w:val="18"/>
                <w:szCs w:val="18"/>
                <w14:ligatures w14:val="none"/>
              </w:rPr>
              <w:t>umpfish</w:t>
            </w:r>
          </w:p>
        </w:tc>
        <w:tc>
          <w:tcPr>
            <w:tcW w:w="2423" w:type="dxa"/>
            <w:tcBorders>
              <w:top w:val="nil"/>
              <w:left w:val="nil"/>
              <w:bottom w:val="nil"/>
              <w:right w:val="nil"/>
            </w:tcBorders>
            <w:noWrap/>
            <w:vAlign w:val="bottom"/>
            <w:hideMark/>
          </w:tcPr>
          <w:p w14:paraId="00F94543"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Cyclopterus lumpus</w:t>
            </w:r>
          </w:p>
        </w:tc>
        <w:tc>
          <w:tcPr>
            <w:tcW w:w="855" w:type="dxa"/>
            <w:tcBorders>
              <w:top w:val="nil"/>
              <w:left w:val="nil"/>
              <w:bottom w:val="nil"/>
              <w:right w:val="nil"/>
            </w:tcBorders>
            <w:noWrap/>
            <w:vAlign w:val="bottom"/>
            <w:hideMark/>
          </w:tcPr>
          <w:p w14:paraId="75E2B8EF"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3</w:t>
            </w:r>
          </w:p>
        </w:tc>
        <w:tc>
          <w:tcPr>
            <w:tcW w:w="977" w:type="dxa"/>
            <w:gridSpan w:val="2"/>
            <w:tcBorders>
              <w:top w:val="nil"/>
              <w:left w:val="nil"/>
              <w:bottom w:val="nil"/>
              <w:right w:val="nil"/>
            </w:tcBorders>
            <w:noWrap/>
            <w:vAlign w:val="bottom"/>
            <w:hideMark/>
          </w:tcPr>
          <w:p w14:paraId="15DD9F5D"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&lt; 0.01</w:t>
            </w:r>
          </w:p>
        </w:tc>
        <w:tc>
          <w:tcPr>
            <w:tcW w:w="1334" w:type="dxa"/>
            <w:gridSpan w:val="2"/>
            <w:tcBorders>
              <w:top w:val="nil"/>
              <w:left w:val="nil"/>
              <w:bottom w:val="nil"/>
              <w:right w:val="nil"/>
            </w:tcBorders>
            <w:noWrap/>
            <w:vAlign w:val="bottom"/>
            <w:hideMark/>
          </w:tcPr>
          <w:p w14:paraId="72377F6F"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w:t>
            </w:r>
          </w:p>
        </w:tc>
        <w:tc>
          <w:tcPr>
            <w:tcW w:w="1152" w:type="dxa"/>
            <w:gridSpan w:val="2"/>
            <w:tcBorders>
              <w:top w:val="nil"/>
              <w:left w:val="nil"/>
              <w:bottom w:val="nil"/>
              <w:right w:val="nil"/>
            </w:tcBorders>
            <w:noWrap/>
            <w:vAlign w:val="bottom"/>
            <w:hideMark/>
          </w:tcPr>
          <w:p w14:paraId="5620BE8F"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0.3</w:t>
            </w:r>
          </w:p>
        </w:tc>
        <w:tc>
          <w:tcPr>
            <w:tcW w:w="1006" w:type="dxa"/>
            <w:tcBorders>
              <w:top w:val="nil"/>
              <w:left w:val="nil"/>
              <w:bottom w:val="nil"/>
              <w:right w:val="nil"/>
            </w:tcBorders>
            <w:noWrap/>
            <w:vAlign w:val="bottom"/>
            <w:hideMark/>
          </w:tcPr>
          <w:p w14:paraId="413B49E4"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w:t>
            </w:r>
          </w:p>
        </w:tc>
      </w:tr>
      <w:tr w:rsidR="00191AE4" w:rsidRPr="00191AE4" w14:paraId="256457FF" w14:textId="77777777" w:rsidTr="001F73AC">
        <w:trPr>
          <w:trHeight w:val="300"/>
        </w:trPr>
        <w:tc>
          <w:tcPr>
            <w:tcW w:w="1613" w:type="dxa"/>
            <w:tcBorders>
              <w:top w:val="nil"/>
              <w:left w:val="nil"/>
              <w:bottom w:val="nil"/>
              <w:right w:val="nil"/>
            </w:tcBorders>
            <w:noWrap/>
            <w:vAlign w:val="bottom"/>
            <w:hideMark/>
          </w:tcPr>
          <w:p w14:paraId="6B3B4029" w14:textId="11726011"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 xml:space="preserve">American </w:t>
            </w:r>
            <w:r>
              <w:rPr>
                <w:rFonts w:ascii="Aptos Narrow" w:eastAsia="Times New Roman" w:hAnsi="Aptos Narrow" w:cs="Times New Roman"/>
                <w:color w:val="000000"/>
                <w:kern w:val="0"/>
                <w:sz w:val="18"/>
                <w:szCs w:val="18"/>
                <w14:ligatures w14:val="none"/>
              </w:rPr>
              <w:t>p</w:t>
            </w:r>
            <w:r w:rsidRPr="00191AE4">
              <w:rPr>
                <w:rFonts w:ascii="Aptos Narrow" w:eastAsia="Times New Roman" w:hAnsi="Aptos Narrow" w:cs="Times New Roman"/>
                <w:color w:val="000000"/>
                <w:kern w:val="0"/>
                <w:sz w:val="18"/>
                <w:szCs w:val="18"/>
                <w14:ligatures w14:val="none"/>
              </w:rPr>
              <w:t>laice</w:t>
            </w:r>
          </w:p>
        </w:tc>
        <w:tc>
          <w:tcPr>
            <w:tcW w:w="2423" w:type="dxa"/>
            <w:tcBorders>
              <w:top w:val="nil"/>
              <w:left w:val="nil"/>
              <w:bottom w:val="nil"/>
              <w:right w:val="nil"/>
            </w:tcBorders>
            <w:noWrap/>
            <w:vAlign w:val="bottom"/>
            <w:hideMark/>
          </w:tcPr>
          <w:p w14:paraId="5B194600"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Hippoglossoides platessoides</w:t>
            </w:r>
          </w:p>
        </w:tc>
        <w:tc>
          <w:tcPr>
            <w:tcW w:w="855" w:type="dxa"/>
            <w:tcBorders>
              <w:top w:val="nil"/>
              <w:left w:val="nil"/>
              <w:bottom w:val="nil"/>
              <w:right w:val="nil"/>
            </w:tcBorders>
            <w:noWrap/>
            <w:vAlign w:val="bottom"/>
            <w:hideMark/>
          </w:tcPr>
          <w:p w14:paraId="739F576C"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4</w:t>
            </w:r>
          </w:p>
        </w:tc>
        <w:tc>
          <w:tcPr>
            <w:tcW w:w="977" w:type="dxa"/>
            <w:gridSpan w:val="2"/>
            <w:tcBorders>
              <w:top w:val="nil"/>
              <w:left w:val="nil"/>
              <w:bottom w:val="nil"/>
              <w:right w:val="nil"/>
            </w:tcBorders>
            <w:noWrap/>
            <w:vAlign w:val="bottom"/>
            <w:hideMark/>
          </w:tcPr>
          <w:p w14:paraId="42E9B9E1"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&lt; 0.01</w:t>
            </w:r>
          </w:p>
        </w:tc>
        <w:tc>
          <w:tcPr>
            <w:tcW w:w="1334" w:type="dxa"/>
            <w:gridSpan w:val="2"/>
            <w:tcBorders>
              <w:top w:val="nil"/>
              <w:left w:val="nil"/>
              <w:bottom w:val="nil"/>
              <w:right w:val="nil"/>
            </w:tcBorders>
            <w:noWrap/>
            <w:vAlign w:val="bottom"/>
            <w:hideMark/>
          </w:tcPr>
          <w:p w14:paraId="1B8CB918"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w:t>
            </w:r>
          </w:p>
        </w:tc>
        <w:tc>
          <w:tcPr>
            <w:tcW w:w="1152" w:type="dxa"/>
            <w:gridSpan w:val="2"/>
            <w:tcBorders>
              <w:top w:val="nil"/>
              <w:left w:val="nil"/>
              <w:bottom w:val="nil"/>
              <w:right w:val="nil"/>
            </w:tcBorders>
            <w:noWrap/>
            <w:vAlign w:val="bottom"/>
            <w:hideMark/>
          </w:tcPr>
          <w:p w14:paraId="00A584B8"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0.2</w:t>
            </w:r>
          </w:p>
        </w:tc>
        <w:tc>
          <w:tcPr>
            <w:tcW w:w="1006" w:type="dxa"/>
            <w:tcBorders>
              <w:top w:val="nil"/>
              <w:left w:val="nil"/>
              <w:bottom w:val="nil"/>
              <w:right w:val="nil"/>
            </w:tcBorders>
            <w:noWrap/>
            <w:vAlign w:val="bottom"/>
            <w:hideMark/>
          </w:tcPr>
          <w:p w14:paraId="68E146C1"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w:t>
            </w:r>
          </w:p>
        </w:tc>
      </w:tr>
      <w:tr w:rsidR="00191AE4" w:rsidRPr="00191AE4" w14:paraId="3CA36EDE" w14:textId="77777777" w:rsidTr="001F73AC">
        <w:trPr>
          <w:trHeight w:val="300"/>
        </w:trPr>
        <w:tc>
          <w:tcPr>
            <w:tcW w:w="1613" w:type="dxa"/>
            <w:tcBorders>
              <w:top w:val="nil"/>
              <w:left w:val="nil"/>
              <w:bottom w:val="nil"/>
              <w:right w:val="nil"/>
            </w:tcBorders>
            <w:noWrap/>
            <w:vAlign w:val="bottom"/>
            <w:hideMark/>
          </w:tcPr>
          <w:p w14:paraId="15909693" w14:textId="76A5DC1D"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s</w:t>
            </w:r>
            <w:r w:rsidRPr="00191AE4">
              <w:rPr>
                <w:rFonts w:ascii="Aptos Narrow" w:eastAsia="Times New Roman" w:hAnsi="Aptos Narrow" w:cs="Times New Roman"/>
                <w:color w:val="000000"/>
                <w:kern w:val="0"/>
                <w:sz w:val="18"/>
                <w:szCs w:val="18"/>
                <w14:ligatures w14:val="none"/>
              </w:rPr>
              <w:t xml:space="preserve">hortfin </w:t>
            </w:r>
            <w:r>
              <w:rPr>
                <w:rFonts w:ascii="Aptos Narrow" w:eastAsia="Times New Roman" w:hAnsi="Aptos Narrow" w:cs="Times New Roman"/>
                <w:color w:val="000000"/>
                <w:kern w:val="0"/>
                <w:sz w:val="18"/>
                <w:szCs w:val="18"/>
                <w14:ligatures w14:val="none"/>
              </w:rPr>
              <w:t>s</w:t>
            </w:r>
            <w:r w:rsidRPr="00191AE4">
              <w:rPr>
                <w:rFonts w:ascii="Aptos Narrow" w:eastAsia="Times New Roman" w:hAnsi="Aptos Narrow" w:cs="Times New Roman"/>
                <w:color w:val="000000"/>
                <w:kern w:val="0"/>
                <w:sz w:val="18"/>
                <w:szCs w:val="18"/>
                <w14:ligatures w14:val="none"/>
              </w:rPr>
              <w:t>quid</w:t>
            </w:r>
          </w:p>
        </w:tc>
        <w:tc>
          <w:tcPr>
            <w:tcW w:w="2423" w:type="dxa"/>
            <w:tcBorders>
              <w:top w:val="nil"/>
              <w:left w:val="nil"/>
              <w:bottom w:val="nil"/>
              <w:right w:val="nil"/>
            </w:tcBorders>
            <w:noWrap/>
            <w:vAlign w:val="bottom"/>
            <w:hideMark/>
          </w:tcPr>
          <w:p w14:paraId="66ED3D12"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Illex illecebrosus</w:t>
            </w:r>
          </w:p>
        </w:tc>
        <w:tc>
          <w:tcPr>
            <w:tcW w:w="855" w:type="dxa"/>
            <w:tcBorders>
              <w:top w:val="nil"/>
              <w:left w:val="nil"/>
              <w:bottom w:val="nil"/>
              <w:right w:val="nil"/>
            </w:tcBorders>
            <w:noWrap/>
            <w:vAlign w:val="bottom"/>
            <w:hideMark/>
          </w:tcPr>
          <w:p w14:paraId="364CDA2B"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4</w:t>
            </w:r>
          </w:p>
        </w:tc>
        <w:tc>
          <w:tcPr>
            <w:tcW w:w="977" w:type="dxa"/>
            <w:gridSpan w:val="2"/>
            <w:tcBorders>
              <w:top w:val="nil"/>
              <w:left w:val="nil"/>
              <w:bottom w:val="nil"/>
              <w:right w:val="nil"/>
            </w:tcBorders>
            <w:noWrap/>
            <w:vAlign w:val="bottom"/>
            <w:hideMark/>
          </w:tcPr>
          <w:p w14:paraId="3D5A7C69"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&lt; 0.01</w:t>
            </w:r>
          </w:p>
        </w:tc>
        <w:tc>
          <w:tcPr>
            <w:tcW w:w="1334" w:type="dxa"/>
            <w:gridSpan w:val="2"/>
            <w:tcBorders>
              <w:top w:val="nil"/>
              <w:left w:val="nil"/>
              <w:bottom w:val="nil"/>
              <w:right w:val="nil"/>
            </w:tcBorders>
            <w:noWrap/>
            <w:vAlign w:val="bottom"/>
            <w:hideMark/>
          </w:tcPr>
          <w:p w14:paraId="5363AB59"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w:t>
            </w:r>
          </w:p>
        </w:tc>
        <w:tc>
          <w:tcPr>
            <w:tcW w:w="1152" w:type="dxa"/>
            <w:gridSpan w:val="2"/>
            <w:tcBorders>
              <w:top w:val="nil"/>
              <w:left w:val="nil"/>
              <w:bottom w:val="nil"/>
              <w:right w:val="nil"/>
            </w:tcBorders>
            <w:noWrap/>
            <w:vAlign w:val="bottom"/>
            <w:hideMark/>
          </w:tcPr>
          <w:p w14:paraId="31B1620E"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0.2</w:t>
            </w:r>
          </w:p>
        </w:tc>
        <w:tc>
          <w:tcPr>
            <w:tcW w:w="1006" w:type="dxa"/>
            <w:tcBorders>
              <w:top w:val="nil"/>
              <w:left w:val="nil"/>
              <w:bottom w:val="nil"/>
              <w:right w:val="nil"/>
            </w:tcBorders>
            <w:noWrap/>
            <w:vAlign w:val="bottom"/>
            <w:hideMark/>
          </w:tcPr>
          <w:p w14:paraId="7D0B7C10"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w:t>
            </w:r>
          </w:p>
        </w:tc>
      </w:tr>
      <w:tr w:rsidR="00191AE4" w:rsidRPr="00191AE4" w14:paraId="52853C3E" w14:textId="77777777" w:rsidTr="001F73AC">
        <w:trPr>
          <w:trHeight w:val="300"/>
        </w:trPr>
        <w:tc>
          <w:tcPr>
            <w:tcW w:w="1613" w:type="dxa"/>
            <w:tcBorders>
              <w:top w:val="nil"/>
              <w:left w:val="nil"/>
              <w:bottom w:val="nil"/>
              <w:right w:val="nil"/>
            </w:tcBorders>
            <w:noWrap/>
            <w:vAlign w:val="bottom"/>
            <w:hideMark/>
          </w:tcPr>
          <w:p w14:paraId="64E11AA1" w14:textId="410F70B8"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 xml:space="preserve">Atlantic </w:t>
            </w:r>
            <w:r>
              <w:rPr>
                <w:rFonts w:ascii="Aptos Narrow" w:eastAsia="Times New Roman" w:hAnsi="Aptos Narrow" w:cs="Times New Roman"/>
                <w:color w:val="000000"/>
                <w:kern w:val="0"/>
                <w:sz w:val="18"/>
                <w:szCs w:val="18"/>
                <w14:ligatures w14:val="none"/>
              </w:rPr>
              <w:t>b</w:t>
            </w:r>
            <w:r w:rsidRPr="00191AE4">
              <w:rPr>
                <w:rFonts w:ascii="Aptos Narrow" w:eastAsia="Times New Roman" w:hAnsi="Aptos Narrow" w:cs="Times New Roman"/>
                <w:color w:val="000000"/>
                <w:kern w:val="0"/>
                <w:sz w:val="18"/>
                <w:szCs w:val="18"/>
                <w14:ligatures w14:val="none"/>
              </w:rPr>
              <w:t>utterfish</w:t>
            </w:r>
          </w:p>
        </w:tc>
        <w:tc>
          <w:tcPr>
            <w:tcW w:w="2423" w:type="dxa"/>
            <w:tcBorders>
              <w:top w:val="nil"/>
              <w:left w:val="nil"/>
              <w:bottom w:val="nil"/>
              <w:right w:val="nil"/>
            </w:tcBorders>
            <w:noWrap/>
            <w:vAlign w:val="bottom"/>
            <w:hideMark/>
          </w:tcPr>
          <w:p w14:paraId="2AC7867B"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Peprilus triacanthus</w:t>
            </w:r>
          </w:p>
        </w:tc>
        <w:tc>
          <w:tcPr>
            <w:tcW w:w="855" w:type="dxa"/>
            <w:tcBorders>
              <w:top w:val="nil"/>
              <w:left w:val="nil"/>
              <w:bottom w:val="nil"/>
              <w:right w:val="nil"/>
            </w:tcBorders>
            <w:noWrap/>
            <w:vAlign w:val="bottom"/>
            <w:hideMark/>
          </w:tcPr>
          <w:p w14:paraId="437ED70E"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5</w:t>
            </w:r>
          </w:p>
        </w:tc>
        <w:tc>
          <w:tcPr>
            <w:tcW w:w="977" w:type="dxa"/>
            <w:gridSpan w:val="2"/>
            <w:tcBorders>
              <w:top w:val="nil"/>
              <w:left w:val="nil"/>
              <w:bottom w:val="nil"/>
              <w:right w:val="nil"/>
            </w:tcBorders>
            <w:noWrap/>
            <w:vAlign w:val="bottom"/>
            <w:hideMark/>
          </w:tcPr>
          <w:p w14:paraId="740CFAAA"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&lt; 0.01</w:t>
            </w:r>
          </w:p>
        </w:tc>
        <w:tc>
          <w:tcPr>
            <w:tcW w:w="1334" w:type="dxa"/>
            <w:gridSpan w:val="2"/>
            <w:tcBorders>
              <w:top w:val="nil"/>
              <w:left w:val="nil"/>
              <w:bottom w:val="nil"/>
              <w:right w:val="nil"/>
            </w:tcBorders>
            <w:noWrap/>
            <w:vAlign w:val="bottom"/>
            <w:hideMark/>
          </w:tcPr>
          <w:p w14:paraId="30F95002"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4</w:t>
            </w:r>
          </w:p>
        </w:tc>
        <w:tc>
          <w:tcPr>
            <w:tcW w:w="1152" w:type="dxa"/>
            <w:gridSpan w:val="2"/>
            <w:tcBorders>
              <w:top w:val="nil"/>
              <w:left w:val="nil"/>
              <w:bottom w:val="nil"/>
              <w:right w:val="nil"/>
            </w:tcBorders>
            <w:noWrap/>
            <w:vAlign w:val="bottom"/>
            <w:hideMark/>
          </w:tcPr>
          <w:p w14:paraId="677F2721"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0.6</w:t>
            </w:r>
          </w:p>
        </w:tc>
        <w:tc>
          <w:tcPr>
            <w:tcW w:w="1006" w:type="dxa"/>
            <w:tcBorders>
              <w:top w:val="nil"/>
              <w:left w:val="nil"/>
              <w:bottom w:val="nil"/>
              <w:right w:val="nil"/>
            </w:tcBorders>
            <w:noWrap/>
            <w:vAlign w:val="bottom"/>
            <w:hideMark/>
          </w:tcPr>
          <w:p w14:paraId="140D04FE"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4</w:t>
            </w:r>
          </w:p>
        </w:tc>
      </w:tr>
      <w:tr w:rsidR="00191AE4" w:rsidRPr="00191AE4" w14:paraId="6EEF83D3" w14:textId="77777777" w:rsidTr="001F73AC">
        <w:trPr>
          <w:trHeight w:val="300"/>
        </w:trPr>
        <w:tc>
          <w:tcPr>
            <w:tcW w:w="1613" w:type="dxa"/>
            <w:tcBorders>
              <w:top w:val="nil"/>
              <w:left w:val="nil"/>
              <w:bottom w:val="nil"/>
              <w:right w:val="nil"/>
            </w:tcBorders>
            <w:noWrap/>
            <w:vAlign w:val="bottom"/>
            <w:hideMark/>
          </w:tcPr>
          <w:p w14:paraId="5C650AA9" w14:textId="05C6BF11"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r</w:t>
            </w:r>
            <w:r w:rsidRPr="00191AE4">
              <w:rPr>
                <w:rFonts w:ascii="Aptos Narrow" w:eastAsia="Times New Roman" w:hAnsi="Aptos Narrow" w:cs="Times New Roman"/>
                <w:color w:val="000000"/>
                <w:kern w:val="0"/>
                <w:sz w:val="18"/>
                <w:szCs w:val="18"/>
                <w14:ligatures w14:val="none"/>
              </w:rPr>
              <w:t xml:space="preserve">ainbow </w:t>
            </w:r>
            <w:r>
              <w:rPr>
                <w:rFonts w:ascii="Aptos Narrow" w:eastAsia="Times New Roman" w:hAnsi="Aptos Narrow" w:cs="Times New Roman"/>
                <w:color w:val="000000"/>
                <w:kern w:val="0"/>
                <w:sz w:val="18"/>
                <w:szCs w:val="18"/>
                <w14:ligatures w14:val="none"/>
              </w:rPr>
              <w:t>s</w:t>
            </w:r>
            <w:r w:rsidRPr="00191AE4">
              <w:rPr>
                <w:rFonts w:ascii="Aptos Narrow" w:eastAsia="Times New Roman" w:hAnsi="Aptos Narrow" w:cs="Times New Roman"/>
                <w:color w:val="000000"/>
                <w:kern w:val="0"/>
                <w:sz w:val="18"/>
                <w:szCs w:val="18"/>
                <w14:ligatures w14:val="none"/>
              </w:rPr>
              <w:t>melt</w:t>
            </w:r>
          </w:p>
        </w:tc>
        <w:tc>
          <w:tcPr>
            <w:tcW w:w="2423" w:type="dxa"/>
            <w:tcBorders>
              <w:top w:val="nil"/>
              <w:left w:val="nil"/>
              <w:bottom w:val="nil"/>
              <w:right w:val="nil"/>
            </w:tcBorders>
            <w:noWrap/>
            <w:vAlign w:val="bottom"/>
            <w:hideMark/>
          </w:tcPr>
          <w:p w14:paraId="2B56E411"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Osmerus mordax</w:t>
            </w:r>
          </w:p>
        </w:tc>
        <w:tc>
          <w:tcPr>
            <w:tcW w:w="855" w:type="dxa"/>
            <w:tcBorders>
              <w:top w:val="nil"/>
              <w:left w:val="nil"/>
              <w:bottom w:val="nil"/>
              <w:right w:val="nil"/>
            </w:tcBorders>
            <w:noWrap/>
            <w:vAlign w:val="bottom"/>
            <w:hideMark/>
          </w:tcPr>
          <w:p w14:paraId="3F781E84"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5</w:t>
            </w:r>
          </w:p>
        </w:tc>
        <w:tc>
          <w:tcPr>
            <w:tcW w:w="977" w:type="dxa"/>
            <w:gridSpan w:val="2"/>
            <w:tcBorders>
              <w:top w:val="nil"/>
              <w:left w:val="nil"/>
              <w:bottom w:val="nil"/>
              <w:right w:val="nil"/>
            </w:tcBorders>
            <w:noWrap/>
            <w:vAlign w:val="bottom"/>
            <w:hideMark/>
          </w:tcPr>
          <w:p w14:paraId="7E378C96"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&lt; 0.01</w:t>
            </w:r>
          </w:p>
        </w:tc>
        <w:tc>
          <w:tcPr>
            <w:tcW w:w="1334" w:type="dxa"/>
            <w:gridSpan w:val="2"/>
            <w:tcBorders>
              <w:top w:val="nil"/>
              <w:left w:val="nil"/>
              <w:bottom w:val="nil"/>
              <w:right w:val="nil"/>
            </w:tcBorders>
            <w:noWrap/>
            <w:vAlign w:val="bottom"/>
            <w:hideMark/>
          </w:tcPr>
          <w:p w14:paraId="34194024"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3</w:t>
            </w:r>
          </w:p>
        </w:tc>
        <w:tc>
          <w:tcPr>
            <w:tcW w:w="1152" w:type="dxa"/>
            <w:gridSpan w:val="2"/>
            <w:tcBorders>
              <w:top w:val="nil"/>
              <w:left w:val="nil"/>
              <w:bottom w:val="nil"/>
              <w:right w:val="nil"/>
            </w:tcBorders>
            <w:noWrap/>
            <w:vAlign w:val="bottom"/>
            <w:hideMark/>
          </w:tcPr>
          <w:p w14:paraId="47BE836A"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0.5</w:t>
            </w:r>
          </w:p>
        </w:tc>
        <w:tc>
          <w:tcPr>
            <w:tcW w:w="1006" w:type="dxa"/>
            <w:tcBorders>
              <w:top w:val="nil"/>
              <w:left w:val="nil"/>
              <w:bottom w:val="nil"/>
              <w:right w:val="nil"/>
            </w:tcBorders>
            <w:noWrap/>
            <w:vAlign w:val="bottom"/>
            <w:hideMark/>
          </w:tcPr>
          <w:p w14:paraId="72C44748"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w:t>
            </w:r>
          </w:p>
        </w:tc>
      </w:tr>
      <w:tr w:rsidR="00191AE4" w:rsidRPr="00191AE4" w14:paraId="71CAF302" w14:textId="77777777" w:rsidTr="001F73AC">
        <w:trPr>
          <w:trHeight w:val="300"/>
        </w:trPr>
        <w:tc>
          <w:tcPr>
            <w:tcW w:w="1613" w:type="dxa"/>
            <w:tcBorders>
              <w:top w:val="nil"/>
              <w:left w:val="nil"/>
              <w:bottom w:val="nil"/>
              <w:right w:val="nil"/>
            </w:tcBorders>
            <w:noWrap/>
            <w:vAlign w:val="bottom"/>
            <w:hideMark/>
          </w:tcPr>
          <w:p w14:paraId="75A11A6E" w14:textId="778618EF"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s</w:t>
            </w:r>
            <w:r w:rsidRPr="00191AE4">
              <w:rPr>
                <w:rFonts w:ascii="Aptos Narrow" w:eastAsia="Times New Roman" w:hAnsi="Aptos Narrow" w:cs="Times New Roman"/>
                <w:color w:val="000000"/>
                <w:kern w:val="0"/>
                <w:sz w:val="18"/>
                <w:szCs w:val="18"/>
                <w14:ligatures w14:val="none"/>
              </w:rPr>
              <w:t xml:space="preserve">triped </w:t>
            </w:r>
            <w:r>
              <w:rPr>
                <w:rFonts w:ascii="Aptos Narrow" w:eastAsia="Times New Roman" w:hAnsi="Aptos Narrow" w:cs="Times New Roman"/>
                <w:color w:val="000000"/>
                <w:kern w:val="0"/>
                <w:sz w:val="18"/>
                <w:szCs w:val="18"/>
                <w14:ligatures w14:val="none"/>
              </w:rPr>
              <w:t>b</w:t>
            </w:r>
            <w:r w:rsidRPr="00191AE4">
              <w:rPr>
                <w:rFonts w:ascii="Aptos Narrow" w:eastAsia="Times New Roman" w:hAnsi="Aptos Narrow" w:cs="Times New Roman"/>
                <w:color w:val="000000"/>
                <w:kern w:val="0"/>
                <w:sz w:val="18"/>
                <w:szCs w:val="18"/>
                <w14:ligatures w14:val="none"/>
              </w:rPr>
              <w:t>ass</w:t>
            </w:r>
          </w:p>
        </w:tc>
        <w:tc>
          <w:tcPr>
            <w:tcW w:w="2423" w:type="dxa"/>
            <w:tcBorders>
              <w:top w:val="nil"/>
              <w:left w:val="nil"/>
              <w:bottom w:val="nil"/>
              <w:right w:val="nil"/>
            </w:tcBorders>
            <w:noWrap/>
            <w:vAlign w:val="bottom"/>
            <w:hideMark/>
          </w:tcPr>
          <w:p w14:paraId="407FD3A4"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Morone saxatilis</w:t>
            </w:r>
          </w:p>
        </w:tc>
        <w:tc>
          <w:tcPr>
            <w:tcW w:w="855" w:type="dxa"/>
            <w:tcBorders>
              <w:top w:val="nil"/>
              <w:left w:val="nil"/>
              <w:bottom w:val="nil"/>
              <w:right w:val="nil"/>
            </w:tcBorders>
            <w:noWrap/>
            <w:vAlign w:val="bottom"/>
            <w:hideMark/>
          </w:tcPr>
          <w:p w14:paraId="02E700CA"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6</w:t>
            </w:r>
          </w:p>
        </w:tc>
        <w:tc>
          <w:tcPr>
            <w:tcW w:w="977" w:type="dxa"/>
            <w:gridSpan w:val="2"/>
            <w:tcBorders>
              <w:top w:val="nil"/>
              <w:left w:val="nil"/>
              <w:bottom w:val="nil"/>
              <w:right w:val="nil"/>
            </w:tcBorders>
            <w:noWrap/>
            <w:vAlign w:val="bottom"/>
            <w:hideMark/>
          </w:tcPr>
          <w:p w14:paraId="7316006C"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&lt; 0.01</w:t>
            </w:r>
          </w:p>
        </w:tc>
        <w:tc>
          <w:tcPr>
            <w:tcW w:w="1334" w:type="dxa"/>
            <w:gridSpan w:val="2"/>
            <w:tcBorders>
              <w:top w:val="nil"/>
              <w:left w:val="nil"/>
              <w:bottom w:val="nil"/>
              <w:right w:val="nil"/>
            </w:tcBorders>
            <w:noWrap/>
            <w:vAlign w:val="bottom"/>
            <w:hideMark/>
          </w:tcPr>
          <w:p w14:paraId="2E1B3489"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6</w:t>
            </w:r>
          </w:p>
        </w:tc>
        <w:tc>
          <w:tcPr>
            <w:tcW w:w="1152" w:type="dxa"/>
            <w:gridSpan w:val="2"/>
            <w:tcBorders>
              <w:top w:val="nil"/>
              <w:left w:val="nil"/>
              <w:bottom w:val="nil"/>
              <w:right w:val="nil"/>
            </w:tcBorders>
            <w:noWrap/>
            <w:vAlign w:val="bottom"/>
            <w:hideMark/>
          </w:tcPr>
          <w:p w14:paraId="64BB3B91"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0.9</w:t>
            </w:r>
          </w:p>
        </w:tc>
        <w:tc>
          <w:tcPr>
            <w:tcW w:w="1006" w:type="dxa"/>
            <w:tcBorders>
              <w:top w:val="nil"/>
              <w:left w:val="nil"/>
              <w:bottom w:val="nil"/>
              <w:right w:val="nil"/>
            </w:tcBorders>
            <w:noWrap/>
            <w:vAlign w:val="bottom"/>
            <w:hideMark/>
          </w:tcPr>
          <w:p w14:paraId="7DE914AC"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3</w:t>
            </w:r>
          </w:p>
        </w:tc>
      </w:tr>
      <w:tr w:rsidR="00191AE4" w:rsidRPr="00191AE4" w14:paraId="0A6CA206" w14:textId="77777777" w:rsidTr="001F73AC">
        <w:trPr>
          <w:trHeight w:val="300"/>
        </w:trPr>
        <w:tc>
          <w:tcPr>
            <w:tcW w:w="1613" w:type="dxa"/>
            <w:tcBorders>
              <w:top w:val="nil"/>
              <w:left w:val="nil"/>
              <w:bottom w:val="nil"/>
              <w:right w:val="nil"/>
            </w:tcBorders>
            <w:noWrap/>
            <w:vAlign w:val="bottom"/>
            <w:hideMark/>
          </w:tcPr>
          <w:p w14:paraId="11D97C8E" w14:textId="77BFE6AB"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s</w:t>
            </w:r>
            <w:r w:rsidRPr="00191AE4">
              <w:rPr>
                <w:rFonts w:ascii="Aptos Narrow" w:eastAsia="Times New Roman" w:hAnsi="Aptos Narrow" w:cs="Times New Roman"/>
                <w:color w:val="000000"/>
                <w:kern w:val="0"/>
                <w:sz w:val="18"/>
                <w:szCs w:val="18"/>
                <w14:ligatures w14:val="none"/>
              </w:rPr>
              <w:t xml:space="preserve">mallmouth </w:t>
            </w:r>
            <w:r>
              <w:rPr>
                <w:rFonts w:ascii="Aptos Narrow" w:eastAsia="Times New Roman" w:hAnsi="Aptos Narrow" w:cs="Times New Roman"/>
                <w:color w:val="000000"/>
                <w:kern w:val="0"/>
                <w:sz w:val="18"/>
                <w:szCs w:val="18"/>
                <w14:ligatures w14:val="none"/>
              </w:rPr>
              <w:t>b</w:t>
            </w:r>
            <w:r w:rsidRPr="00191AE4">
              <w:rPr>
                <w:rFonts w:ascii="Aptos Narrow" w:eastAsia="Times New Roman" w:hAnsi="Aptos Narrow" w:cs="Times New Roman"/>
                <w:color w:val="000000"/>
                <w:kern w:val="0"/>
                <w:sz w:val="18"/>
                <w:szCs w:val="18"/>
                <w14:ligatures w14:val="none"/>
              </w:rPr>
              <w:t>ass</w:t>
            </w:r>
          </w:p>
        </w:tc>
        <w:tc>
          <w:tcPr>
            <w:tcW w:w="2423" w:type="dxa"/>
            <w:tcBorders>
              <w:top w:val="nil"/>
              <w:left w:val="nil"/>
              <w:bottom w:val="nil"/>
              <w:right w:val="nil"/>
            </w:tcBorders>
            <w:noWrap/>
            <w:vAlign w:val="bottom"/>
            <w:hideMark/>
          </w:tcPr>
          <w:p w14:paraId="5F8C0B8E"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Micropterus dolomieu</w:t>
            </w:r>
          </w:p>
        </w:tc>
        <w:tc>
          <w:tcPr>
            <w:tcW w:w="855" w:type="dxa"/>
            <w:tcBorders>
              <w:top w:val="nil"/>
              <w:left w:val="nil"/>
              <w:bottom w:val="nil"/>
              <w:right w:val="nil"/>
            </w:tcBorders>
            <w:noWrap/>
            <w:vAlign w:val="bottom"/>
            <w:hideMark/>
          </w:tcPr>
          <w:p w14:paraId="1AA43ABA"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7</w:t>
            </w:r>
          </w:p>
        </w:tc>
        <w:tc>
          <w:tcPr>
            <w:tcW w:w="977" w:type="dxa"/>
            <w:gridSpan w:val="2"/>
            <w:tcBorders>
              <w:top w:val="nil"/>
              <w:left w:val="nil"/>
              <w:bottom w:val="nil"/>
              <w:right w:val="nil"/>
            </w:tcBorders>
            <w:noWrap/>
            <w:vAlign w:val="bottom"/>
            <w:hideMark/>
          </w:tcPr>
          <w:p w14:paraId="296DB9E1"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&lt; 0.01</w:t>
            </w:r>
          </w:p>
        </w:tc>
        <w:tc>
          <w:tcPr>
            <w:tcW w:w="1334" w:type="dxa"/>
            <w:gridSpan w:val="2"/>
            <w:tcBorders>
              <w:top w:val="nil"/>
              <w:left w:val="nil"/>
              <w:bottom w:val="nil"/>
              <w:right w:val="nil"/>
            </w:tcBorders>
            <w:noWrap/>
            <w:vAlign w:val="bottom"/>
            <w:hideMark/>
          </w:tcPr>
          <w:p w14:paraId="7180AB13"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3</w:t>
            </w:r>
          </w:p>
        </w:tc>
        <w:tc>
          <w:tcPr>
            <w:tcW w:w="1152" w:type="dxa"/>
            <w:gridSpan w:val="2"/>
            <w:tcBorders>
              <w:top w:val="nil"/>
              <w:left w:val="nil"/>
              <w:bottom w:val="nil"/>
              <w:right w:val="nil"/>
            </w:tcBorders>
            <w:noWrap/>
            <w:vAlign w:val="bottom"/>
            <w:hideMark/>
          </w:tcPr>
          <w:p w14:paraId="702FFCE6"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0.5</w:t>
            </w:r>
          </w:p>
        </w:tc>
        <w:tc>
          <w:tcPr>
            <w:tcW w:w="1006" w:type="dxa"/>
            <w:tcBorders>
              <w:top w:val="nil"/>
              <w:left w:val="nil"/>
              <w:bottom w:val="nil"/>
              <w:right w:val="nil"/>
            </w:tcBorders>
            <w:noWrap/>
            <w:vAlign w:val="bottom"/>
            <w:hideMark/>
          </w:tcPr>
          <w:p w14:paraId="7C05ED46"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w:t>
            </w:r>
          </w:p>
        </w:tc>
      </w:tr>
      <w:tr w:rsidR="00191AE4" w:rsidRPr="00191AE4" w14:paraId="18694AF0" w14:textId="77777777" w:rsidTr="001F73AC">
        <w:trPr>
          <w:trHeight w:val="300"/>
        </w:trPr>
        <w:tc>
          <w:tcPr>
            <w:tcW w:w="1613" w:type="dxa"/>
            <w:tcBorders>
              <w:top w:val="nil"/>
              <w:left w:val="nil"/>
              <w:bottom w:val="nil"/>
              <w:right w:val="nil"/>
            </w:tcBorders>
            <w:noWrap/>
            <w:vAlign w:val="bottom"/>
            <w:hideMark/>
          </w:tcPr>
          <w:p w14:paraId="049082F2" w14:textId="7E838D1B"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w</w:t>
            </w:r>
            <w:r w:rsidRPr="00191AE4">
              <w:rPr>
                <w:rFonts w:ascii="Aptos Narrow" w:eastAsia="Times New Roman" w:hAnsi="Aptos Narrow" w:cs="Times New Roman"/>
                <w:color w:val="000000"/>
                <w:kern w:val="0"/>
                <w:sz w:val="18"/>
                <w:szCs w:val="18"/>
                <w14:ligatures w14:val="none"/>
              </w:rPr>
              <w:t xml:space="preserve">hite </w:t>
            </w:r>
            <w:r>
              <w:rPr>
                <w:rFonts w:ascii="Aptos Narrow" w:eastAsia="Times New Roman" w:hAnsi="Aptos Narrow" w:cs="Times New Roman"/>
                <w:color w:val="000000"/>
                <w:kern w:val="0"/>
                <w:sz w:val="18"/>
                <w:szCs w:val="18"/>
                <w14:ligatures w14:val="none"/>
              </w:rPr>
              <w:t>h</w:t>
            </w:r>
            <w:r w:rsidRPr="00191AE4">
              <w:rPr>
                <w:rFonts w:ascii="Aptos Narrow" w:eastAsia="Times New Roman" w:hAnsi="Aptos Narrow" w:cs="Times New Roman"/>
                <w:color w:val="000000"/>
                <w:kern w:val="0"/>
                <w:sz w:val="18"/>
                <w:szCs w:val="18"/>
                <w14:ligatures w14:val="none"/>
              </w:rPr>
              <w:t>ake</w:t>
            </w:r>
          </w:p>
        </w:tc>
        <w:tc>
          <w:tcPr>
            <w:tcW w:w="2423" w:type="dxa"/>
            <w:tcBorders>
              <w:top w:val="nil"/>
              <w:left w:val="nil"/>
              <w:bottom w:val="nil"/>
              <w:right w:val="nil"/>
            </w:tcBorders>
            <w:noWrap/>
            <w:vAlign w:val="bottom"/>
            <w:hideMark/>
          </w:tcPr>
          <w:p w14:paraId="36FC2B52"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Urophycis tenuis</w:t>
            </w:r>
          </w:p>
        </w:tc>
        <w:tc>
          <w:tcPr>
            <w:tcW w:w="855" w:type="dxa"/>
            <w:tcBorders>
              <w:top w:val="nil"/>
              <w:left w:val="nil"/>
              <w:bottom w:val="nil"/>
              <w:right w:val="nil"/>
            </w:tcBorders>
            <w:noWrap/>
            <w:vAlign w:val="bottom"/>
            <w:hideMark/>
          </w:tcPr>
          <w:p w14:paraId="0316C57B"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7</w:t>
            </w:r>
          </w:p>
        </w:tc>
        <w:tc>
          <w:tcPr>
            <w:tcW w:w="977" w:type="dxa"/>
            <w:gridSpan w:val="2"/>
            <w:tcBorders>
              <w:top w:val="nil"/>
              <w:left w:val="nil"/>
              <w:bottom w:val="nil"/>
              <w:right w:val="nil"/>
            </w:tcBorders>
            <w:noWrap/>
            <w:vAlign w:val="bottom"/>
            <w:hideMark/>
          </w:tcPr>
          <w:p w14:paraId="1BA2A740"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&lt; 0.01</w:t>
            </w:r>
          </w:p>
        </w:tc>
        <w:tc>
          <w:tcPr>
            <w:tcW w:w="1334" w:type="dxa"/>
            <w:gridSpan w:val="2"/>
            <w:tcBorders>
              <w:top w:val="nil"/>
              <w:left w:val="nil"/>
              <w:bottom w:val="nil"/>
              <w:right w:val="nil"/>
            </w:tcBorders>
            <w:noWrap/>
            <w:vAlign w:val="bottom"/>
            <w:hideMark/>
          </w:tcPr>
          <w:p w14:paraId="49F6F222"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w:t>
            </w:r>
          </w:p>
        </w:tc>
        <w:tc>
          <w:tcPr>
            <w:tcW w:w="1152" w:type="dxa"/>
            <w:gridSpan w:val="2"/>
            <w:tcBorders>
              <w:top w:val="nil"/>
              <w:left w:val="nil"/>
              <w:bottom w:val="nil"/>
              <w:right w:val="nil"/>
            </w:tcBorders>
            <w:noWrap/>
            <w:vAlign w:val="bottom"/>
            <w:hideMark/>
          </w:tcPr>
          <w:p w14:paraId="21B3CF74"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0.3</w:t>
            </w:r>
          </w:p>
        </w:tc>
        <w:tc>
          <w:tcPr>
            <w:tcW w:w="1006" w:type="dxa"/>
            <w:tcBorders>
              <w:top w:val="nil"/>
              <w:left w:val="nil"/>
              <w:bottom w:val="nil"/>
              <w:right w:val="nil"/>
            </w:tcBorders>
            <w:noWrap/>
            <w:vAlign w:val="bottom"/>
            <w:hideMark/>
          </w:tcPr>
          <w:p w14:paraId="0A2A6B76"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w:t>
            </w:r>
          </w:p>
        </w:tc>
      </w:tr>
      <w:tr w:rsidR="00191AE4" w:rsidRPr="00191AE4" w14:paraId="256A02E4" w14:textId="77777777" w:rsidTr="001F73AC">
        <w:trPr>
          <w:trHeight w:val="300"/>
        </w:trPr>
        <w:tc>
          <w:tcPr>
            <w:tcW w:w="1613" w:type="dxa"/>
            <w:tcBorders>
              <w:top w:val="nil"/>
              <w:left w:val="nil"/>
              <w:bottom w:val="nil"/>
              <w:right w:val="nil"/>
            </w:tcBorders>
            <w:noWrap/>
            <w:vAlign w:val="bottom"/>
            <w:hideMark/>
          </w:tcPr>
          <w:p w14:paraId="1A6C8E17" w14:textId="1E300403"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 xml:space="preserve">American </w:t>
            </w:r>
            <w:r>
              <w:rPr>
                <w:rFonts w:ascii="Aptos Narrow" w:eastAsia="Times New Roman" w:hAnsi="Aptos Narrow" w:cs="Times New Roman"/>
                <w:color w:val="000000"/>
                <w:kern w:val="0"/>
                <w:sz w:val="18"/>
                <w:szCs w:val="18"/>
                <w14:ligatures w14:val="none"/>
              </w:rPr>
              <w:t>s</w:t>
            </w:r>
            <w:r w:rsidRPr="00191AE4">
              <w:rPr>
                <w:rFonts w:ascii="Aptos Narrow" w:eastAsia="Times New Roman" w:hAnsi="Aptos Narrow" w:cs="Times New Roman"/>
                <w:color w:val="000000"/>
                <w:kern w:val="0"/>
                <w:sz w:val="18"/>
                <w:szCs w:val="18"/>
                <w14:ligatures w14:val="none"/>
              </w:rPr>
              <w:t>had</w:t>
            </w:r>
          </w:p>
        </w:tc>
        <w:tc>
          <w:tcPr>
            <w:tcW w:w="2423" w:type="dxa"/>
            <w:tcBorders>
              <w:top w:val="nil"/>
              <w:left w:val="nil"/>
              <w:bottom w:val="nil"/>
              <w:right w:val="nil"/>
            </w:tcBorders>
            <w:noWrap/>
            <w:vAlign w:val="bottom"/>
            <w:hideMark/>
          </w:tcPr>
          <w:p w14:paraId="5193C4F9"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Alosa sapidissima</w:t>
            </w:r>
          </w:p>
        </w:tc>
        <w:tc>
          <w:tcPr>
            <w:tcW w:w="855" w:type="dxa"/>
            <w:tcBorders>
              <w:top w:val="nil"/>
              <w:left w:val="nil"/>
              <w:bottom w:val="nil"/>
              <w:right w:val="nil"/>
            </w:tcBorders>
            <w:noWrap/>
            <w:vAlign w:val="bottom"/>
            <w:hideMark/>
          </w:tcPr>
          <w:p w14:paraId="2CF85C46"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8</w:t>
            </w:r>
          </w:p>
        </w:tc>
        <w:tc>
          <w:tcPr>
            <w:tcW w:w="977" w:type="dxa"/>
            <w:gridSpan w:val="2"/>
            <w:tcBorders>
              <w:top w:val="nil"/>
              <w:left w:val="nil"/>
              <w:bottom w:val="nil"/>
              <w:right w:val="nil"/>
            </w:tcBorders>
            <w:noWrap/>
            <w:vAlign w:val="bottom"/>
            <w:hideMark/>
          </w:tcPr>
          <w:p w14:paraId="4EF8BEC6"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0.01</w:t>
            </w:r>
          </w:p>
        </w:tc>
        <w:tc>
          <w:tcPr>
            <w:tcW w:w="1334" w:type="dxa"/>
            <w:gridSpan w:val="2"/>
            <w:tcBorders>
              <w:top w:val="nil"/>
              <w:left w:val="nil"/>
              <w:bottom w:val="nil"/>
              <w:right w:val="nil"/>
            </w:tcBorders>
            <w:noWrap/>
            <w:vAlign w:val="bottom"/>
            <w:hideMark/>
          </w:tcPr>
          <w:p w14:paraId="37BB8780"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4</w:t>
            </w:r>
          </w:p>
        </w:tc>
        <w:tc>
          <w:tcPr>
            <w:tcW w:w="1152" w:type="dxa"/>
            <w:gridSpan w:val="2"/>
            <w:tcBorders>
              <w:top w:val="nil"/>
              <w:left w:val="nil"/>
              <w:bottom w:val="nil"/>
              <w:right w:val="nil"/>
            </w:tcBorders>
            <w:noWrap/>
            <w:vAlign w:val="bottom"/>
            <w:hideMark/>
          </w:tcPr>
          <w:p w14:paraId="3049FD9C"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0.6</w:t>
            </w:r>
          </w:p>
        </w:tc>
        <w:tc>
          <w:tcPr>
            <w:tcW w:w="1006" w:type="dxa"/>
            <w:tcBorders>
              <w:top w:val="nil"/>
              <w:left w:val="nil"/>
              <w:bottom w:val="nil"/>
              <w:right w:val="nil"/>
            </w:tcBorders>
            <w:noWrap/>
            <w:vAlign w:val="bottom"/>
            <w:hideMark/>
          </w:tcPr>
          <w:p w14:paraId="219327C9"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4</w:t>
            </w:r>
          </w:p>
        </w:tc>
      </w:tr>
      <w:tr w:rsidR="00191AE4" w:rsidRPr="00191AE4" w14:paraId="08443DB9" w14:textId="77777777" w:rsidTr="001F73AC">
        <w:trPr>
          <w:trHeight w:val="300"/>
        </w:trPr>
        <w:tc>
          <w:tcPr>
            <w:tcW w:w="1613" w:type="dxa"/>
            <w:tcBorders>
              <w:top w:val="nil"/>
              <w:left w:val="nil"/>
              <w:bottom w:val="nil"/>
              <w:right w:val="nil"/>
            </w:tcBorders>
            <w:noWrap/>
            <w:vAlign w:val="bottom"/>
            <w:hideMark/>
          </w:tcPr>
          <w:p w14:paraId="6EFDB97F" w14:textId="058D9A58"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l</w:t>
            </w:r>
            <w:r w:rsidRPr="00191AE4">
              <w:rPr>
                <w:rFonts w:ascii="Aptos Narrow" w:eastAsia="Times New Roman" w:hAnsi="Aptos Narrow" w:cs="Times New Roman"/>
                <w:color w:val="000000"/>
                <w:kern w:val="0"/>
                <w:sz w:val="18"/>
                <w:szCs w:val="18"/>
                <w14:ligatures w14:val="none"/>
              </w:rPr>
              <w:t xml:space="preserve">argemouth </w:t>
            </w:r>
            <w:r>
              <w:rPr>
                <w:rFonts w:ascii="Aptos Narrow" w:eastAsia="Times New Roman" w:hAnsi="Aptos Narrow" w:cs="Times New Roman"/>
                <w:color w:val="000000"/>
                <w:kern w:val="0"/>
                <w:sz w:val="18"/>
                <w:szCs w:val="18"/>
                <w14:ligatures w14:val="none"/>
              </w:rPr>
              <w:t>b</w:t>
            </w:r>
            <w:r w:rsidRPr="00191AE4">
              <w:rPr>
                <w:rFonts w:ascii="Aptos Narrow" w:eastAsia="Times New Roman" w:hAnsi="Aptos Narrow" w:cs="Times New Roman"/>
                <w:color w:val="000000"/>
                <w:kern w:val="0"/>
                <w:sz w:val="18"/>
                <w:szCs w:val="18"/>
                <w14:ligatures w14:val="none"/>
              </w:rPr>
              <w:t>ass</w:t>
            </w:r>
          </w:p>
        </w:tc>
        <w:tc>
          <w:tcPr>
            <w:tcW w:w="2423" w:type="dxa"/>
            <w:tcBorders>
              <w:top w:val="nil"/>
              <w:left w:val="nil"/>
              <w:bottom w:val="nil"/>
              <w:right w:val="nil"/>
            </w:tcBorders>
            <w:noWrap/>
            <w:vAlign w:val="bottom"/>
            <w:hideMark/>
          </w:tcPr>
          <w:p w14:paraId="16C220B8"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Micropterus salmoides</w:t>
            </w:r>
          </w:p>
        </w:tc>
        <w:tc>
          <w:tcPr>
            <w:tcW w:w="855" w:type="dxa"/>
            <w:tcBorders>
              <w:top w:val="nil"/>
              <w:left w:val="nil"/>
              <w:bottom w:val="nil"/>
              <w:right w:val="nil"/>
            </w:tcBorders>
            <w:noWrap/>
            <w:vAlign w:val="bottom"/>
            <w:hideMark/>
          </w:tcPr>
          <w:p w14:paraId="306DF5C2"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9</w:t>
            </w:r>
          </w:p>
        </w:tc>
        <w:tc>
          <w:tcPr>
            <w:tcW w:w="977" w:type="dxa"/>
            <w:gridSpan w:val="2"/>
            <w:tcBorders>
              <w:top w:val="nil"/>
              <w:left w:val="nil"/>
              <w:bottom w:val="nil"/>
              <w:right w:val="nil"/>
            </w:tcBorders>
            <w:noWrap/>
            <w:vAlign w:val="bottom"/>
            <w:hideMark/>
          </w:tcPr>
          <w:p w14:paraId="0579CED3"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0.01</w:t>
            </w:r>
          </w:p>
        </w:tc>
        <w:tc>
          <w:tcPr>
            <w:tcW w:w="1334" w:type="dxa"/>
            <w:gridSpan w:val="2"/>
            <w:tcBorders>
              <w:top w:val="nil"/>
              <w:left w:val="nil"/>
              <w:bottom w:val="nil"/>
              <w:right w:val="nil"/>
            </w:tcBorders>
            <w:noWrap/>
            <w:vAlign w:val="bottom"/>
            <w:hideMark/>
          </w:tcPr>
          <w:p w14:paraId="2D0022BC"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4</w:t>
            </w:r>
          </w:p>
        </w:tc>
        <w:tc>
          <w:tcPr>
            <w:tcW w:w="1152" w:type="dxa"/>
            <w:gridSpan w:val="2"/>
            <w:tcBorders>
              <w:top w:val="nil"/>
              <w:left w:val="nil"/>
              <w:bottom w:val="nil"/>
              <w:right w:val="nil"/>
            </w:tcBorders>
            <w:noWrap/>
            <w:vAlign w:val="bottom"/>
            <w:hideMark/>
          </w:tcPr>
          <w:p w14:paraId="794154F8"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0.6</w:t>
            </w:r>
          </w:p>
        </w:tc>
        <w:tc>
          <w:tcPr>
            <w:tcW w:w="1006" w:type="dxa"/>
            <w:tcBorders>
              <w:top w:val="nil"/>
              <w:left w:val="nil"/>
              <w:bottom w:val="nil"/>
              <w:right w:val="nil"/>
            </w:tcBorders>
            <w:noWrap/>
            <w:vAlign w:val="bottom"/>
            <w:hideMark/>
          </w:tcPr>
          <w:p w14:paraId="5A65A3A8"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3</w:t>
            </w:r>
          </w:p>
        </w:tc>
      </w:tr>
      <w:tr w:rsidR="00191AE4" w:rsidRPr="00191AE4" w14:paraId="07F70A14" w14:textId="77777777" w:rsidTr="001F73AC">
        <w:trPr>
          <w:trHeight w:val="300"/>
        </w:trPr>
        <w:tc>
          <w:tcPr>
            <w:tcW w:w="1613" w:type="dxa"/>
            <w:tcBorders>
              <w:top w:val="nil"/>
              <w:left w:val="nil"/>
              <w:bottom w:val="nil"/>
              <w:right w:val="nil"/>
            </w:tcBorders>
            <w:noWrap/>
            <w:vAlign w:val="bottom"/>
            <w:hideMark/>
          </w:tcPr>
          <w:p w14:paraId="3D00A5F1" w14:textId="66BBA357"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p</w:t>
            </w:r>
            <w:r w:rsidRPr="00191AE4">
              <w:rPr>
                <w:rFonts w:ascii="Aptos Narrow" w:eastAsia="Times New Roman" w:hAnsi="Aptos Narrow" w:cs="Times New Roman"/>
                <w:color w:val="000000"/>
                <w:kern w:val="0"/>
                <w:sz w:val="18"/>
                <w:szCs w:val="18"/>
                <w14:ligatures w14:val="none"/>
              </w:rPr>
              <w:t>ermit</w:t>
            </w:r>
          </w:p>
        </w:tc>
        <w:tc>
          <w:tcPr>
            <w:tcW w:w="2423" w:type="dxa"/>
            <w:tcBorders>
              <w:top w:val="nil"/>
              <w:left w:val="nil"/>
              <w:bottom w:val="nil"/>
              <w:right w:val="nil"/>
            </w:tcBorders>
            <w:noWrap/>
            <w:vAlign w:val="bottom"/>
            <w:hideMark/>
          </w:tcPr>
          <w:p w14:paraId="5CEAF02E"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Trachinotus falcatus</w:t>
            </w:r>
          </w:p>
        </w:tc>
        <w:tc>
          <w:tcPr>
            <w:tcW w:w="855" w:type="dxa"/>
            <w:tcBorders>
              <w:top w:val="nil"/>
              <w:left w:val="nil"/>
              <w:bottom w:val="nil"/>
              <w:right w:val="nil"/>
            </w:tcBorders>
            <w:noWrap/>
            <w:vAlign w:val="bottom"/>
            <w:hideMark/>
          </w:tcPr>
          <w:p w14:paraId="3C0D088D"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9</w:t>
            </w:r>
          </w:p>
        </w:tc>
        <w:tc>
          <w:tcPr>
            <w:tcW w:w="977" w:type="dxa"/>
            <w:gridSpan w:val="2"/>
            <w:tcBorders>
              <w:top w:val="nil"/>
              <w:left w:val="nil"/>
              <w:bottom w:val="nil"/>
              <w:right w:val="nil"/>
            </w:tcBorders>
            <w:noWrap/>
            <w:vAlign w:val="bottom"/>
            <w:hideMark/>
          </w:tcPr>
          <w:p w14:paraId="5B0DDC04"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0.01</w:t>
            </w:r>
          </w:p>
        </w:tc>
        <w:tc>
          <w:tcPr>
            <w:tcW w:w="1334" w:type="dxa"/>
            <w:gridSpan w:val="2"/>
            <w:tcBorders>
              <w:top w:val="nil"/>
              <w:left w:val="nil"/>
              <w:bottom w:val="nil"/>
              <w:right w:val="nil"/>
            </w:tcBorders>
            <w:noWrap/>
            <w:vAlign w:val="bottom"/>
            <w:hideMark/>
          </w:tcPr>
          <w:p w14:paraId="3DBE7AA4"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w:t>
            </w:r>
          </w:p>
        </w:tc>
        <w:tc>
          <w:tcPr>
            <w:tcW w:w="1152" w:type="dxa"/>
            <w:gridSpan w:val="2"/>
            <w:tcBorders>
              <w:top w:val="nil"/>
              <w:left w:val="nil"/>
              <w:bottom w:val="nil"/>
              <w:right w:val="nil"/>
            </w:tcBorders>
            <w:noWrap/>
            <w:vAlign w:val="bottom"/>
            <w:hideMark/>
          </w:tcPr>
          <w:p w14:paraId="4F73C2B7"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0.3</w:t>
            </w:r>
          </w:p>
        </w:tc>
        <w:tc>
          <w:tcPr>
            <w:tcW w:w="1006" w:type="dxa"/>
            <w:tcBorders>
              <w:top w:val="nil"/>
              <w:left w:val="nil"/>
              <w:bottom w:val="nil"/>
              <w:right w:val="nil"/>
            </w:tcBorders>
            <w:noWrap/>
            <w:vAlign w:val="bottom"/>
            <w:hideMark/>
          </w:tcPr>
          <w:p w14:paraId="2701B7DB"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w:t>
            </w:r>
          </w:p>
        </w:tc>
      </w:tr>
      <w:tr w:rsidR="00191AE4" w:rsidRPr="00191AE4" w14:paraId="332AAAFF" w14:textId="77777777" w:rsidTr="001F73AC">
        <w:trPr>
          <w:trHeight w:val="300"/>
        </w:trPr>
        <w:tc>
          <w:tcPr>
            <w:tcW w:w="1613" w:type="dxa"/>
            <w:tcBorders>
              <w:top w:val="nil"/>
              <w:left w:val="nil"/>
              <w:bottom w:val="nil"/>
              <w:right w:val="nil"/>
            </w:tcBorders>
            <w:noWrap/>
            <w:vAlign w:val="bottom"/>
            <w:hideMark/>
          </w:tcPr>
          <w:p w14:paraId="2B4A599D" w14:textId="1CE66ACA"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 xml:space="preserve">Atlantic </w:t>
            </w:r>
            <w:r>
              <w:rPr>
                <w:rFonts w:ascii="Aptos Narrow" w:eastAsia="Times New Roman" w:hAnsi="Aptos Narrow" w:cs="Times New Roman"/>
                <w:color w:val="000000"/>
                <w:kern w:val="0"/>
                <w:sz w:val="18"/>
                <w:szCs w:val="18"/>
                <w14:ligatures w14:val="none"/>
              </w:rPr>
              <w:t>c</w:t>
            </w:r>
            <w:r w:rsidRPr="00191AE4">
              <w:rPr>
                <w:rFonts w:ascii="Aptos Narrow" w:eastAsia="Times New Roman" w:hAnsi="Aptos Narrow" w:cs="Times New Roman"/>
                <w:color w:val="000000"/>
                <w:kern w:val="0"/>
                <w:sz w:val="18"/>
                <w:szCs w:val="18"/>
                <w14:ligatures w14:val="none"/>
              </w:rPr>
              <w:t>od</w:t>
            </w:r>
          </w:p>
        </w:tc>
        <w:tc>
          <w:tcPr>
            <w:tcW w:w="2423" w:type="dxa"/>
            <w:tcBorders>
              <w:top w:val="nil"/>
              <w:left w:val="nil"/>
              <w:bottom w:val="nil"/>
              <w:right w:val="nil"/>
            </w:tcBorders>
            <w:noWrap/>
            <w:vAlign w:val="bottom"/>
            <w:hideMark/>
          </w:tcPr>
          <w:p w14:paraId="5E5CA64A"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Gadus morhua</w:t>
            </w:r>
          </w:p>
        </w:tc>
        <w:tc>
          <w:tcPr>
            <w:tcW w:w="855" w:type="dxa"/>
            <w:tcBorders>
              <w:top w:val="nil"/>
              <w:left w:val="nil"/>
              <w:bottom w:val="nil"/>
              <w:right w:val="nil"/>
            </w:tcBorders>
            <w:noWrap/>
            <w:vAlign w:val="bottom"/>
            <w:hideMark/>
          </w:tcPr>
          <w:p w14:paraId="23643EF3"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10</w:t>
            </w:r>
          </w:p>
        </w:tc>
        <w:tc>
          <w:tcPr>
            <w:tcW w:w="977" w:type="dxa"/>
            <w:gridSpan w:val="2"/>
            <w:tcBorders>
              <w:top w:val="nil"/>
              <w:left w:val="nil"/>
              <w:bottom w:val="nil"/>
              <w:right w:val="nil"/>
            </w:tcBorders>
            <w:noWrap/>
            <w:vAlign w:val="bottom"/>
            <w:hideMark/>
          </w:tcPr>
          <w:p w14:paraId="57CFB07D"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0.01</w:t>
            </w:r>
          </w:p>
        </w:tc>
        <w:tc>
          <w:tcPr>
            <w:tcW w:w="1334" w:type="dxa"/>
            <w:gridSpan w:val="2"/>
            <w:tcBorders>
              <w:top w:val="nil"/>
              <w:left w:val="nil"/>
              <w:bottom w:val="nil"/>
              <w:right w:val="nil"/>
            </w:tcBorders>
            <w:noWrap/>
            <w:vAlign w:val="bottom"/>
            <w:hideMark/>
          </w:tcPr>
          <w:p w14:paraId="55B29ECC"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w:t>
            </w:r>
          </w:p>
        </w:tc>
        <w:tc>
          <w:tcPr>
            <w:tcW w:w="1152" w:type="dxa"/>
            <w:gridSpan w:val="2"/>
            <w:tcBorders>
              <w:top w:val="nil"/>
              <w:left w:val="nil"/>
              <w:bottom w:val="nil"/>
              <w:right w:val="nil"/>
            </w:tcBorders>
            <w:noWrap/>
            <w:vAlign w:val="bottom"/>
            <w:hideMark/>
          </w:tcPr>
          <w:p w14:paraId="4082EDD2"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0.3</w:t>
            </w:r>
          </w:p>
        </w:tc>
        <w:tc>
          <w:tcPr>
            <w:tcW w:w="1006" w:type="dxa"/>
            <w:tcBorders>
              <w:top w:val="nil"/>
              <w:left w:val="nil"/>
              <w:bottom w:val="nil"/>
              <w:right w:val="nil"/>
            </w:tcBorders>
            <w:noWrap/>
            <w:vAlign w:val="bottom"/>
            <w:hideMark/>
          </w:tcPr>
          <w:p w14:paraId="79EA78D6"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w:t>
            </w:r>
          </w:p>
        </w:tc>
      </w:tr>
      <w:tr w:rsidR="00191AE4" w:rsidRPr="00191AE4" w14:paraId="1E8A1F54" w14:textId="77777777" w:rsidTr="001F73AC">
        <w:trPr>
          <w:trHeight w:val="300"/>
        </w:trPr>
        <w:tc>
          <w:tcPr>
            <w:tcW w:w="1613" w:type="dxa"/>
            <w:tcBorders>
              <w:top w:val="nil"/>
              <w:left w:val="nil"/>
              <w:bottom w:val="nil"/>
              <w:right w:val="nil"/>
            </w:tcBorders>
            <w:noWrap/>
            <w:vAlign w:val="bottom"/>
            <w:hideMark/>
          </w:tcPr>
          <w:p w14:paraId="06EEB8DB" w14:textId="40D2F86B"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w</w:t>
            </w:r>
            <w:r w:rsidRPr="00191AE4">
              <w:rPr>
                <w:rFonts w:ascii="Aptos Narrow" w:eastAsia="Times New Roman" w:hAnsi="Aptos Narrow" w:cs="Times New Roman"/>
                <w:color w:val="000000"/>
                <w:kern w:val="0"/>
                <w:sz w:val="18"/>
                <w:szCs w:val="18"/>
                <w14:ligatures w14:val="none"/>
              </w:rPr>
              <w:t xml:space="preserve">hite </w:t>
            </w:r>
            <w:r>
              <w:rPr>
                <w:rFonts w:ascii="Aptos Narrow" w:eastAsia="Times New Roman" w:hAnsi="Aptos Narrow" w:cs="Times New Roman"/>
                <w:color w:val="000000"/>
                <w:kern w:val="0"/>
                <w:sz w:val="18"/>
                <w:szCs w:val="18"/>
                <w14:ligatures w14:val="none"/>
              </w:rPr>
              <w:t>w</w:t>
            </w:r>
            <w:r w:rsidRPr="00191AE4">
              <w:rPr>
                <w:rFonts w:ascii="Aptos Narrow" w:eastAsia="Times New Roman" w:hAnsi="Aptos Narrow" w:cs="Times New Roman"/>
                <w:color w:val="000000"/>
                <w:kern w:val="0"/>
                <w:sz w:val="18"/>
                <w:szCs w:val="18"/>
                <w14:ligatures w14:val="none"/>
              </w:rPr>
              <w:t>ucker</w:t>
            </w:r>
          </w:p>
        </w:tc>
        <w:tc>
          <w:tcPr>
            <w:tcW w:w="2423" w:type="dxa"/>
            <w:tcBorders>
              <w:top w:val="nil"/>
              <w:left w:val="nil"/>
              <w:bottom w:val="nil"/>
              <w:right w:val="nil"/>
            </w:tcBorders>
            <w:noWrap/>
            <w:vAlign w:val="bottom"/>
            <w:hideMark/>
          </w:tcPr>
          <w:p w14:paraId="0F36503A"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Catostomus commersonii</w:t>
            </w:r>
          </w:p>
        </w:tc>
        <w:tc>
          <w:tcPr>
            <w:tcW w:w="855" w:type="dxa"/>
            <w:tcBorders>
              <w:top w:val="nil"/>
              <w:left w:val="nil"/>
              <w:bottom w:val="nil"/>
              <w:right w:val="nil"/>
            </w:tcBorders>
            <w:noWrap/>
            <w:vAlign w:val="bottom"/>
            <w:hideMark/>
          </w:tcPr>
          <w:p w14:paraId="31B06A0F"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19</w:t>
            </w:r>
          </w:p>
        </w:tc>
        <w:tc>
          <w:tcPr>
            <w:tcW w:w="977" w:type="dxa"/>
            <w:gridSpan w:val="2"/>
            <w:tcBorders>
              <w:top w:val="nil"/>
              <w:left w:val="nil"/>
              <w:bottom w:val="nil"/>
              <w:right w:val="nil"/>
            </w:tcBorders>
            <w:noWrap/>
            <w:vAlign w:val="bottom"/>
            <w:hideMark/>
          </w:tcPr>
          <w:p w14:paraId="57E182A3"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0.01</w:t>
            </w:r>
          </w:p>
        </w:tc>
        <w:tc>
          <w:tcPr>
            <w:tcW w:w="1334" w:type="dxa"/>
            <w:gridSpan w:val="2"/>
            <w:tcBorders>
              <w:top w:val="nil"/>
              <w:left w:val="nil"/>
              <w:bottom w:val="nil"/>
              <w:right w:val="nil"/>
            </w:tcBorders>
            <w:noWrap/>
            <w:vAlign w:val="bottom"/>
            <w:hideMark/>
          </w:tcPr>
          <w:p w14:paraId="015D821B"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6</w:t>
            </w:r>
          </w:p>
        </w:tc>
        <w:tc>
          <w:tcPr>
            <w:tcW w:w="1152" w:type="dxa"/>
            <w:gridSpan w:val="2"/>
            <w:tcBorders>
              <w:top w:val="nil"/>
              <w:left w:val="nil"/>
              <w:bottom w:val="nil"/>
              <w:right w:val="nil"/>
            </w:tcBorders>
            <w:noWrap/>
            <w:vAlign w:val="bottom"/>
            <w:hideMark/>
          </w:tcPr>
          <w:p w14:paraId="7B5505F2"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0.9</w:t>
            </w:r>
          </w:p>
        </w:tc>
        <w:tc>
          <w:tcPr>
            <w:tcW w:w="1006" w:type="dxa"/>
            <w:tcBorders>
              <w:top w:val="nil"/>
              <w:left w:val="nil"/>
              <w:bottom w:val="nil"/>
              <w:right w:val="nil"/>
            </w:tcBorders>
            <w:noWrap/>
            <w:vAlign w:val="bottom"/>
            <w:hideMark/>
          </w:tcPr>
          <w:p w14:paraId="07D20157"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5</w:t>
            </w:r>
          </w:p>
        </w:tc>
      </w:tr>
      <w:tr w:rsidR="00191AE4" w:rsidRPr="00191AE4" w14:paraId="6E9AB97A" w14:textId="77777777" w:rsidTr="001F73AC">
        <w:trPr>
          <w:trHeight w:val="300"/>
        </w:trPr>
        <w:tc>
          <w:tcPr>
            <w:tcW w:w="1613" w:type="dxa"/>
            <w:tcBorders>
              <w:top w:val="nil"/>
              <w:left w:val="nil"/>
              <w:bottom w:val="nil"/>
              <w:right w:val="nil"/>
            </w:tcBorders>
            <w:noWrap/>
            <w:vAlign w:val="bottom"/>
            <w:hideMark/>
          </w:tcPr>
          <w:p w14:paraId="33E0A040" w14:textId="6B9BB90C"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b</w:t>
            </w:r>
            <w:r w:rsidRPr="00191AE4">
              <w:rPr>
                <w:rFonts w:ascii="Aptos Narrow" w:eastAsia="Times New Roman" w:hAnsi="Aptos Narrow" w:cs="Times New Roman"/>
                <w:color w:val="000000"/>
                <w:kern w:val="0"/>
                <w:sz w:val="18"/>
                <w:szCs w:val="18"/>
                <w14:ligatures w14:val="none"/>
              </w:rPr>
              <w:t xml:space="preserve">lueback </w:t>
            </w:r>
            <w:r>
              <w:rPr>
                <w:rFonts w:ascii="Aptos Narrow" w:eastAsia="Times New Roman" w:hAnsi="Aptos Narrow" w:cs="Times New Roman"/>
                <w:color w:val="000000"/>
                <w:kern w:val="0"/>
                <w:sz w:val="18"/>
                <w:szCs w:val="18"/>
                <w14:ligatures w14:val="none"/>
              </w:rPr>
              <w:t>h</w:t>
            </w:r>
            <w:r w:rsidRPr="00191AE4">
              <w:rPr>
                <w:rFonts w:ascii="Aptos Narrow" w:eastAsia="Times New Roman" w:hAnsi="Aptos Narrow" w:cs="Times New Roman"/>
                <w:color w:val="000000"/>
                <w:kern w:val="0"/>
                <w:sz w:val="18"/>
                <w:szCs w:val="18"/>
                <w14:ligatures w14:val="none"/>
              </w:rPr>
              <w:t>erring</w:t>
            </w:r>
          </w:p>
        </w:tc>
        <w:tc>
          <w:tcPr>
            <w:tcW w:w="2423" w:type="dxa"/>
            <w:tcBorders>
              <w:top w:val="nil"/>
              <w:left w:val="nil"/>
              <w:bottom w:val="nil"/>
              <w:right w:val="nil"/>
            </w:tcBorders>
            <w:noWrap/>
            <w:vAlign w:val="bottom"/>
            <w:hideMark/>
          </w:tcPr>
          <w:p w14:paraId="4B707CB5"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Alosa aestivalis</w:t>
            </w:r>
          </w:p>
        </w:tc>
        <w:tc>
          <w:tcPr>
            <w:tcW w:w="855" w:type="dxa"/>
            <w:tcBorders>
              <w:top w:val="nil"/>
              <w:left w:val="nil"/>
              <w:bottom w:val="nil"/>
              <w:right w:val="nil"/>
            </w:tcBorders>
            <w:noWrap/>
            <w:vAlign w:val="bottom"/>
            <w:hideMark/>
          </w:tcPr>
          <w:p w14:paraId="356D1434"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20</w:t>
            </w:r>
          </w:p>
        </w:tc>
        <w:tc>
          <w:tcPr>
            <w:tcW w:w="977" w:type="dxa"/>
            <w:gridSpan w:val="2"/>
            <w:tcBorders>
              <w:top w:val="nil"/>
              <w:left w:val="nil"/>
              <w:bottom w:val="nil"/>
              <w:right w:val="nil"/>
            </w:tcBorders>
            <w:noWrap/>
            <w:vAlign w:val="bottom"/>
            <w:hideMark/>
          </w:tcPr>
          <w:p w14:paraId="34ACF0AC"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0.01</w:t>
            </w:r>
          </w:p>
        </w:tc>
        <w:tc>
          <w:tcPr>
            <w:tcW w:w="1334" w:type="dxa"/>
            <w:gridSpan w:val="2"/>
            <w:tcBorders>
              <w:top w:val="nil"/>
              <w:left w:val="nil"/>
              <w:bottom w:val="nil"/>
              <w:right w:val="nil"/>
            </w:tcBorders>
            <w:noWrap/>
            <w:vAlign w:val="bottom"/>
            <w:hideMark/>
          </w:tcPr>
          <w:p w14:paraId="6999D1E5"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6</w:t>
            </w:r>
          </w:p>
        </w:tc>
        <w:tc>
          <w:tcPr>
            <w:tcW w:w="1152" w:type="dxa"/>
            <w:gridSpan w:val="2"/>
            <w:tcBorders>
              <w:top w:val="nil"/>
              <w:left w:val="nil"/>
              <w:bottom w:val="nil"/>
              <w:right w:val="nil"/>
            </w:tcBorders>
            <w:noWrap/>
            <w:vAlign w:val="bottom"/>
            <w:hideMark/>
          </w:tcPr>
          <w:p w14:paraId="4D162F1C"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0.9</w:t>
            </w:r>
          </w:p>
        </w:tc>
        <w:tc>
          <w:tcPr>
            <w:tcW w:w="1006" w:type="dxa"/>
            <w:tcBorders>
              <w:top w:val="nil"/>
              <w:left w:val="nil"/>
              <w:bottom w:val="nil"/>
              <w:right w:val="nil"/>
            </w:tcBorders>
            <w:noWrap/>
            <w:vAlign w:val="bottom"/>
            <w:hideMark/>
          </w:tcPr>
          <w:p w14:paraId="671A14BE"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3</w:t>
            </w:r>
          </w:p>
        </w:tc>
      </w:tr>
      <w:tr w:rsidR="00191AE4" w:rsidRPr="00191AE4" w14:paraId="1D562437" w14:textId="77777777" w:rsidTr="001F73AC">
        <w:trPr>
          <w:trHeight w:val="300"/>
        </w:trPr>
        <w:tc>
          <w:tcPr>
            <w:tcW w:w="1613" w:type="dxa"/>
            <w:tcBorders>
              <w:top w:val="nil"/>
              <w:left w:val="nil"/>
              <w:bottom w:val="nil"/>
              <w:right w:val="nil"/>
            </w:tcBorders>
            <w:noWrap/>
            <w:vAlign w:val="bottom"/>
            <w:hideMark/>
          </w:tcPr>
          <w:p w14:paraId="40CA7235" w14:textId="1BB5594E"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l</w:t>
            </w:r>
            <w:r w:rsidRPr="00191AE4">
              <w:rPr>
                <w:rFonts w:ascii="Aptos Narrow" w:eastAsia="Times New Roman" w:hAnsi="Aptos Narrow" w:cs="Times New Roman"/>
                <w:color w:val="000000"/>
                <w:kern w:val="0"/>
                <w:sz w:val="18"/>
                <w:szCs w:val="18"/>
                <w14:ligatures w14:val="none"/>
              </w:rPr>
              <w:t xml:space="preserve">onghorn </w:t>
            </w:r>
            <w:r>
              <w:rPr>
                <w:rFonts w:ascii="Aptos Narrow" w:eastAsia="Times New Roman" w:hAnsi="Aptos Narrow" w:cs="Times New Roman"/>
                <w:color w:val="000000"/>
                <w:kern w:val="0"/>
                <w:sz w:val="18"/>
                <w:szCs w:val="18"/>
                <w14:ligatures w14:val="none"/>
              </w:rPr>
              <w:t>s</w:t>
            </w:r>
            <w:r w:rsidRPr="00191AE4">
              <w:rPr>
                <w:rFonts w:ascii="Aptos Narrow" w:eastAsia="Times New Roman" w:hAnsi="Aptos Narrow" w:cs="Times New Roman"/>
                <w:color w:val="000000"/>
                <w:kern w:val="0"/>
                <w:sz w:val="18"/>
                <w:szCs w:val="18"/>
                <w14:ligatures w14:val="none"/>
              </w:rPr>
              <w:t>culpin</w:t>
            </w:r>
          </w:p>
        </w:tc>
        <w:tc>
          <w:tcPr>
            <w:tcW w:w="2423" w:type="dxa"/>
            <w:tcBorders>
              <w:top w:val="nil"/>
              <w:left w:val="nil"/>
              <w:bottom w:val="nil"/>
              <w:right w:val="nil"/>
            </w:tcBorders>
            <w:noWrap/>
            <w:vAlign w:val="bottom"/>
            <w:hideMark/>
          </w:tcPr>
          <w:p w14:paraId="318C42E2"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Myoxocephalus octodecemspinosus</w:t>
            </w:r>
          </w:p>
        </w:tc>
        <w:tc>
          <w:tcPr>
            <w:tcW w:w="855" w:type="dxa"/>
            <w:tcBorders>
              <w:top w:val="nil"/>
              <w:left w:val="nil"/>
              <w:bottom w:val="nil"/>
              <w:right w:val="nil"/>
            </w:tcBorders>
            <w:noWrap/>
            <w:vAlign w:val="bottom"/>
            <w:hideMark/>
          </w:tcPr>
          <w:p w14:paraId="6CEE9398"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20</w:t>
            </w:r>
          </w:p>
        </w:tc>
        <w:tc>
          <w:tcPr>
            <w:tcW w:w="977" w:type="dxa"/>
            <w:gridSpan w:val="2"/>
            <w:tcBorders>
              <w:top w:val="nil"/>
              <w:left w:val="nil"/>
              <w:bottom w:val="nil"/>
              <w:right w:val="nil"/>
            </w:tcBorders>
            <w:noWrap/>
            <w:vAlign w:val="bottom"/>
            <w:hideMark/>
          </w:tcPr>
          <w:p w14:paraId="17A1109A"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0.01</w:t>
            </w:r>
          </w:p>
        </w:tc>
        <w:tc>
          <w:tcPr>
            <w:tcW w:w="1334" w:type="dxa"/>
            <w:gridSpan w:val="2"/>
            <w:tcBorders>
              <w:top w:val="nil"/>
              <w:left w:val="nil"/>
              <w:bottom w:val="nil"/>
              <w:right w:val="nil"/>
            </w:tcBorders>
            <w:noWrap/>
            <w:vAlign w:val="bottom"/>
            <w:hideMark/>
          </w:tcPr>
          <w:p w14:paraId="1906AA75"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7</w:t>
            </w:r>
          </w:p>
        </w:tc>
        <w:tc>
          <w:tcPr>
            <w:tcW w:w="1152" w:type="dxa"/>
            <w:gridSpan w:val="2"/>
            <w:tcBorders>
              <w:top w:val="nil"/>
              <w:left w:val="nil"/>
              <w:bottom w:val="nil"/>
              <w:right w:val="nil"/>
            </w:tcBorders>
            <w:noWrap/>
            <w:vAlign w:val="bottom"/>
            <w:hideMark/>
          </w:tcPr>
          <w:p w14:paraId="2FC5FB0F"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1.1</w:t>
            </w:r>
          </w:p>
        </w:tc>
        <w:tc>
          <w:tcPr>
            <w:tcW w:w="1006" w:type="dxa"/>
            <w:tcBorders>
              <w:top w:val="nil"/>
              <w:left w:val="nil"/>
              <w:bottom w:val="nil"/>
              <w:right w:val="nil"/>
            </w:tcBorders>
            <w:noWrap/>
            <w:vAlign w:val="bottom"/>
            <w:hideMark/>
          </w:tcPr>
          <w:p w14:paraId="593D3CE6"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w:t>
            </w:r>
          </w:p>
        </w:tc>
      </w:tr>
      <w:tr w:rsidR="00191AE4" w:rsidRPr="00191AE4" w14:paraId="14699271" w14:textId="77777777" w:rsidTr="001F73AC">
        <w:trPr>
          <w:trHeight w:val="300"/>
        </w:trPr>
        <w:tc>
          <w:tcPr>
            <w:tcW w:w="1613" w:type="dxa"/>
            <w:tcBorders>
              <w:top w:val="nil"/>
              <w:left w:val="nil"/>
              <w:bottom w:val="nil"/>
              <w:right w:val="nil"/>
            </w:tcBorders>
            <w:noWrap/>
            <w:vAlign w:val="bottom"/>
            <w:hideMark/>
          </w:tcPr>
          <w:p w14:paraId="0CB81199" w14:textId="2CC8BD3A"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t</w:t>
            </w:r>
            <w:r w:rsidRPr="00191AE4">
              <w:rPr>
                <w:rFonts w:ascii="Aptos Narrow" w:eastAsia="Times New Roman" w:hAnsi="Aptos Narrow" w:cs="Times New Roman"/>
                <w:color w:val="000000"/>
                <w:kern w:val="0"/>
                <w:sz w:val="18"/>
                <w:szCs w:val="18"/>
                <w14:ligatures w14:val="none"/>
              </w:rPr>
              <w:t xml:space="preserve">hreespine </w:t>
            </w:r>
            <w:r>
              <w:rPr>
                <w:rFonts w:ascii="Aptos Narrow" w:eastAsia="Times New Roman" w:hAnsi="Aptos Narrow" w:cs="Times New Roman"/>
                <w:color w:val="000000"/>
                <w:kern w:val="0"/>
                <w:sz w:val="18"/>
                <w:szCs w:val="18"/>
                <w14:ligatures w14:val="none"/>
              </w:rPr>
              <w:t>s</w:t>
            </w:r>
            <w:r w:rsidRPr="00191AE4">
              <w:rPr>
                <w:rFonts w:ascii="Aptos Narrow" w:eastAsia="Times New Roman" w:hAnsi="Aptos Narrow" w:cs="Times New Roman"/>
                <w:color w:val="000000"/>
                <w:kern w:val="0"/>
                <w:sz w:val="18"/>
                <w:szCs w:val="18"/>
                <w14:ligatures w14:val="none"/>
              </w:rPr>
              <w:t>tickleback</w:t>
            </w:r>
          </w:p>
        </w:tc>
        <w:tc>
          <w:tcPr>
            <w:tcW w:w="2423" w:type="dxa"/>
            <w:tcBorders>
              <w:top w:val="nil"/>
              <w:left w:val="nil"/>
              <w:bottom w:val="nil"/>
              <w:right w:val="nil"/>
            </w:tcBorders>
            <w:noWrap/>
            <w:vAlign w:val="bottom"/>
            <w:hideMark/>
          </w:tcPr>
          <w:p w14:paraId="0C87D63A"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Gasterosteus aculeatus</w:t>
            </w:r>
          </w:p>
        </w:tc>
        <w:tc>
          <w:tcPr>
            <w:tcW w:w="855" w:type="dxa"/>
            <w:tcBorders>
              <w:top w:val="nil"/>
              <w:left w:val="nil"/>
              <w:bottom w:val="nil"/>
              <w:right w:val="nil"/>
            </w:tcBorders>
            <w:noWrap/>
            <w:vAlign w:val="bottom"/>
            <w:hideMark/>
          </w:tcPr>
          <w:p w14:paraId="52323906"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21</w:t>
            </w:r>
          </w:p>
        </w:tc>
        <w:tc>
          <w:tcPr>
            <w:tcW w:w="977" w:type="dxa"/>
            <w:gridSpan w:val="2"/>
            <w:tcBorders>
              <w:top w:val="nil"/>
              <w:left w:val="nil"/>
              <w:bottom w:val="nil"/>
              <w:right w:val="nil"/>
            </w:tcBorders>
            <w:noWrap/>
            <w:vAlign w:val="bottom"/>
            <w:hideMark/>
          </w:tcPr>
          <w:p w14:paraId="6BC27FBB"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0.01</w:t>
            </w:r>
          </w:p>
        </w:tc>
        <w:tc>
          <w:tcPr>
            <w:tcW w:w="1334" w:type="dxa"/>
            <w:gridSpan w:val="2"/>
            <w:tcBorders>
              <w:top w:val="nil"/>
              <w:left w:val="nil"/>
              <w:bottom w:val="nil"/>
              <w:right w:val="nil"/>
            </w:tcBorders>
            <w:noWrap/>
            <w:vAlign w:val="bottom"/>
            <w:hideMark/>
          </w:tcPr>
          <w:p w14:paraId="1FAB1FFF"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15</w:t>
            </w:r>
          </w:p>
        </w:tc>
        <w:tc>
          <w:tcPr>
            <w:tcW w:w="1152" w:type="dxa"/>
            <w:gridSpan w:val="2"/>
            <w:tcBorders>
              <w:top w:val="nil"/>
              <w:left w:val="nil"/>
              <w:bottom w:val="nil"/>
              <w:right w:val="nil"/>
            </w:tcBorders>
            <w:noWrap/>
            <w:vAlign w:val="bottom"/>
            <w:hideMark/>
          </w:tcPr>
          <w:p w14:paraId="02F7453E"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2.3</w:t>
            </w:r>
          </w:p>
        </w:tc>
        <w:tc>
          <w:tcPr>
            <w:tcW w:w="1006" w:type="dxa"/>
            <w:tcBorders>
              <w:top w:val="nil"/>
              <w:left w:val="nil"/>
              <w:bottom w:val="nil"/>
              <w:right w:val="nil"/>
            </w:tcBorders>
            <w:noWrap/>
            <w:vAlign w:val="bottom"/>
            <w:hideMark/>
          </w:tcPr>
          <w:p w14:paraId="63281990"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7</w:t>
            </w:r>
          </w:p>
        </w:tc>
      </w:tr>
      <w:tr w:rsidR="00191AE4" w:rsidRPr="00191AE4" w14:paraId="11100641" w14:textId="77777777" w:rsidTr="001F73AC">
        <w:trPr>
          <w:trHeight w:val="300"/>
        </w:trPr>
        <w:tc>
          <w:tcPr>
            <w:tcW w:w="1613" w:type="dxa"/>
            <w:tcBorders>
              <w:top w:val="nil"/>
              <w:left w:val="nil"/>
              <w:bottom w:val="nil"/>
              <w:right w:val="nil"/>
            </w:tcBorders>
            <w:noWrap/>
            <w:vAlign w:val="bottom"/>
            <w:hideMark/>
          </w:tcPr>
          <w:p w14:paraId="3123BD76" w14:textId="20894A6E"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r</w:t>
            </w:r>
            <w:r w:rsidRPr="00191AE4">
              <w:rPr>
                <w:rFonts w:ascii="Aptos Narrow" w:eastAsia="Times New Roman" w:hAnsi="Aptos Narrow" w:cs="Times New Roman"/>
                <w:color w:val="000000"/>
                <w:kern w:val="0"/>
                <w:sz w:val="18"/>
                <w:szCs w:val="18"/>
                <w14:ligatures w14:val="none"/>
              </w:rPr>
              <w:t xml:space="preserve">ock </w:t>
            </w:r>
            <w:r>
              <w:rPr>
                <w:rFonts w:ascii="Aptos Narrow" w:eastAsia="Times New Roman" w:hAnsi="Aptos Narrow" w:cs="Times New Roman"/>
                <w:color w:val="000000"/>
                <w:kern w:val="0"/>
                <w:sz w:val="18"/>
                <w:szCs w:val="18"/>
                <w14:ligatures w14:val="none"/>
              </w:rPr>
              <w:t>g</w:t>
            </w:r>
            <w:r w:rsidRPr="00191AE4">
              <w:rPr>
                <w:rFonts w:ascii="Aptos Narrow" w:eastAsia="Times New Roman" w:hAnsi="Aptos Narrow" w:cs="Times New Roman"/>
                <w:color w:val="000000"/>
                <w:kern w:val="0"/>
                <w:sz w:val="18"/>
                <w:szCs w:val="18"/>
                <w14:ligatures w14:val="none"/>
              </w:rPr>
              <w:t>unnel</w:t>
            </w:r>
          </w:p>
        </w:tc>
        <w:tc>
          <w:tcPr>
            <w:tcW w:w="2423" w:type="dxa"/>
            <w:tcBorders>
              <w:top w:val="nil"/>
              <w:left w:val="nil"/>
              <w:bottom w:val="nil"/>
              <w:right w:val="nil"/>
            </w:tcBorders>
            <w:noWrap/>
            <w:vAlign w:val="bottom"/>
            <w:hideMark/>
          </w:tcPr>
          <w:p w14:paraId="43282B7D"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Pholis gunnellus</w:t>
            </w:r>
          </w:p>
        </w:tc>
        <w:tc>
          <w:tcPr>
            <w:tcW w:w="855" w:type="dxa"/>
            <w:tcBorders>
              <w:top w:val="nil"/>
              <w:left w:val="nil"/>
              <w:bottom w:val="nil"/>
              <w:right w:val="nil"/>
            </w:tcBorders>
            <w:noWrap/>
            <w:vAlign w:val="bottom"/>
            <w:hideMark/>
          </w:tcPr>
          <w:p w14:paraId="77192928"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25</w:t>
            </w:r>
          </w:p>
        </w:tc>
        <w:tc>
          <w:tcPr>
            <w:tcW w:w="977" w:type="dxa"/>
            <w:gridSpan w:val="2"/>
            <w:tcBorders>
              <w:top w:val="nil"/>
              <w:left w:val="nil"/>
              <w:bottom w:val="nil"/>
              <w:right w:val="nil"/>
            </w:tcBorders>
            <w:noWrap/>
            <w:vAlign w:val="bottom"/>
            <w:hideMark/>
          </w:tcPr>
          <w:p w14:paraId="1B4CE011"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0.02</w:t>
            </w:r>
          </w:p>
        </w:tc>
        <w:tc>
          <w:tcPr>
            <w:tcW w:w="1334" w:type="dxa"/>
            <w:gridSpan w:val="2"/>
            <w:tcBorders>
              <w:top w:val="nil"/>
              <w:left w:val="nil"/>
              <w:bottom w:val="nil"/>
              <w:right w:val="nil"/>
            </w:tcBorders>
            <w:noWrap/>
            <w:vAlign w:val="bottom"/>
            <w:hideMark/>
          </w:tcPr>
          <w:p w14:paraId="6F3C9B74"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11</w:t>
            </w:r>
          </w:p>
        </w:tc>
        <w:tc>
          <w:tcPr>
            <w:tcW w:w="1152" w:type="dxa"/>
            <w:gridSpan w:val="2"/>
            <w:tcBorders>
              <w:top w:val="nil"/>
              <w:left w:val="nil"/>
              <w:bottom w:val="nil"/>
              <w:right w:val="nil"/>
            </w:tcBorders>
            <w:noWrap/>
            <w:vAlign w:val="bottom"/>
            <w:hideMark/>
          </w:tcPr>
          <w:p w14:paraId="0324A296"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1.7</w:t>
            </w:r>
          </w:p>
        </w:tc>
        <w:tc>
          <w:tcPr>
            <w:tcW w:w="1006" w:type="dxa"/>
            <w:tcBorders>
              <w:top w:val="nil"/>
              <w:left w:val="nil"/>
              <w:bottom w:val="nil"/>
              <w:right w:val="nil"/>
            </w:tcBorders>
            <w:noWrap/>
            <w:vAlign w:val="bottom"/>
            <w:hideMark/>
          </w:tcPr>
          <w:p w14:paraId="2F7E0845"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6</w:t>
            </w:r>
          </w:p>
        </w:tc>
      </w:tr>
      <w:tr w:rsidR="00191AE4" w:rsidRPr="00191AE4" w14:paraId="5D88B8CD" w14:textId="77777777" w:rsidTr="001F73AC">
        <w:trPr>
          <w:trHeight w:val="300"/>
        </w:trPr>
        <w:tc>
          <w:tcPr>
            <w:tcW w:w="1613" w:type="dxa"/>
            <w:tcBorders>
              <w:top w:val="nil"/>
              <w:left w:val="nil"/>
              <w:bottom w:val="nil"/>
              <w:right w:val="nil"/>
            </w:tcBorders>
            <w:noWrap/>
            <w:vAlign w:val="bottom"/>
            <w:hideMark/>
          </w:tcPr>
          <w:p w14:paraId="2ECCA529" w14:textId="65626D2E"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f</w:t>
            </w:r>
            <w:r w:rsidRPr="00191AE4">
              <w:rPr>
                <w:rFonts w:ascii="Aptos Narrow" w:eastAsia="Times New Roman" w:hAnsi="Aptos Narrow" w:cs="Times New Roman"/>
                <w:color w:val="000000"/>
                <w:kern w:val="0"/>
                <w:sz w:val="18"/>
                <w:szCs w:val="18"/>
                <w14:ligatures w14:val="none"/>
              </w:rPr>
              <w:t>allfish</w:t>
            </w:r>
          </w:p>
        </w:tc>
        <w:tc>
          <w:tcPr>
            <w:tcW w:w="2423" w:type="dxa"/>
            <w:tcBorders>
              <w:top w:val="nil"/>
              <w:left w:val="nil"/>
              <w:bottom w:val="nil"/>
              <w:right w:val="nil"/>
            </w:tcBorders>
            <w:noWrap/>
            <w:vAlign w:val="bottom"/>
            <w:hideMark/>
          </w:tcPr>
          <w:p w14:paraId="7BE8DC8C"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Semotilus corporalis</w:t>
            </w:r>
          </w:p>
        </w:tc>
        <w:tc>
          <w:tcPr>
            <w:tcW w:w="855" w:type="dxa"/>
            <w:tcBorders>
              <w:top w:val="nil"/>
              <w:left w:val="nil"/>
              <w:bottom w:val="nil"/>
              <w:right w:val="nil"/>
            </w:tcBorders>
            <w:noWrap/>
            <w:vAlign w:val="bottom"/>
            <w:hideMark/>
          </w:tcPr>
          <w:p w14:paraId="2F61F214"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28</w:t>
            </w:r>
          </w:p>
        </w:tc>
        <w:tc>
          <w:tcPr>
            <w:tcW w:w="977" w:type="dxa"/>
            <w:gridSpan w:val="2"/>
            <w:tcBorders>
              <w:top w:val="nil"/>
              <w:left w:val="nil"/>
              <w:bottom w:val="nil"/>
              <w:right w:val="nil"/>
            </w:tcBorders>
            <w:noWrap/>
            <w:vAlign w:val="bottom"/>
            <w:hideMark/>
          </w:tcPr>
          <w:p w14:paraId="5B90AF9F"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0.02</w:t>
            </w:r>
          </w:p>
        </w:tc>
        <w:tc>
          <w:tcPr>
            <w:tcW w:w="1334" w:type="dxa"/>
            <w:gridSpan w:val="2"/>
            <w:tcBorders>
              <w:top w:val="nil"/>
              <w:left w:val="nil"/>
              <w:bottom w:val="nil"/>
              <w:right w:val="nil"/>
            </w:tcBorders>
            <w:noWrap/>
            <w:vAlign w:val="bottom"/>
            <w:hideMark/>
          </w:tcPr>
          <w:p w14:paraId="58AE561B"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3</w:t>
            </w:r>
          </w:p>
        </w:tc>
        <w:tc>
          <w:tcPr>
            <w:tcW w:w="1152" w:type="dxa"/>
            <w:gridSpan w:val="2"/>
            <w:tcBorders>
              <w:top w:val="nil"/>
              <w:left w:val="nil"/>
              <w:bottom w:val="nil"/>
              <w:right w:val="nil"/>
            </w:tcBorders>
            <w:noWrap/>
            <w:vAlign w:val="bottom"/>
            <w:hideMark/>
          </w:tcPr>
          <w:p w14:paraId="332A2080"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0.5</w:t>
            </w:r>
          </w:p>
        </w:tc>
        <w:tc>
          <w:tcPr>
            <w:tcW w:w="1006" w:type="dxa"/>
            <w:tcBorders>
              <w:top w:val="nil"/>
              <w:left w:val="nil"/>
              <w:bottom w:val="nil"/>
              <w:right w:val="nil"/>
            </w:tcBorders>
            <w:noWrap/>
            <w:vAlign w:val="bottom"/>
            <w:hideMark/>
          </w:tcPr>
          <w:p w14:paraId="722DAE68"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w:t>
            </w:r>
          </w:p>
        </w:tc>
      </w:tr>
      <w:tr w:rsidR="00191AE4" w:rsidRPr="00191AE4" w14:paraId="09F58EAB" w14:textId="77777777" w:rsidTr="001F73AC">
        <w:trPr>
          <w:trHeight w:val="300"/>
        </w:trPr>
        <w:tc>
          <w:tcPr>
            <w:tcW w:w="1613" w:type="dxa"/>
            <w:tcBorders>
              <w:top w:val="nil"/>
              <w:left w:val="nil"/>
              <w:bottom w:val="nil"/>
              <w:right w:val="nil"/>
            </w:tcBorders>
            <w:noWrap/>
            <w:vAlign w:val="bottom"/>
            <w:hideMark/>
          </w:tcPr>
          <w:p w14:paraId="61267566" w14:textId="789B505E"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p</w:t>
            </w:r>
            <w:r w:rsidRPr="00191AE4">
              <w:rPr>
                <w:rFonts w:ascii="Aptos Narrow" w:eastAsia="Times New Roman" w:hAnsi="Aptos Narrow" w:cs="Times New Roman"/>
                <w:color w:val="000000"/>
                <w:kern w:val="0"/>
                <w:sz w:val="18"/>
                <w:szCs w:val="18"/>
                <w14:ligatures w14:val="none"/>
              </w:rPr>
              <w:t>ollock</w:t>
            </w:r>
          </w:p>
        </w:tc>
        <w:tc>
          <w:tcPr>
            <w:tcW w:w="2423" w:type="dxa"/>
            <w:tcBorders>
              <w:top w:val="nil"/>
              <w:left w:val="nil"/>
              <w:bottom w:val="nil"/>
              <w:right w:val="nil"/>
            </w:tcBorders>
            <w:noWrap/>
            <w:vAlign w:val="bottom"/>
            <w:hideMark/>
          </w:tcPr>
          <w:p w14:paraId="1B72BD99"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Pollachius virens</w:t>
            </w:r>
          </w:p>
        </w:tc>
        <w:tc>
          <w:tcPr>
            <w:tcW w:w="855" w:type="dxa"/>
            <w:tcBorders>
              <w:top w:val="nil"/>
              <w:left w:val="nil"/>
              <w:bottom w:val="nil"/>
              <w:right w:val="nil"/>
            </w:tcBorders>
            <w:noWrap/>
            <w:vAlign w:val="bottom"/>
            <w:hideMark/>
          </w:tcPr>
          <w:p w14:paraId="1BE04D82"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35</w:t>
            </w:r>
          </w:p>
        </w:tc>
        <w:tc>
          <w:tcPr>
            <w:tcW w:w="977" w:type="dxa"/>
            <w:gridSpan w:val="2"/>
            <w:tcBorders>
              <w:top w:val="nil"/>
              <w:left w:val="nil"/>
              <w:bottom w:val="nil"/>
              <w:right w:val="nil"/>
            </w:tcBorders>
            <w:noWrap/>
            <w:vAlign w:val="bottom"/>
            <w:hideMark/>
          </w:tcPr>
          <w:p w14:paraId="070A2D2D"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0.02</w:t>
            </w:r>
          </w:p>
        </w:tc>
        <w:tc>
          <w:tcPr>
            <w:tcW w:w="1334" w:type="dxa"/>
            <w:gridSpan w:val="2"/>
            <w:tcBorders>
              <w:top w:val="nil"/>
              <w:left w:val="nil"/>
              <w:bottom w:val="nil"/>
              <w:right w:val="nil"/>
            </w:tcBorders>
            <w:noWrap/>
            <w:vAlign w:val="bottom"/>
            <w:hideMark/>
          </w:tcPr>
          <w:p w14:paraId="2C73CCA0"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6</w:t>
            </w:r>
          </w:p>
        </w:tc>
        <w:tc>
          <w:tcPr>
            <w:tcW w:w="1152" w:type="dxa"/>
            <w:gridSpan w:val="2"/>
            <w:tcBorders>
              <w:top w:val="nil"/>
              <w:left w:val="nil"/>
              <w:bottom w:val="nil"/>
              <w:right w:val="nil"/>
            </w:tcBorders>
            <w:noWrap/>
            <w:vAlign w:val="bottom"/>
            <w:hideMark/>
          </w:tcPr>
          <w:p w14:paraId="717DCF38"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0.9</w:t>
            </w:r>
          </w:p>
        </w:tc>
        <w:tc>
          <w:tcPr>
            <w:tcW w:w="1006" w:type="dxa"/>
            <w:tcBorders>
              <w:top w:val="nil"/>
              <w:left w:val="nil"/>
              <w:bottom w:val="nil"/>
              <w:right w:val="nil"/>
            </w:tcBorders>
            <w:noWrap/>
            <w:vAlign w:val="bottom"/>
            <w:hideMark/>
          </w:tcPr>
          <w:p w14:paraId="028380EC"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5</w:t>
            </w:r>
          </w:p>
        </w:tc>
      </w:tr>
      <w:tr w:rsidR="00191AE4" w:rsidRPr="00191AE4" w14:paraId="20FE31F5" w14:textId="77777777" w:rsidTr="001F73AC">
        <w:trPr>
          <w:trHeight w:val="300"/>
        </w:trPr>
        <w:tc>
          <w:tcPr>
            <w:tcW w:w="1613" w:type="dxa"/>
            <w:tcBorders>
              <w:top w:val="nil"/>
              <w:left w:val="nil"/>
              <w:bottom w:val="nil"/>
              <w:right w:val="nil"/>
            </w:tcBorders>
            <w:noWrap/>
            <w:vAlign w:val="bottom"/>
            <w:hideMark/>
          </w:tcPr>
          <w:p w14:paraId="2C6EDAB1" w14:textId="3809A884"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n</w:t>
            </w:r>
            <w:r w:rsidRPr="00191AE4">
              <w:rPr>
                <w:rFonts w:ascii="Aptos Narrow" w:eastAsia="Times New Roman" w:hAnsi="Aptos Narrow" w:cs="Times New Roman"/>
                <w:color w:val="000000"/>
                <w:kern w:val="0"/>
                <w:sz w:val="18"/>
                <w:szCs w:val="18"/>
                <w14:ligatures w14:val="none"/>
              </w:rPr>
              <w:t xml:space="preserve">inespine </w:t>
            </w:r>
            <w:r>
              <w:rPr>
                <w:rFonts w:ascii="Aptos Narrow" w:eastAsia="Times New Roman" w:hAnsi="Aptos Narrow" w:cs="Times New Roman"/>
                <w:color w:val="000000"/>
                <w:kern w:val="0"/>
                <w:sz w:val="18"/>
                <w:szCs w:val="18"/>
                <w14:ligatures w14:val="none"/>
              </w:rPr>
              <w:t>s</w:t>
            </w:r>
            <w:r w:rsidRPr="00191AE4">
              <w:rPr>
                <w:rFonts w:ascii="Aptos Narrow" w:eastAsia="Times New Roman" w:hAnsi="Aptos Narrow" w:cs="Times New Roman"/>
                <w:color w:val="000000"/>
                <w:kern w:val="0"/>
                <w:sz w:val="18"/>
                <w:szCs w:val="18"/>
                <w14:ligatures w14:val="none"/>
              </w:rPr>
              <w:t>tickleback</w:t>
            </w:r>
          </w:p>
        </w:tc>
        <w:tc>
          <w:tcPr>
            <w:tcW w:w="2423" w:type="dxa"/>
            <w:tcBorders>
              <w:top w:val="nil"/>
              <w:left w:val="nil"/>
              <w:bottom w:val="nil"/>
              <w:right w:val="nil"/>
            </w:tcBorders>
            <w:noWrap/>
            <w:vAlign w:val="bottom"/>
            <w:hideMark/>
          </w:tcPr>
          <w:p w14:paraId="33C874FC"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Pungitius pungitius</w:t>
            </w:r>
          </w:p>
        </w:tc>
        <w:tc>
          <w:tcPr>
            <w:tcW w:w="855" w:type="dxa"/>
            <w:tcBorders>
              <w:top w:val="nil"/>
              <w:left w:val="nil"/>
              <w:bottom w:val="nil"/>
              <w:right w:val="nil"/>
            </w:tcBorders>
            <w:noWrap/>
            <w:vAlign w:val="bottom"/>
            <w:hideMark/>
          </w:tcPr>
          <w:p w14:paraId="2C3CB716"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42</w:t>
            </w:r>
          </w:p>
        </w:tc>
        <w:tc>
          <w:tcPr>
            <w:tcW w:w="977" w:type="dxa"/>
            <w:gridSpan w:val="2"/>
            <w:tcBorders>
              <w:top w:val="nil"/>
              <w:left w:val="nil"/>
              <w:bottom w:val="nil"/>
              <w:right w:val="nil"/>
            </w:tcBorders>
            <w:noWrap/>
            <w:vAlign w:val="bottom"/>
            <w:hideMark/>
          </w:tcPr>
          <w:p w14:paraId="3048866C"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0.03</w:t>
            </w:r>
          </w:p>
        </w:tc>
        <w:tc>
          <w:tcPr>
            <w:tcW w:w="1334" w:type="dxa"/>
            <w:gridSpan w:val="2"/>
            <w:tcBorders>
              <w:top w:val="nil"/>
              <w:left w:val="nil"/>
              <w:bottom w:val="nil"/>
              <w:right w:val="nil"/>
            </w:tcBorders>
            <w:noWrap/>
            <w:vAlign w:val="bottom"/>
            <w:hideMark/>
          </w:tcPr>
          <w:p w14:paraId="69599AA3"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6</w:t>
            </w:r>
          </w:p>
        </w:tc>
        <w:tc>
          <w:tcPr>
            <w:tcW w:w="1152" w:type="dxa"/>
            <w:gridSpan w:val="2"/>
            <w:tcBorders>
              <w:top w:val="nil"/>
              <w:left w:val="nil"/>
              <w:bottom w:val="nil"/>
              <w:right w:val="nil"/>
            </w:tcBorders>
            <w:noWrap/>
            <w:vAlign w:val="bottom"/>
            <w:hideMark/>
          </w:tcPr>
          <w:p w14:paraId="2D8E46A8"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0.9</w:t>
            </w:r>
          </w:p>
        </w:tc>
        <w:tc>
          <w:tcPr>
            <w:tcW w:w="1006" w:type="dxa"/>
            <w:tcBorders>
              <w:top w:val="nil"/>
              <w:left w:val="nil"/>
              <w:bottom w:val="nil"/>
              <w:right w:val="nil"/>
            </w:tcBorders>
            <w:noWrap/>
            <w:vAlign w:val="bottom"/>
            <w:hideMark/>
          </w:tcPr>
          <w:p w14:paraId="46395853"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4</w:t>
            </w:r>
          </w:p>
        </w:tc>
      </w:tr>
      <w:tr w:rsidR="00191AE4" w:rsidRPr="00191AE4" w14:paraId="188B0B0B" w14:textId="77777777" w:rsidTr="001F73AC">
        <w:trPr>
          <w:trHeight w:val="300"/>
        </w:trPr>
        <w:tc>
          <w:tcPr>
            <w:tcW w:w="1613" w:type="dxa"/>
            <w:tcBorders>
              <w:top w:val="nil"/>
              <w:left w:val="nil"/>
              <w:bottom w:val="nil"/>
              <w:right w:val="nil"/>
            </w:tcBorders>
            <w:noWrap/>
            <w:vAlign w:val="bottom"/>
            <w:hideMark/>
          </w:tcPr>
          <w:p w14:paraId="52CF5A9F" w14:textId="699A0AC7"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s</w:t>
            </w:r>
            <w:r w:rsidRPr="00191AE4">
              <w:rPr>
                <w:rFonts w:ascii="Aptos Narrow" w:eastAsia="Times New Roman" w:hAnsi="Aptos Narrow" w:cs="Times New Roman"/>
                <w:color w:val="000000"/>
                <w:kern w:val="0"/>
                <w:sz w:val="18"/>
                <w:szCs w:val="18"/>
                <w14:ligatures w14:val="none"/>
              </w:rPr>
              <w:t xml:space="preserve">horthorn </w:t>
            </w:r>
            <w:r>
              <w:rPr>
                <w:rFonts w:ascii="Aptos Narrow" w:eastAsia="Times New Roman" w:hAnsi="Aptos Narrow" w:cs="Times New Roman"/>
                <w:color w:val="000000"/>
                <w:kern w:val="0"/>
                <w:sz w:val="18"/>
                <w:szCs w:val="18"/>
                <w14:ligatures w14:val="none"/>
              </w:rPr>
              <w:t>s</w:t>
            </w:r>
            <w:r w:rsidRPr="00191AE4">
              <w:rPr>
                <w:rFonts w:ascii="Aptos Narrow" w:eastAsia="Times New Roman" w:hAnsi="Aptos Narrow" w:cs="Times New Roman"/>
                <w:color w:val="000000"/>
                <w:kern w:val="0"/>
                <w:sz w:val="18"/>
                <w:szCs w:val="18"/>
                <w14:ligatures w14:val="none"/>
              </w:rPr>
              <w:t>culpin</w:t>
            </w:r>
          </w:p>
        </w:tc>
        <w:tc>
          <w:tcPr>
            <w:tcW w:w="2423" w:type="dxa"/>
            <w:tcBorders>
              <w:top w:val="nil"/>
              <w:left w:val="nil"/>
              <w:bottom w:val="nil"/>
              <w:right w:val="nil"/>
            </w:tcBorders>
            <w:noWrap/>
            <w:vAlign w:val="bottom"/>
            <w:hideMark/>
          </w:tcPr>
          <w:p w14:paraId="77D45EB3"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Myoxocephalus scorpius</w:t>
            </w:r>
          </w:p>
        </w:tc>
        <w:tc>
          <w:tcPr>
            <w:tcW w:w="855" w:type="dxa"/>
            <w:tcBorders>
              <w:top w:val="nil"/>
              <w:left w:val="nil"/>
              <w:bottom w:val="nil"/>
              <w:right w:val="nil"/>
            </w:tcBorders>
            <w:noWrap/>
            <w:vAlign w:val="bottom"/>
            <w:hideMark/>
          </w:tcPr>
          <w:p w14:paraId="2941EA2C"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47</w:t>
            </w:r>
          </w:p>
        </w:tc>
        <w:tc>
          <w:tcPr>
            <w:tcW w:w="977" w:type="dxa"/>
            <w:gridSpan w:val="2"/>
            <w:tcBorders>
              <w:top w:val="nil"/>
              <w:left w:val="nil"/>
              <w:bottom w:val="nil"/>
              <w:right w:val="nil"/>
            </w:tcBorders>
            <w:noWrap/>
            <w:vAlign w:val="bottom"/>
            <w:hideMark/>
          </w:tcPr>
          <w:p w14:paraId="60C15840"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0.03</w:t>
            </w:r>
          </w:p>
        </w:tc>
        <w:tc>
          <w:tcPr>
            <w:tcW w:w="1334" w:type="dxa"/>
            <w:gridSpan w:val="2"/>
            <w:tcBorders>
              <w:top w:val="nil"/>
              <w:left w:val="nil"/>
              <w:bottom w:val="nil"/>
              <w:right w:val="nil"/>
            </w:tcBorders>
            <w:noWrap/>
            <w:vAlign w:val="bottom"/>
            <w:hideMark/>
          </w:tcPr>
          <w:p w14:paraId="746366EA"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21</w:t>
            </w:r>
          </w:p>
        </w:tc>
        <w:tc>
          <w:tcPr>
            <w:tcW w:w="1152" w:type="dxa"/>
            <w:gridSpan w:val="2"/>
            <w:tcBorders>
              <w:top w:val="nil"/>
              <w:left w:val="nil"/>
              <w:bottom w:val="nil"/>
              <w:right w:val="nil"/>
            </w:tcBorders>
            <w:noWrap/>
            <w:vAlign w:val="bottom"/>
            <w:hideMark/>
          </w:tcPr>
          <w:p w14:paraId="24700CC8"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3.2</w:t>
            </w:r>
          </w:p>
        </w:tc>
        <w:tc>
          <w:tcPr>
            <w:tcW w:w="1006" w:type="dxa"/>
            <w:tcBorders>
              <w:top w:val="nil"/>
              <w:left w:val="nil"/>
              <w:bottom w:val="nil"/>
              <w:right w:val="nil"/>
            </w:tcBorders>
            <w:noWrap/>
            <w:vAlign w:val="bottom"/>
            <w:hideMark/>
          </w:tcPr>
          <w:p w14:paraId="79A70C2D"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6</w:t>
            </w:r>
          </w:p>
        </w:tc>
      </w:tr>
      <w:tr w:rsidR="00191AE4" w:rsidRPr="00191AE4" w14:paraId="56D49EF3" w14:textId="77777777" w:rsidTr="001F73AC">
        <w:trPr>
          <w:trHeight w:val="300"/>
        </w:trPr>
        <w:tc>
          <w:tcPr>
            <w:tcW w:w="1613" w:type="dxa"/>
            <w:tcBorders>
              <w:top w:val="nil"/>
              <w:left w:val="nil"/>
              <w:bottom w:val="nil"/>
              <w:right w:val="nil"/>
            </w:tcBorders>
            <w:noWrap/>
            <w:vAlign w:val="bottom"/>
            <w:hideMark/>
          </w:tcPr>
          <w:p w14:paraId="29335FAB" w14:textId="40271C04"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n</w:t>
            </w:r>
            <w:r w:rsidRPr="00191AE4">
              <w:rPr>
                <w:rFonts w:ascii="Aptos Narrow" w:eastAsia="Times New Roman" w:hAnsi="Aptos Narrow" w:cs="Times New Roman"/>
                <w:color w:val="000000"/>
                <w:kern w:val="0"/>
                <w:sz w:val="18"/>
                <w:szCs w:val="18"/>
                <w14:ligatures w14:val="none"/>
              </w:rPr>
              <w:t xml:space="preserve">orthern </w:t>
            </w:r>
            <w:r>
              <w:rPr>
                <w:rFonts w:ascii="Aptos Narrow" w:eastAsia="Times New Roman" w:hAnsi="Aptos Narrow" w:cs="Times New Roman"/>
                <w:color w:val="000000"/>
                <w:kern w:val="0"/>
                <w:sz w:val="18"/>
                <w:szCs w:val="18"/>
                <w14:ligatures w14:val="none"/>
              </w:rPr>
              <w:t>p</w:t>
            </w:r>
            <w:r w:rsidRPr="00191AE4">
              <w:rPr>
                <w:rFonts w:ascii="Aptos Narrow" w:eastAsia="Times New Roman" w:hAnsi="Aptos Narrow" w:cs="Times New Roman"/>
                <w:color w:val="000000"/>
                <w:kern w:val="0"/>
                <w:sz w:val="18"/>
                <w:szCs w:val="18"/>
                <w14:ligatures w14:val="none"/>
              </w:rPr>
              <w:t>ipefish</w:t>
            </w:r>
          </w:p>
        </w:tc>
        <w:tc>
          <w:tcPr>
            <w:tcW w:w="2423" w:type="dxa"/>
            <w:tcBorders>
              <w:top w:val="nil"/>
              <w:left w:val="nil"/>
              <w:bottom w:val="nil"/>
              <w:right w:val="nil"/>
            </w:tcBorders>
            <w:noWrap/>
            <w:vAlign w:val="bottom"/>
            <w:hideMark/>
          </w:tcPr>
          <w:p w14:paraId="32E9DF37"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Syngnathus fuscus</w:t>
            </w:r>
          </w:p>
        </w:tc>
        <w:tc>
          <w:tcPr>
            <w:tcW w:w="855" w:type="dxa"/>
            <w:tcBorders>
              <w:top w:val="nil"/>
              <w:left w:val="nil"/>
              <w:bottom w:val="nil"/>
              <w:right w:val="nil"/>
            </w:tcBorders>
            <w:noWrap/>
            <w:vAlign w:val="bottom"/>
            <w:hideMark/>
          </w:tcPr>
          <w:p w14:paraId="51250E61"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82</w:t>
            </w:r>
          </w:p>
        </w:tc>
        <w:tc>
          <w:tcPr>
            <w:tcW w:w="977" w:type="dxa"/>
            <w:gridSpan w:val="2"/>
            <w:tcBorders>
              <w:top w:val="nil"/>
              <w:left w:val="nil"/>
              <w:bottom w:val="nil"/>
              <w:right w:val="nil"/>
            </w:tcBorders>
            <w:noWrap/>
            <w:vAlign w:val="bottom"/>
            <w:hideMark/>
          </w:tcPr>
          <w:p w14:paraId="15A5916F"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0.05</w:t>
            </w:r>
          </w:p>
        </w:tc>
        <w:tc>
          <w:tcPr>
            <w:tcW w:w="1334" w:type="dxa"/>
            <w:gridSpan w:val="2"/>
            <w:tcBorders>
              <w:top w:val="nil"/>
              <w:left w:val="nil"/>
              <w:bottom w:val="nil"/>
              <w:right w:val="nil"/>
            </w:tcBorders>
            <w:noWrap/>
            <w:vAlign w:val="bottom"/>
            <w:hideMark/>
          </w:tcPr>
          <w:p w14:paraId="0BC8FBE9"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41</w:t>
            </w:r>
          </w:p>
        </w:tc>
        <w:tc>
          <w:tcPr>
            <w:tcW w:w="1152" w:type="dxa"/>
            <w:gridSpan w:val="2"/>
            <w:tcBorders>
              <w:top w:val="nil"/>
              <w:left w:val="nil"/>
              <w:bottom w:val="nil"/>
              <w:right w:val="nil"/>
            </w:tcBorders>
            <w:noWrap/>
            <w:vAlign w:val="bottom"/>
            <w:hideMark/>
          </w:tcPr>
          <w:p w14:paraId="3874D00B"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6.2</w:t>
            </w:r>
          </w:p>
        </w:tc>
        <w:tc>
          <w:tcPr>
            <w:tcW w:w="1006" w:type="dxa"/>
            <w:tcBorders>
              <w:top w:val="nil"/>
              <w:left w:val="nil"/>
              <w:bottom w:val="nil"/>
              <w:right w:val="nil"/>
            </w:tcBorders>
            <w:noWrap/>
            <w:vAlign w:val="bottom"/>
            <w:hideMark/>
          </w:tcPr>
          <w:p w14:paraId="745E0AE3"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10</w:t>
            </w:r>
          </w:p>
        </w:tc>
      </w:tr>
      <w:tr w:rsidR="00191AE4" w:rsidRPr="00191AE4" w14:paraId="4F802888" w14:textId="77777777" w:rsidTr="001F73AC">
        <w:trPr>
          <w:trHeight w:val="300"/>
        </w:trPr>
        <w:tc>
          <w:tcPr>
            <w:tcW w:w="1613" w:type="dxa"/>
            <w:tcBorders>
              <w:top w:val="nil"/>
              <w:left w:val="nil"/>
              <w:bottom w:val="nil"/>
              <w:right w:val="nil"/>
            </w:tcBorders>
            <w:noWrap/>
            <w:vAlign w:val="bottom"/>
            <w:hideMark/>
          </w:tcPr>
          <w:p w14:paraId="35E2AD1D" w14:textId="69B91BA1"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g</w:t>
            </w:r>
            <w:r w:rsidRPr="00191AE4">
              <w:rPr>
                <w:rFonts w:ascii="Aptos Narrow" w:eastAsia="Times New Roman" w:hAnsi="Aptos Narrow" w:cs="Times New Roman"/>
                <w:color w:val="000000"/>
                <w:kern w:val="0"/>
                <w:sz w:val="18"/>
                <w:szCs w:val="18"/>
                <w14:ligatures w14:val="none"/>
              </w:rPr>
              <w:t xml:space="preserve">rubby </w:t>
            </w:r>
            <w:r>
              <w:rPr>
                <w:rFonts w:ascii="Aptos Narrow" w:eastAsia="Times New Roman" w:hAnsi="Aptos Narrow" w:cs="Times New Roman"/>
                <w:color w:val="000000"/>
                <w:kern w:val="0"/>
                <w:sz w:val="18"/>
                <w:szCs w:val="18"/>
                <w14:ligatures w14:val="none"/>
              </w:rPr>
              <w:t>s</w:t>
            </w:r>
            <w:r w:rsidRPr="00191AE4">
              <w:rPr>
                <w:rFonts w:ascii="Aptos Narrow" w:eastAsia="Times New Roman" w:hAnsi="Aptos Narrow" w:cs="Times New Roman"/>
                <w:color w:val="000000"/>
                <w:kern w:val="0"/>
                <w:sz w:val="18"/>
                <w:szCs w:val="18"/>
                <w14:ligatures w14:val="none"/>
              </w:rPr>
              <w:t>culpin</w:t>
            </w:r>
          </w:p>
        </w:tc>
        <w:tc>
          <w:tcPr>
            <w:tcW w:w="2423" w:type="dxa"/>
            <w:tcBorders>
              <w:top w:val="nil"/>
              <w:left w:val="nil"/>
              <w:bottom w:val="nil"/>
              <w:right w:val="nil"/>
            </w:tcBorders>
            <w:noWrap/>
            <w:vAlign w:val="bottom"/>
            <w:hideMark/>
          </w:tcPr>
          <w:p w14:paraId="54180D65"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Myoxocephalus aenaeus</w:t>
            </w:r>
          </w:p>
        </w:tc>
        <w:tc>
          <w:tcPr>
            <w:tcW w:w="855" w:type="dxa"/>
            <w:tcBorders>
              <w:top w:val="nil"/>
              <w:left w:val="nil"/>
              <w:bottom w:val="nil"/>
              <w:right w:val="nil"/>
            </w:tcBorders>
            <w:noWrap/>
            <w:vAlign w:val="bottom"/>
            <w:hideMark/>
          </w:tcPr>
          <w:p w14:paraId="39C6D00E"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83</w:t>
            </w:r>
          </w:p>
        </w:tc>
        <w:tc>
          <w:tcPr>
            <w:tcW w:w="977" w:type="dxa"/>
            <w:gridSpan w:val="2"/>
            <w:tcBorders>
              <w:top w:val="nil"/>
              <w:left w:val="nil"/>
              <w:bottom w:val="nil"/>
              <w:right w:val="nil"/>
            </w:tcBorders>
            <w:noWrap/>
            <w:vAlign w:val="bottom"/>
            <w:hideMark/>
          </w:tcPr>
          <w:p w14:paraId="1B28864D"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0.05</w:t>
            </w:r>
          </w:p>
        </w:tc>
        <w:tc>
          <w:tcPr>
            <w:tcW w:w="1334" w:type="dxa"/>
            <w:gridSpan w:val="2"/>
            <w:tcBorders>
              <w:top w:val="nil"/>
              <w:left w:val="nil"/>
              <w:bottom w:val="nil"/>
              <w:right w:val="nil"/>
            </w:tcBorders>
            <w:noWrap/>
            <w:vAlign w:val="bottom"/>
            <w:hideMark/>
          </w:tcPr>
          <w:p w14:paraId="7CB4E9F2"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32</w:t>
            </w:r>
          </w:p>
        </w:tc>
        <w:tc>
          <w:tcPr>
            <w:tcW w:w="1152" w:type="dxa"/>
            <w:gridSpan w:val="2"/>
            <w:tcBorders>
              <w:top w:val="nil"/>
              <w:left w:val="nil"/>
              <w:bottom w:val="nil"/>
              <w:right w:val="nil"/>
            </w:tcBorders>
            <w:noWrap/>
            <w:vAlign w:val="bottom"/>
            <w:hideMark/>
          </w:tcPr>
          <w:p w14:paraId="437FEF09"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4.9</w:t>
            </w:r>
          </w:p>
        </w:tc>
        <w:tc>
          <w:tcPr>
            <w:tcW w:w="1006" w:type="dxa"/>
            <w:tcBorders>
              <w:top w:val="nil"/>
              <w:left w:val="nil"/>
              <w:bottom w:val="nil"/>
              <w:right w:val="nil"/>
            </w:tcBorders>
            <w:noWrap/>
            <w:vAlign w:val="bottom"/>
            <w:hideMark/>
          </w:tcPr>
          <w:p w14:paraId="1E020B81"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6</w:t>
            </w:r>
          </w:p>
        </w:tc>
      </w:tr>
      <w:tr w:rsidR="00191AE4" w:rsidRPr="00191AE4" w14:paraId="25A3B8DC" w14:textId="77777777" w:rsidTr="001F73AC">
        <w:trPr>
          <w:trHeight w:val="300"/>
        </w:trPr>
        <w:tc>
          <w:tcPr>
            <w:tcW w:w="1613" w:type="dxa"/>
            <w:tcBorders>
              <w:top w:val="nil"/>
              <w:left w:val="nil"/>
              <w:bottom w:val="nil"/>
              <w:right w:val="nil"/>
            </w:tcBorders>
            <w:noWrap/>
            <w:vAlign w:val="bottom"/>
            <w:hideMark/>
          </w:tcPr>
          <w:p w14:paraId="029FCCFD" w14:textId="7945BEF6"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b</w:t>
            </w:r>
            <w:r w:rsidRPr="00191AE4">
              <w:rPr>
                <w:rFonts w:ascii="Aptos Narrow" w:eastAsia="Times New Roman" w:hAnsi="Aptos Narrow" w:cs="Times New Roman"/>
                <w:color w:val="000000"/>
                <w:kern w:val="0"/>
                <w:sz w:val="18"/>
                <w:szCs w:val="18"/>
                <w14:ligatures w14:val="none"/>
              </w:rPr>
              <w:t>luefish</w:t>
            </w:r>
          </w:p>
        </w:tc>
        <w:tc>
          <w:tcPr>
            <w:tcW w:w="2423" w:type="dxa"/>
            <w:tcBorders>
              <w:top w:val="nil"/>
              <w:left w:val="nil"/>
              <w:bottom w:val="nil"/>
              <w:right w:val="nil"/>
            </w:tcBorders>
            <w:noWrap/>
            <w:vAlign w:val="bottom"/>
            <w:hideMark/>
          </w:tcPr>
          <w:p w14:paraId="4787C8BF"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Pomatomus saltatrix</w:t>
            </w:r>
          </w:p>
        </w:tc>
        <w:tc>
          <w:tcPr>
            <w:tcW w:w="855" w:type="dxa"/>
            <w:tcBorders>
              <w:top w:val="nil"/>
              <w:left w:val="nil"/>
              <w:bottom w:val="nil"/>
              <w:right w:val="nil"/>
            </w:tcBorders>
            <w:noWrap/>
            <w:vAlign w:val="bottom"/>
            <w:hideMark/>
          </w:tcPr>
          <w:p w14:paraId="3F2D2221"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84</w:t>
            </w:r>
          </w:p>
        </w:tc>
        <w:tc>
          <w:tcPr>
            <w:tcW w:w="977" w:type="dxa"/>
            <w:gridSpan w:val="2"/>
            <w:tcBorders>
              <w:top w:val="nil"/>
              <w:left w:val="nil"/>
              <w:bottom w:val="nil"/>
              <w:right w:val="nil"/>
            </w:tcBorders>
            <w:noWrap/>
            <w:vAlign w:val="bottom"/>
            <w:hideMark/>
          </w:tcPr>
          <w:p w14:paraId="41831532"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0.05</w:t>
            </w:r>
          </w:p>
        </w:tc>
        <w:tc>
          <w:tcPr>
            <w:tcW w:w="1334" w:type="dxa"/>
            <w:gridSpan w:val="2"/>
            <w:tcBorders>
              <w:top w:val="nil"/>
              <w:left w:val="nil"/>
              <w:bottom w:val="nil"/>
              <w:right w:val="nil"/>
            </w:tcBorders>
            <w:noWrap/>
            <w:vAlign w:val="bottom"/>
            <w:hideMark/>
          </w:tcPr>
          <w:p w14:paraId="5CD0E465"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21</w:t>
            </w:r>
          </w:p>
        </w:tc>
        <w:tc>
          <w:tcPr>
            <w:tcW w:w="1152" w:type="dxa"/>
            <w:gridSpan w:val="2"/>
            <w:tcBorders>
              <w:top w:val="nil"/>
              <w:left w:val="nil"/>
              <w:bottom w:val="nil"/>
              <w:right w:val="nil"/>
            </w:tcBorders>
            <w:noWrap/>
            <w:vAlign w:val="bottom"/>
            <w:hideMark/>
          </w:tcPr>
          <w:p w14:paraId="54D6F099"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3.2</w:t>
            </w:r>
          </w:p>
        </w:tc>
        <w:tc>
          <w:tcPr>
            <w:tcW w:w="1006" w:type="dxa"/>
            <w:tcBorders>
              <w:top w:val="nil"/>
              <w:left w:val="nil"/>
              <w:bottom w:val="nil"/>
              <w:right w:val="nil"/>
            </w:tcBorders>
            <w:noWrap/>
            <w:vAlign w:val="bottom"/>
            <w:hideMark/>
          </w:tcPr>
          <w:p w14:paraId="54D90BBA"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8</w:t>
            </w:r>
          </w:p>
        </w:tc>
      </w:tr>
      <w:tr w:rsidR="00191AE4" w:rsidRPr="00191AE4" w14:paraId="221D2214" w14:textId="77777777" w:rsidTr="001F73AC">
        <w:trPr>
          <w:trHeight w:val="300"/>
        </w:trPr>
        <w:tc>
          <w:tcPr>
            <w:tcW w:w="1613" w:type="dxa"/>
            <w:tcBorders>
              <w:top w:val="nil"/>
              <w:left w:val="nil"/>
              <w:bottom w:val="nil"/>
              <w:right w:val="nil"/>
            </w:tcBorders>
            <w:noWrap/>
            <w:vAlign w:val="bottom"/>
            <w:hideMark/>
          </w:tcPr>
          <w:p w14:paraId="14F7A50B" w14:textId="69B6FC90"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w</w:t>
            </w:r>
            <w:r w:rsidRPr="00191AE4">
              <w:rPr>
                <w:rFonts w:ascii="Aptos Narrow" w:eastAsia="Times New Roman" w:hAnsi="Aptos Narrow" w:cs="Times New Roman"/>
                <w:color w:val="000000"/>
                <w:kern w:val="0"/>
                <w:sz w:val="18"/>
                <w:szCs w:val="18"/>
                <w14:ligatures w14:val="none"/>
              </w:rPr>
              <w:t xml:space="preserve">hite </w:t>
            </w:r>
            <w:r>
              <w:rPr>
                <w:rFonts w:ascii="Aptos Narrow" w:eastAsia="Times New Roman" w:hAnsi="Aptos Narrow" w:cs="Times New Roman"/>
                <w:color w:val="000000"/>
                <w:kern w:val="0"/>
                <w:sz w:val="18"/>
                <w:szCs w:val="18"/>
                <w14:ligatures w14:val="none"/>
              </w:rPr>
              <w:t>m</w:t>
            </w:r>
            <w:r w:rsidRPr="00191AE4">
              <w:rPr>
                <w:rFonts w:ascii="Aptos Narrow" w:eastAsia="Times New Roman" w:hAnsi="Aptos Narrow" w:cs="Times New Roman"/>
                <w:color w:val="000000"/>
                <w:kern w:val="0"/>
                <w:sz w:val="18"/>
                <w:szCs w:val="18"/>
                <w14:ligatures w14:val="none"/>
              </w:rPr>
              <w:t>ullet</w:t>
            </w:r>
          </w:p>
        </w:tc>
        <w:tc>
          <w:tcPr>
            <w:tcW w:w="2423" w:type="dxa"/>
            <w:tcBorders>
              <w:top w:val="nil"/>
              <w:left w:val="nil"/>
              <w:bottom w:val="nil"/>
              <w:right w:val="nil"/>
            </w:tcBorders>
            <w:noWrap/>
            <w:vAlign w:val="bottom"/>
            <w:hideMark/>
          </w:tcPr>
          <w:p w14:paraId="7B8357A8"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Mugil curema</w:t>
            </w:r>
          </w:p>
        </w:tc>
        <w:tc>
          <w:tcPr>
            <w:tcW w:w="855" w:type="dxa"/>
            <w:tcBorders>
              <w:top w:val="nil"/>
              <w:left w:val="nil"/>
              <w:bottom w:val="nil"/>
              <w:right w:val="nil"/>
            </w:tcBorders>
            <w:noWrap/>
            <w:vAlign w:val="bottom"/>
            <w:hideMark/>
          </w:tcPr>
          <w:p w14:paraId="78C6BEDD"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180</w:t>
            </w:r>
          </w:p>
        </w:tc>
        <w:tc>
          <w:tcPr>
            <w:tcW w:w="977" w:type="dxa"/>
            <w:gridSpan w:val="2"/>
            <w:tcBorders>
              <w:top w:val="nil"/>
              <w:left w:val="nil"/>
              <w:bottom w:val="nil"/>
              <w:right w:val="nil"/>
            </w:tcBorders>
            <w:noWrap/>
            <w:vAlign w:val="bottom"/>
            <w:hideMark/>
          </w:tcPr>
          <w:p w14:paraId="7B9527C8"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0.11</w:t>
            </w:r>
          </w:p>
        </w:tc>
        <w:tc>
          <w:tcPr>
            <w:tcW w:w="1334" w:type="dxa"/>
            <w:gridSpan w:val="2"/>
            <w:tcBorders>
              <w:top w:val="nil"/>
              <w:left w:val="nil"/>
              <w:bottom w:val="nil"/>
              <w:right w:val="nil"/>
            </w:tcBorders>
            <w:noWrap/>
            <w:vAlign w:val="bottom"/>
            <w:hideMark/>
          </w:tcPr>
          <w:p w14:paraId="24241B78"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9</w:t>
            </w:r>
          </w:p>
        </w:tc>
        <w:tc>
          <w:tcPr>
            <w:tcW w:w="1152" w:type="dxa"/>
            <w:gridSpan w:val="2"/>
            <w:tcBorders>
              <w:top w:val="nil"/>
              <w:left w:val="nil"/>
              <w:bottom w:val="nil"/>
              <w:right w:val="nil"/>
            </w:tcBorders>
            <w:noWrap/>
            <w:vAlign w:val="bottom"/>
            <w:hideMark/>
          </w:tcPr>
          <w:p w14:paraId="183E8F28"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1.4</w:t>
            </w:r>
          </w:p>
        </w:tc>
        <w:tc>
          <w:tcPr>
            <w:tcW w:w="1006" w:type="dxa"/>
            <w:tcBorders>
              <w:top w:val="nil"/>
              <w:left w:val="nil"/>
              <w:bottom w:val="nil"/>
              <w:right w:val="nil"/>
            </w:tcBorders>
            <w:noWrap/>
            <w:vAlign w:val="bottom"/>
            <w:hideMark/>
          </w:tcPr>
          <w:p w14:paraId="3306ACBA"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6</w:t>
            </w:r>
          </w:p>
        </w:tc>
      </w:tr>
      <w:tr w:rsidR="00191AE4" w:rsidRPr="00191AE4" w14:paraId="52E95AA2" w14:textId="77777777" w:rsidTr="001F73AC">
        <w:trPr>
          <w:trHeight w:val="300"/>
        </w:trPr>
        <w:tc>
          <w:tcPr>
            <w:tcW w:w="1613" w:type="dxa"/>
            <w:tcBorders>
              <w:top w:val="nil"/>
              <w:left w:val="nil"/>
              <w:bottom w:val="nil"/>
              <w:right w:val="nil"/>
            </w:tcBorders>
            <w:noWrap/>
            <w:vAlign w:val="bottom"/>
            <w:hideMark/>
          </w:tcPr>
          <w:p w14:paraId="52B1302E" w14:textId="31B723C9"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 xml:space="preserve">Atlantic </w:t>
            </w:r>
            <w:r>
              <w:rPr>
                <w:rFonts w:ascii="Aptos Narrow" w:eastAsia="Times New Roman" w:hAnsi="Aptos Narrow" w:cs="Times New Roman"/>
                <w:color w:val="000000"/>
                <w:kern w:val="0"/>
                <w:sz w:val="18"/>
                <w:szCs w:val="18"/>
                <w14:ligatures w14:val="none"/>
              </w:rPr>
              <w:t>t</w:t>
            </w:r>
            <w:r w:rsidRPr="00191AE4">
              <w:rPr>
                <w:rFonts w:ascii="Aptos Narrow" w:eastAsia="Times New Roman" w:hAnsi="Aptos Narrow" w:cs="Times New Roman"/>
                <w:color w:val="000000"/>
                <w:kern w:val="0"/>
                <w:sz w:val="18"/>
                <w:szCs w:val="18"/>
                <w14:ligatures w14:val="none"/>
              </w:rPr>
              <w:t>omcod</w:t>
            </w:r>
          </w:p>
        </w:tc>
        <w:tc>
          <w:tcPr>
            <w:tcW w:w="2423" w:type="dxa"/>
            <w:tcBorders>
              <w:top w:val="nil"/>
              <w:left w:val="nil"/>
              <w:bottom w:val="nil"/>
              <w:right w:val="nil"/>
            </w:tcBorders>
            <w:noWrap/>
            <w:vAlign w:val="bottom"/>
            <w:hideMark/>
          </w:tcPr>
          <w:p w14:paraId="72924985"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Microgadus tomcod</w:t>
            </w:r>
          </w:p>
        </w:tc>
        <w:tc>
          <w:tcPr>
            <w:tcW w:w="855" w:type="dxa"/>
            <w:tcBorders>
              <w:top w:val="nil"/>
              <w:left w:val="nil"/>
              <w:bottom w:val="nil"/>
              <w:right w:val="nil"/>
            </w:tcBorders>
            <w:noWrap/>
            <w:vAlign w:val="bottom"/>
            <w:hideMark/>
          </w:tcPr>
          <w:p w14:paraId="711B7A56"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231</w:t>
            </w:r>
          </w:p>
        </w:tc>
        <w:tc>
          <w:tcPr>
            <w:tcW w:w="977" w:type="dxa"/>
            <w:gridSpan w:val="2"/>
            <w:tcBorders>
              <w:top w:val="nil"/>
              <w:left w:val="nil"/>
              <w:bottom w:val="nil"/>
              <w:right w:val="nil"/>
            </w:tcBorders>
            <w:noWrap/>
            <w:vAlign w:val="bottom"/>
            <w:hideMark/>
          </w:tcPr>
          <w:p w14:paraId="46311B5F"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0.15</w:t>
            </w:r>
          </w:p>
        </w:tc>
        <w:tc>
          <w:tcPr>
            <w:tcW w:w="1334" w:type="dxa"/>
            <w:gridSpan w:val="2"/>
            <w:tcBorders>
              <w:top w:val="nil"/>
              <w:left w:val="nil"/>
              <w:bottom w:val="nil"/>
              <w:right w:val="nil"/>
            </w:tcBorders>
            <w:noWrap/>
            <w:vAlign w:val="bottom"/>
            <w:hideMark/>
          </w:tcPr>
          <w:p w14:paraId="64F3D52A"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70</w:t>
            </w:r>
          </w:p>
        </w:tc>
        <w:tc>
          <w:tcPr>
            <w:tcW w:w="1152" w:type="dxa"/>
            <w:gridSpan w:val="2"/>
            <w:tcBorders>
              <w:top w:val="nil"/>
              <w:left w:val="nil"/>
              <w:bottom w:val="nil"/>
              <w:right w:val="nil"/>
            </w:tcBorders>
            <w:noWrap/>
            <w:vAlign w:val="bottom"/>
            <w:hideMark/>
          </w:tcPr>
          <w:p w14:paraId="79459B4C"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10.6</w:t>
            </w:r>
          </w:p>
        </w:tc>
        <w:tc>
          <w:tcPr>
            <w:tcW w:w="1006" w:type="dxa"/>
            <w:tcBorders>
              <w:top w:val="nil"/>
              <w:left w:val="nil"/>
              <w:bottom w:val="nil"/>
              <w:right w:val="nil"/>
            </w:tcBorders>
            <w:noWrap/>
            <w:vAlign w:val="bottom"/>
            <w:hideMark/>
          </w:tcPr>
          <w:p w14:paraId="7E63BA27"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10</w:t>
            </w:r>
          </w:p>
        </w:tc>
      </w:tr>
      <w:tr w:rsidR="00191AE4" w:rsidRPr="00191AE4" w14:paraId="4F78FD8D" w14:textId="77777777" w:rsidTr="001F73AC">
        <w:trPr>
          <w:trHeight w:val="300"/>
        </w:trPr>
        <w:tc>
          <w:tcPr>
            <w:tcW w:w="1613" w:type="dxa"/>
            <w:tcBorders>
              <w:top w:val="nil"/>
              <w:left w:val="nil"/>
              <w:bottom w:val="nil"/>
              <w:right w:val="nil"/>
            </w:tcBorders>
            <w:noWrap/>
            <w:vAlign w:val="bottom"/>
            <w:hideMark/>
          </w:tcPr>
          <w:p w14:paraId="5D46EB6A" w14:textId="3546DC14"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 xml:space="preserve">Atlantic </w:t>
            </w:r>
            <w:r>
              <w:rPr>
                <w:rFonts w:ascii="Aptos Narrow" w:eastAsia="Times New Roman" w:hAnsi="Aptos Narrow" w:cs="Times New Roman"/>
                <w:color w:val="000000"/>
                <w:kern w:val="0"/>
                <w:sz w:val="18"/>
                <w:szCs w:val="18"/>
                <w14:ligatures w14:val="none"/>
              </w:rPr>
              <w:t>m</w:t>
            </w:r>
            <w:r w:rsidRPr="00191AE4">
              <w:rPr>
                <w:rFonts w:ascii="Aptos Narrow" w:eastAsia="Times New Roman" w:hAnsi="Aptos Narrow" w:cs="Times New Roman"/>
                <w:color w:val="000000"/>
                <w:kern w:val="0"/>
                <w:sz w:val="18"/>
                <w:szCs w:val="18"/>
                <w14:ligatures w14:val="none"/>
              </w:rPr>
              <w:t>enhaden</w:t>
            </w:r>
          </w:p>
        </w:tc>
        <w:tc>
          <w:tcPr>
            <w:tcW w:w="2423" w:type="dxa"/>
            <w:tcBorders>
              <w:top w:val="nil"/>
              <w:left w:val="nil"/>
              <w:bottom w:val="nil"/>
              <w:right w:val="nil"/>
            </w:tcBorders>
            <w:noWrap/>
            <w:vAlign w:val="bottom"/>
            <w:hideMark/>
          </w:tcPr>
          <w:p w14:paraId="04C2374D"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Brevoortia tyrannus</w:t>
            </w:r>
          </w:p>
        </w:tc>
        <w:tc>
          <w:tcPr>
            <w:tcW w:w="855" w:type="dxa"/>
            <w:tcBorders>
              <w:top w:val="nil"/>
              <w:left w:val="nil"/>
              <w:bottom w:val="nil"/>
              <w:right w:val="nil"/>
            </w:tcBorders>
            <w:noWrap/>
            <w:vAlign w:val="bottom"/>
            <w:hideMark/>
          </w:tcPr>
          <w:p w14:paraId="29D026C4"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682</w:t>
            </w:r>
          </w:p>
        </w:tc>
        <w:tc>
          <w:tcPr>
            <w:tcW w:w="977" w:type="dxa"/>
            <w:gridSpan w:val="2"/>
            <w:tcBorders>
              <w:top w:val="nil"/>
              <w:left w:val="nil"/>
              <w:bottom w:val="nil"/>
              <w:right w:val="nil"/>
            </w:tcBorders>
            <w:noWrap/>
            <w:vAlign w:val="bottom"/>
            <w:hideMark/>
          </w:tcPr>
          <w:p w14:paraId="316C03F9"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0.43</w:t>
            </w:r>
          </w:p>
        </w:tc>
        <w:tc>
          <w:tcPr>
            <w:tcW w:w="1334" w:type="dxa"/>
            <w:gridSpan w:val="2"/>
            <w:tcBorders>
              <w:top w:val="nil"/>
              <w:left w:val="nil"/>
              <w:bottom w:val="nil"/>
              <w:right w:val="nil"/>
            </w:tcBorders>
            <w:noWrap/>
            <w:vAlign w:val="bottom"/>
            <w:hideMark/>
          </w:tcPr>
          <w:p w14:paraId="17E127F9"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4</w:t>
            </w:r>
          </w:p>
        </w:tc>
        <w:tc>
          <w:tcPr>
            <w:tcW w:w="1152" w:type="dxa"/>
            <w:gridSpan w:val="2"/>
            <w:tcBorders>
              <w:top w:val="nil"/>
              <w:left w:val="nil"/>
              <w:bottom w:val="nil"/>
              <w:right w:val="nil"/>
            </w:tcBorders>
            <w:noWrap/>
            <w:vAlign w:val="bottom"/>
            <w:hideMark/>
          </w:tcPr>
          <w:p w14:paraId="33C73DFF"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0.6</w:t>
            </w:r>
          </w:p>
        </w:tc>
        <w:tc>
          <w:tcPr>
            <w:tcW w:w="1006" w:type="dxa"/>
            <w:tcBorders>
              <w:top w:val="nil"/>
              <w:left w:val="nil"/>
              <w:bottom w:val="nil"/>
              <w:right w:val="nil"/>
            </w:tcBorders>
            <w:noWrap/>
            <w:vAlign w:val="bottom"/>
            <w:hideMark/>
          </w:tcPr>
          <w:p w14:paraId="7DA21E80"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3</w:t>
            </w:r>
          </w:p>
        </w:tc>
      </w:tr>
      <w:tr w:rsidR="00191AE4" w:rsidRPr="00191AE4" w14:paraId="56A80120" w14:textId="77777777" w:rsidTr="001F73AC">
        <w:trPr>
          <w:trHeight w:val="300"/>
        </w:trPr>
        <w:tc>
          <w:tcPr>
            <w:tcW w:w="1613" w:type="dxa"/>
            <w:tcBorders>
              <w:top w:val="nil"/>
              <w:left w:val="nil"/>
              <w:bottom w:val="nil"/>
              <w:right w:val="nil"/>
            </w:tcBorders>
            <w:noWrap/>
            <w:vAlign w:val="bottom"/>
            <w:hideMark/>
          </w:tcPr>
          <w:p w14:paraId="6FA3D72C" w14:textId="108DCBB6"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w</w:t>
            </w:r>
            <w:r w:rsidRPr="00191AE4">
              <w:rPr>
                <w:rFonts w:ascii="Aptos Narrow" w:eastAsia="Times New Roman" w:hAnsi="Aptos Narrow" w:cs="Times New Roman"/>
                <w:color w:val="000000"/>
                <w:kern w:val="0"/>
                <w:sz w:val="18"/>
                <w:szCs w:val="18"/>
                <w14:ligatures w14:val="none"/>
              </w:rPr>
              <w:t xml:space="preserve">inter </w:t>
            </w:r>
            <w:r>
              <w:rPr>
                <w:rFonts w:ascii="Aptos Narrow" w:eastAsia="Times New Roman" w:hAnsi="Aptos Narrow" w:cs="Times New Roman"/>
                <w:color w:val="000000"/>
                <w:kern w:val="0"/>
                <w:sz w:val="18"/>
                <w:szCs w:val="18"/>
                <w14:ligatures w14:val="none"/>
              </w:rPr>
              <w:t>f</w:t>
            </w:r>
            <w:r w:rsidRPr="00191AE4">
              <w:rPr>
                <w:rFonts w:ascii="Aptos Narrow" w:eastAsia="Times New Roman" w:hAnsi="Aptos Narrow" w:cs="Times New Roman"/>
                <w:color w:val="000000"/>
                <w:kern w:val="0"/>
                <w:sz w:val="18"/>
                <w:szCs w:val="18"/>
                <w14:ligatures w14:val="none"/>
              </w:rPr>
              <w:t>lounder</w:t>
            </w:r>
          </w:p>
        </w:tc>
        <w:tc>
          <w:tcPr>
            <w:tcW w:w="2423" w:type="dxa"/>
            <w:tcBorders>
              <w:top w:val="nil"/>
              <w:left w:val="nil"/>
              <w:bottom w:val="nil"/>
              <w:right w:val="nil"/>
            </w:tcBorders>
            <w:noWrap/>
            <w:vAlign w:val="bottom"/>
            <w:hideMark/>
          </w:tcPr>
          <w:p w14:paraId="7B82A1BA"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Pseudopleuronectes americanus</w:t>
            </w:r>
          </w:p>
        </w:tc>
        <w:tc>
          <w:tcPr>
            <w:tcW w:w="855" w:type="dxa"/>
            <w:tcBorders>
              <w:top w:val="nil"/>
              <w:left w:val="nil"/>
              <w:bottom w:val="nil"/>
              <w:right w:val="nil"/>
            </w:tcBorders>
            <w:noWrap/>
            <w:vAlign w:val="bottom"/>
            <w:hideMark/>
          </w:tcPr>
          <w:p w14:paraId="5D834864"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1331</w:t>
            </w:r>
          </w:p>
        </w:tc>
        <w:tc>
          <w:tcPr>
            <w:tcW w:w="977" w:type="dxa"/>
            <w:gridSpan w:val="2"/>
            <w:tcBorders>
              <w:top w:val="nil"/>
              <w:left w:val="nil"/>
              <w:bottom w:val="nil"/>
              <w:right w:val="nil"/>
            </w:tcBorders>
            <w:noWrap/>
            <w:vAlign w:val="bottom"/>
            <w:hideMark/>
          </w:tcPr>
          <w:p w14:paraId="107D0CDB"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0.83</w:t>
            </w:r>
          </w:p>
        </w:tc>
        <w:tc>
          <w:tcPr>
            <w:tcW w:w="1334" w:type="dxa"/>
            <w:gridSpan w:val="2"/>
            <w:tcBorders>
              <w:top w:val="nil"/>
              <w:left w:val="nil"/>
              <w:bottom w:val="nil"/>
              <w:right w:val="nil"/>
            </w:tcBorders>
            <w:noWrap/>
            <w:vAlign w:val="bottom"/>
            <w:hideMark/>
          </w:tcPr>
          <w:p w14:paraId="2862EFF2"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247</w:t>
            </w:r>
          </w:p>
        </w:tc>
        <w:tc>
          <w:tcPr>
            <w:tcW w:w="1152" w:type="dxa"/>
            <w:gridSpan w:val="2"/>
            <w:tcBorders>
              <w:top w:val="nil"/>
              <w:left w:val="nil"/>
              <w:bottom w:val="nil"/>
              <w:right w:val="nil"/>
            </w:tcBorders>
            <w:noWrap/>
            <w:vAlign w:val="bottom"/>
            <w:hideMark/>
          </w:tcPr>
          <w:p w14:paraId="769BEE34"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37.5</w:t>
            </w:r>
          </w:p>
        </w:tc>
        <w:tc>
          <w:tcPr>
            <w:tcW w:w="1006" w:type="dxa"/>
            <w:tcBorders>
              <w:top w:val="nil"/>
              <w:left w:val="nil"/>
              <w:bottom w:val="nil"/>
              <w:right w:val="nil"/>
            </w:tcBorders>
            <w:noWrap/>
            <w:vAlign w:val="bottom"/>
            <w:hideMark/>
          </w:tcPr>
          <w:p w14:paraId="570E322E"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10</w:t>
            </w:r>
          </w:p>
        </w:tc>
      </w:tr>
      <w:tr w:rsidR="00191AE4" w:rsidRPr="00191AE4" w14:paraId="19733EB9" w14:textId="77777777" w:rsidTr="001F73AC">
        <w:trPr>
          <w:trHeight w:val="300"/>
        </w:trPr>
        <w:tc>
          <w:tcPr>
            <w:tcW w:w="1613" w:type="dxa"/>
            <w:tcBorders>
              <w:top w:val="nil"/>
              <w:left w:val="nil"/>
              <w:bottom w:val="nil"/>
              <w:right w:val="nil"/>
            </w:tcBorders>
            <w:noWrap/>
            <w:vAlign w:val="bottom"/>
            <w:hideMark/>
          </w:tcPr>
          <w:p w14:paraId="0640107B" w14:textId="0C595F4E"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g</w:t>
            </w:r>
            <w:r w:rsidRPr="00191AE4">
              <w:rPr>
                <w:rFonts w:ascii="Aptos Narrow" w:eastAsia="Times New Roman" w:hAnsi="Aptos Narrow" w:cs="Times New Roman"/>
                <w:color w:val="000000"/>
                <w:kern w:val="0"/>
                <w:sz w:val="18"/>
                <w:szCs w:val="18"/>
                <w14:ligatures w14:val="none"/>
              </w:rPr>
              <w:t xml:space="preserve">reen </w:t>
            </w:r>
            <w:r>
              <w:rPr>
                <w:rFonts w:ascii="Aptos Narrow" w:eastAsia="Times New Roman" w:hAnsi="Aptos Narrow" w:cs="Times New Roman"/>
                <w:color w:val="000000"/>
                <w:kern w:val="0"/>
                <w:sz w:val="18"/>
                <w:szCs w:val="18"/>
                <w14:ligatures w14:val="none"/>
              </w:rPr>
              <w:t>c</w:t>
            </w:r>
            <w:r w:rsidRPr="00191AE4">
              <w:rPr>
                <w:rFonts w:ascii="Aptos Narrow" w:eastAsia="Times New Roman" w:hAnsi="Aptos Narrow" w:cs="Times New Roman"/>
                <w:color w:val="000000"/>
                <w:kern w:val="0"/>
                <w:sz w:val="18"/>
                <w:szCs w:val="18"/>
                <w14:ligatures w14:val="none"/>
              </w:rPr>
              <w:t>rab</w:t>
            </w:r>
          </w:p>
        </w:tc>
        <w:tc>
          <w:tcPr>
            <w:tcW w:w="2423" w:type="dxa"/>
            <w:tcBorders>
              <w:top w:val="nil"/>
              <w:left w:val="nil"/>
              <w:bottom w:val="nil"/>
              <w:right w:val="nil"/>
            </w:tcBorders>
            <w:noWrap/>
            <w:vAlign w:val="bottom"/>
            <w:hideMark/>
          </w:tcPr>
          <w:p w14:paraId="62C4E8B7"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Carcinus maenas</w:t>
            </w:r>
          </w:p>
        </w:tc>
        <w:tc>
          <w:tcPr>
            <w:tcW w:w="855" w:type="dxa"/>
            <w:tcBorders>
              <w:top w:val="nil"/>
              <w:left w:val="nil"/>
              <w:bottom w:val="nil"/>
              <w:right w:val="nil"/>
            </w:tcBorders>
            <w:noWrap/>
            <w:vAlign w:val="bottom"/>
            <w:hideMark/>
          </w:tcPr>
          <w:p w14:paraId="3720B0DD"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4463</w:t>
            </w:r>
          </w:p>
        </w:tc>
        <w:tc>
          <w:tcPr>
            <w:tcW w:w="977" w:type="dxa"/>
            <w:gridSpan w:val="2"/>
            <w:tcBorders>
              <w:top w:val="nil"/>
              <w:left w:val="nil"/>
              <w:bottom w:val="nil"/>
              <w:right w:val="nil"/>
            </w:tcBorders>
            <w:noWrap/>
            <w:vAlign w:val="bottom"/>
            <w:hideMark/>
          </w:tcPr>
          <w:p w14:paraId="7C2DD5D7"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2.8</w:t>
            </w:r>
          </w:p>
        </w:tc>
        <w:tc>
          <w:tcPr>
            <w:tcW w:w="1334" w:type="dxa"/>
            <w:gridSpan w:val="2"/>
            <w:tcBorders>
              <w:top w:val="nil"/>
              <w:left w:val="nil"/>
              <w:bottom w:val="nil"/>
              <w:right w:val="nil"/>
            </w:tcBorders>
            <w:noWrap/>
            <w:vAlign w:val="bottom"/>
            <w:hideMark/>
          </w:tcPr>
          <w:p w14:paraId="057184DB"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446</w:t>
            </w:r>
          </w:p>
        </w:tc>
        <w:tc>
          <w:tcPr>
            <w:tcW w:w="1152" w:type="dxa"/>
            <w:gridSpan w:val="2"/>
            <w:tcBorders>
              <w:top w:val="nil"/>
              <w:left w:val="nil"/>
              <w:bottom w:val="nil"/>
              <w:right w:val="nil"/>
            </w:tcBorders>
            <w:noWrap/>
            <w:vAlign w:val="bottom"/>
            <w:hideMark/>
          </w:tcPr>
          <w:p w14:paraId="6F0280D3"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67.7</w:t>
            </w:r>
          </w:p>
        </w:tc>
        <w:tc>
          <w:tcPr>
            <w:tcW w:w="1006" w:type="dxa"/>
            <w:tcBorders>
              <w:top w:val="nil"/>
              <w:left w:val="nil"/>
              <w:bottom w:val="nil"/>
              <w:right w:val="nil"/>
            </w:tcBorders>
            <w:noWrap/>
            <w:vAlign w:val="bottom"/>
            <w:hideMark/>
          </w:tcPr>
          <w:p w14:paraId="4E15127E"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10</w:t>
            </w:r>
          </w:p>
        </w:tc>
      </w:tr>
      <w:tr w:rsidR="00191AE4" w:rsidRPr="00191AE4" w14:paraId="6FDEB1AB" w14:textId="77777777" w:rsidTr="001F73AC">
        <w:trPr>
          <w:trHeight w:val="300"/>
        </w:trPr>
        <w:tc>
          <w:tcPr>
            <w:tcW w:w="1613" w:type="dxa"/>
            <w:tcBorders>
              <w:top w:val="nil"/>
              <w:left w:val="nil"/>
              <w:bottom w:val="nil"/>
              <w:right w:val="nil"/>
            </w:tcBorders>
            <w:noWrap/>
            <w:vAlign w:val="bottom"/>
            <w:hideMark/>
          </w:tcPr>
          <w:p w14:paraId="7539F59A" w14:textId="7A3E6216"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s</w:t>
            </w:r>
            <w:r w:rsidRPr="00191AE4">
              <w:rPr>
                <w:rFonts w:ascii="Aptos Narrow" w:eastAsia="Times New Roman" w:hAnsi="Aptos Narrow" w:cs="Times New Roman"/>
                <w:color w:val="000000"/>
                <w:kern w:val="0"/>
                <w:sz w:val="18"/>
                <w:szCs w:val="18"/>
                <w14:ligatures w14:val="none"/>
              </w:rPr>
              <w:t>andlance</w:t>
            </w:r>
          </w:p>
        </w:tc>
        <w:tc>
          <w:tcPr>
            <w:tcW w:w="2423" w:type="dxa"/>
            <w:tcBorders>
              <w:top w:val="nil"/>
              <w:left w:val="nil"/>
              <w:bottom w:val="nil"/>
              <w:right w:val="nil"/>
            </w:tcBorders>
            <w:noWrap/>
            <w:vAlign w:val="bottom"/>
            <w:hideMark/>
          </w:tcPr>
          <w:p w14:paraId="4B901034"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Ammodytes americanus</w:t>
            </w:r>
          </w:p>
        </w:tc>
        <w:tc>
          <w:tcPr>
            <w:tcW w:w="855" w:type="dxa"/>
            <w:tcBorders>
              <w:top w:val="nil"/>
              <w:left w:val="nil"/>
              <w:bottom w:val="nil"/>
              <w:right w:val="nil"/>
            </w:tcBorders>
            <w:noWrap/>
            <w:vAlign w:val="bottom"/>
            <w:hideMark/>
          </w:tcPr>
          <w:p w14:paraId="70CA6D16"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4688</w:t>
            </w:r>
          </w:p>
        </w:tc>
        <w:tc>
          <w:tcPr>
            <w:tcW w:w="977" w:type="dxa"/>
            <w:gridSpan w:val="2"/>
            <w:tcBorders>
              <w:top w:val="nil"/>
              <w:left w:val="nil"/>
              <w:bottom w:val="nil"/>
              <w:right w:val="nil"/>
            </w:tcBorders>
            <w:noWrap/>
            <w:vAlign w:val="bottom"/>
            <w:hideMark/>
          </w:tcPr>
          <w:p w14:paraId="20C7C8CD"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2.94</w:t>
            </w:r>
          </w:p>
        </w:tc>
        <w:tc>
          <w:tcPr>
            <w:tcW w:w="1334" w:type="dxa"/>
            <w:gridSpan w:val="2"/>
            <w:tcBorders>
              <w:top w:val="nil"/>
              <w:left w:val="nil"/>
              <w:bottom w:val="nil"/>
              <w:right w:val="nil"/>
            </w:tcBorders>
            <w:noWrap/>
            <w:vAlign w:val="bottom"/>
            <w:hideMark/>
          </w:tcPr>
          <w:p w14:paraId="2B6F11DA"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65</w:t>
            </w:r>
          </w:p>
        </w:tc>
        <w:tc>
          <w:tcPr>
            <w:tcW w:w="1152" w:type="dxa"/>
            <w:gridSpan w:val="2"/>
            <w:tcBorders>
              <w:top w:val="nil"/>
              <w:left w:val="nil"/>
              <w:bottom w:val="nil"/>
              <w:right w:val="nil"/>
            </w:tcBorders>
            <w:noWrap/>
            <w:vAlign w:val="bottom"/>
            <w:hideMark/>
          </w:tcPr>
          <w:p w14:paraId="5F0CA692"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9.9</w:t>
            </w:r>
          </w:p>
        </w:tc>
        <w:tc>
          <w:tcPr>
            <w:tcW w:w="1006" w:type="dxa"/>
            <w:tcBorders>
              <w:top w:val="nil"/>
              <w:left w:val="nil"/>
              <w:bottom w:val="nil"/>
              <w:right w:val="nil"/>
            </w:tcBorders>
            <w:noWrap/>
            <w:vAlign w:val="bottom"/>
            <w:hideMark/>
          </w:tcPr>
          <w:p w14:paraId="035F08BB"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9</w:t>
            </w:r>
          </w:p>
        </w:tc>
      </w:tr>
      <w:tr w:rsidR="00191AE4" w:rsidRPr="00191AE4" w14:paraId="24D5187C" w14:textId="77777777" w:rsidTr="001F73AC">
        <w:trPr>
          <w:trHeight w:val="300"/>
        </w:trPr>
        <w:tc>
          <w:tcPr>
            <w:tcW w:w="1613" w:type="dxa"/>
            <w:tcBorders>
              <w:top w:val="nil"/>
              <w:left w:val="nil"/>
              <w:bottom w:val="nil"/>
              <w:right w:val="nil"/>
            </w:tcBorders>
            <w:noWrap/>
            <w:vAlign w:val="bottom"/>
            <w:hideMark/>
          </w:tcPr>
          <w:p w14:paraId="4D52CEC1" w14:textId="54A07C78"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a</w:t>
            </w:r>
            <w:r w:rsidRPr="00191AE4">
              <w:rPr>
                <w:rFonts w:ascii="Aptos Narrow" w:eastAsia="Times New Roman" w:hAnsi="Aptos Narrow" w:cs="Times New Roman"/>
                <w:color w:val="000000"/>
                <w:kern w:val="0"/>
                <w:sz w:val="18"/>
                <w:szCs w:val="18"/>
                <w14:ligatures w14:val="none"/>
              </w:rPr>
              <w:t>lewife</w:t>
            </w:r>
          </w:p>
        </w:tc>
        <w:tc>
          <w:tcPr>
            <w:tcW w:w="2423" w:type="dxa"/>
            <w:tcBorders>
              <w:top w:val="nil"/>
              <w:left w:val="nil"/>
              <w:bottom w:val="nil"/>
              <w:right w:val="nil"/>
            </w:tcBorders>
            <w:noWrap/>
            <w:vAlign w:val="bottom"/>
            <w:hideMark/>
          </w:tcPr>
          <w:p w14:paraId="7CD28FA9"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Alosa pseudoharengus</w:t>
            </w:r>
          </w:p>
        </w:tc>
        <w:tc>
          <w:tcPr>
            <w:tcW w:w="855" w:type="dxa"/>
            <w:tcBorders>
              <w:top w:val="nil"/>
              <w:left w:val="nil"/>
              <w:bottom w:val="nil"/>
              <w:right w:val="nil"/>
            </w:tcBorders>
            <w:noWrap/>
            <w:vAlign w:val="bottom"/>
            <w:hideMark/>
          </w:tcPr>
          <w:p w14:paraId="34DE4686"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10184</w:t>
            </w:r>
          </w:p>
        </w:tc>
        <w:tc>
          <w:tcPr>
            <w:tcW w:w="977" w:type="dxa"/>
            <w:gridSpan w:val="2"/>
            <w:tcBorders>
              <w:top w:val="nil"/>
              <w:left w:val="nil"/>
              <w:bottom w:val="nil"/>
              <w:right w:val="nil"/>
            </w:tcBorders>
            <w:noWrap/>
            <w:vAlign w:val="bottom"/>
            <w:hideMark/>
          </w:tcPr>
          <w:p w14:paraId="4E444D88"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6.38</w:t>
            </w:r>
          </w:p>
        </w:tc>
        <w:tc>
          <w:tcPr>
            <w:tcW w:w="1334" w:type="dxa"/>
            <w:gridSpan w:val="2"/>
            <w:tcBorders>
              <w:top w:val="nil"/>
              <w:left w:val="nil"/>
              <w:bottom w:val="nil"/>
              <w:right w:val="nil"/>
            </w:tcBorders>
            <w:noWrap/>
            <w:vAlign w:val="bottom"/>
            <w:hideMark/>
          </w:tcPr>
          <w:p w14:paraId="2D5F45DB"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140</w:t>
            </w:r>
          </w:p>
        </w:tc>
        <w:tc>
          <w:tcPr>
            <w:tcW w:w="1152" w:type="dxa"/>
            <w:gridSpan w:val="2"/>
            <w:tcBorders>
              <w:top w:val="nil"/>
              <w:left w:val="nil"/>
              <w:bottom w:val="nil"/>
              <w:right w:val="nil"/>
            </w:tcBorders>
            <w:noWrap/>
            <w:vAlign w:val="bottom"/>
            <w:hideMark/>
          </w:tcPr>
          <w:p w14:paraId="3B07A82B"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21.2</w:t>
            </w:r>
          </w:p>
        </w:tc>
        <w:tc>
          <w:tcPr>
            <w:tcW w:w="1006" w:type="dxa"/>
            <w:tcBorders>
              <w:top w:val="nil"/>
              <w:left w:val="nil"/>
              <w:bottom w:val="nil"/>
              <w:right w:val="nil"/>
            </w:tcBorders>
            <w:noWrap/>
            <w:vAlign w:val="bottom"/>
            <w:hideMark/>
          </w:tcPr>
          <w:p w14:paraId="2FCB49A5"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10</w:t>
            </w:r>
          </w:p>
        </w:tc>
      </w:tr>
      <w:tr w:rsidR="00191AE4" w:rsidRPr="00191AE4" w14:paraId="590F62E2" w14:textId="77777777" w:rsidTr="001F73AC">
        <w:trPr>
          <w:trHeight w:val="300"/>
        </w:trPr>
        <w:tc>
          <w:tcPr>
            <w:tcW w:w="1613" w:type="dxa"/>
            <w:tcBorders>
              <w:top w:val="nil"/>
              <w:left w:val="nil"/>
              <w:bottom w:val="nil"/>
              <w:right w:val="nil"/>
            </w:tcBorders>
            <w:noWrap/>
            <w:vAlign w:val="bottom"/>
            <w:hideMark/>
          </w:tcPr>
          <w:p w14:paraId="1E1902D9" w14:textId="13646554"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m</w:t>
            </w:r>
            <w:r w:rsidRPr="00191AE4">
              <w:rPr>
                <w:rFonts w:ascii="Aptos Narrow" w:eastAsia="Times New Roman" w:hAnsi="Aptos Narrow" w:cs="Times New Roman"/>
                <w:color w:val="000000"/>
                <w:kern w:val="0"/>
                <w:sz w:val="18"/>
                <w:szCs w:val="18"/>
                <w14:ligatures w14:val="none"/>
              </w:rPr>
              <w:t>ummichog</w:t>
            </w:r>
          </w:p>
        </w:tc>
        <w:tc>
          <w:tcPr>
            <w:tcW w:w="2423" w:type="dxa"/>
            <w:tcBorders>
              <w:top w:val="nil"/>
              <w:left w:val="nil"/>
              <w:bottom w:val="nil"/>
              <w:right w:val="nil"/>
            </w:tcBorders>
            <w:noWrap/>
            <w:vAlign w:val="bottom"/>
            <w:hideMark/>
          </w:tcPr>
          <w:p w14:paraId="408F0258"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Fundulus heteroclitus</w:t>
            </w:r>
          </w:p>
        </w:tc>
        <w:tc>
          <w:tcPr>
            <w:tcW w:w="855" w:type="dxa"/>
            <w:tcBorders>
              <w:top w:val="nil"/>
              <w:left w:val="nil"/>
              <w:bottom w:val="nil"/>
              <w:right w:val="nil"/>
            </w:tcBorders>
            <w:noWrap/>
            <w:vAlign w:val="bottom"/>
            <w:hideMark/>
          </w:tcPr>
          <w:p w14:paraId="4959B6B2"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14579</w:t>
            </w:r>
          </w:p>
        </w:tc>
        <w:tc>
          <w:tcPr>
            <w:tcW w:w="977" w:type="dxa"/>
            <w:gridSpan w:val="2"/>
            <w:tcBorders>
              <w:top w:val="nil"/>
              <w:left w:val="nil"/>
              <w:bottom w:val="nil"/>
              <w:right w:val="nil"/>
            </w:tcBorders>
            <w:noWrap/>
            <w:vAlign w:val="bottom"/>
            <w:hideMark/>
          </w:tcPr>
          <w:p w14:paraId="11C2A482"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9.14</w:t>
            </w:r>
          </w:p>
        </w:tc>
        <w:tc>
          <w:tcPr>
            <w:tcW w:w="1334" w:type="dxa"/>
            <w:gridSpan w:val="2"/>
            <w:tcBorders>
              <w:top w:val="nil"/>
              <w:left w:val="nil"/>
              <w:bottom w:val="nil"/>
              <w:right w:val="nil"/>
            </w:tcBorders>
            <w:noWrap/>
            <w:vAlign w:val="bottom"/>
            <w:hideMark/>
          </w:tcPr>
          <w:p w14:paraId="732DBA88"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199</w:t>
            </w:r>
          </w:p>
        </w:tc>
        <w:tc>
          <w:tcPr>
            <w:tcW w:w="1152" w:type="dxa"/>
            <w:gridSpan w:val="2"/>
            <w:tcBorders>
              <w:top w:val="nil"/>
              <w:left w:val="nil"/>
              <w:bottom w:val="nil"/>
              <w:right w:val="nil"/>
            </w:tcBorders>
            <w:noWrap/>
            <w:vAlign w:val="bottom"/>
            <w:hideMark/>
          </w:tcPr>
          <w:p w14:paraId="3C59F329"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30.2</w:t>
            </w:r>
          </w:p>
        </w:tc>
        <w:tc>
          <w:tcPr>
            <w:tcW w:w="1006" w:type="dxa"/>
            <w:tcBorders>
              <w:top w:val="nil"/>
              <w:left w:val="nil"/>
              <w:bottom w:val="nil"/>
              <w:right w:val="nil"/>
            </w:tcBorders>
            <w:noWrap/>
            <w:vAlign w:val="bottom"/>
            <w:hideMark/>
          </w:tcPr>
          <w:p w14:paraId="61D23A31"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10</w:t>
            </w:r>
          </w:p>
        </w:tc>
      </w:tr>
      <w:tr w:rsidR="00191AE4" w:rsidRPr="00191AE4" w14:paraId="4F536A26" w14:textId="77777777" w:rsidTr="001F73AC">
        <w:trPr>
          <w:trHeight w:val="300"/>
        </w:trPr>
        <w:tc>
          <w:tcPr>
            <w:tcW w:w="1613" w:type="dxa"/>
            <w:tcBorders>
              <w:top w:val="nil"/>
              <w:left w:val="nil"/>
              <w:right w:val="nil"/>
            </w:tcBorders>
            <w:noWrap/>
            <w:vAlign w:val="bottom"/>
            <w:hideMark/>
          </w:tcPr>
          <w:p w14:paraId="3E516652" w14:textId="5A160500"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 xml:space="preserve">Atlantic </w:t>
            </w:r>
            <w:r>
              <w:rPr>
                <w:rFonts w:ascii="Aptos Narrow" w:eastAsia="Times New Roman" w:hAnsi="Aptos Narrow" w:cs="Times New Roman"/>
                <w:color w:val="000000"/>
                <w:kern w:val="0"/>
                <w:sz w:val="18"/>
                <w:szCs w:val="18"/>
                <w14:ligatures w14:val="none"/>
              </w:rPr>
              <w:t>h</w:t>
            </w:r>
            <w:r w:rsidRPr="00191AE4">
              <w:rPr>
                <w:rFonts w:ascii="Aptos Narrow" w:eastAsia="Times New Roman" w:hAnsi="Aptos Narrow" w:cs="Times New Roman"/>
                <w:color w:val="000000"/>
                <w:kern w:val="0"/>
                <w:sz w:val="18"/>
                <w:szCs w:val="18"/>
                <w14:ligatures w14:val="none"/>
              </w:rPr>
              <w:t>erring</w:t>
            </w:r>
          </w:p>
        </w:tc>
        <w:tc>
          <w:tcPr>
            <w:tcW w:w="2423" w:type="dxa"/>
            <w:tcBorders>
              <w:top w:val="nil"/>
              <w:left w:val="nil"/>
              <w:right w:val="nil"/>
            </w:tcBorders>
            <w:noWrap/>
            <w:vAlign w:val="bottom"/>
            <w:hideMark/>
          </w:tcPr>
          <w:p w14:paraId="53CF390C"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Clupea harengus</w:t>
            </w:r>
          </w:p>
        </w:tc>
        <w:tc>
          <w:tcPr>
            <w:tcW w:w="855" w:type="dxa"/>
            <w:tcBorders>
              <w:top w:val="nil"/>
              <w:left w:val="nil"/>
              <w:right w:val="nil"/>
            </w:tcBorders>
            <w:noWrap/>
            <w:vAlign w:val="bottom"/>
            <w:hideMark/>
          </w:tcPr>
          <w:p w14:paraId="4FCC525B"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55768</w:t>
            </w:r>
          </w:p>
        </w:tc>
        <w:tc>
          <w:tcPr>
            <w:tcW w:w="977" w:type="dxa"/>
            <w:gridSpan w:val="2"/>
            <w:tcBorders>
              <w:top w:val="nil"/>
              <w:left w:val="nil"/>
              <w:right w:val="nil"/>
            </w:tcBorders>
            <w:noWrap/>
            <w:vAlign w:val="bottom"/>
            <w:hideMark/>
          </w:tcPr>
          <w:p w14:paraId="6C805475"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34.95</w:t>
            </w:r>
          </w:p>
        </w:tc>
        <w:tc>
          <w:tcPr>
            <w:tcW w:w="1334" w:type="dxa"/>
            <w:gridSpan w:val="2"/>
            <w:tcBorders>
              <w:top w:val="nil"/>
              <w:left w:val="nil"/>
              <w:right w:val="nil"/>
            </w:tcBorders>
            <w:noWrap/>
            <w:vAlign w:val="bottom"/>
            <w:hideMark/>
          </w:tcPr>
          <w:p w14:paraId="1234FFD2"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97</w:t>
            </w:r>
          </w:p>
        </w:tc>
        <w:tc>
          <w:tcPr>
            <w:tcW w:w="1152" w:type="dxa"/>
            <w:gridSpan w:val="2"/>
            <w:tcBorders>
              <w:top w:val="nil"/>
              <w:left w:val="nil"/>
              <w:right w:val="nil"/>
            </w:tcBorders>
            <w:noWrap/>
            <w:vAlign w:val="bottom"/>
            <w:hideMark/>
          </w:tcPr>
          <w:p w14:paraId="1646E3BF"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14.7</w:t>
            </w:r>
          </w:p>
        </w:tc>
        <w:tc>
          <w:tcPr>
            <w:tcW w:w="1006" w:type="dxa"/>
            <w:tcBorders>
              <w:top w:val="nil"/>
              <w:left w:val="nil"/>
              <w:right w:val="nil"/>
            </w:tcBorders>
            <w:noWrap/>
            <w:vAlign w:val="bottom"/>
            <w:hideMark/>
          </w:tcPr>
          <w:p w14:paraId="389BE2AA"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10</w:t>
            </w:r>
          </w:p>
        </w:tc>
      </w:tr>
      <w:tr w:rsidR="00191AE4" w:rsidRPr="00191AE4" w14:paraId="79C7CF39" w14:textId="77777777" w:rsidTr="001F73AC">
        <w:trPr>
          <w:trHeight w:val="300"/>
        </w:trPr>
        <w:tc>
          <w:tcPr>
            <w:tcW w:w="1613" w:type="dxa"/>
            <w:tcBorders>
              <w:top w:val="nil"/>
              <w:left w:val="nil"/>
              <w:bottom w:val="single" w:sz="4" w:space="0" w:color="auto"/>
              <w:right w:val="nil"/>
            </w:tcBorders>
            <w:noWrap/>
            <w:vAlign w:val="bottom"/>
            <w:hideMark/>
          </w:tcPr>
          <w:p w14:paraId="4E1C1E34" w14:textId="1ABD3086" w:rsidR="00191AE4" w:rsidRPr="00191AE4" w:rsidRDefault="00191AE4" w:rsidP="00191AE4">
            <w:pPr>
              <w:spacing w:after="0" w:line="240" w:lineRule="auto"/>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 xml:space="preserve">Atlantic </w:t>
            </w:r>
            <w:r>
              <w:rPr>
                <w:rFonts w:ascii="Aptos Narrow" w:eastAsia="Times New Roman" w:hAnsi="Aptos Narrow" w:cs="Times New Roman"/>
                <w:color w:val="000000"/>
                <w:kern w:val="0"/>
                <w:sz w:val="18"/>
                <w:szCs w:val="18"/>
                <w14:ligatures w14:val="none"/>
              </w:rPr>
              <w:t>s</w:t>
            </w:r>
            <w:r w:rsidRPr="00191AE4">
              <w:rPr>
                <w:rFonts w:ascii="Aptos Narrow" w:eastAsia="Times New Roman" w:hAnsi="Aptos Narrow" w:cs="Times New Roman"/>
                <w:color w:val="000000"/>
                <w:kern w:val="0"/>
                <w:sz w:val="18"/>
                <w:szCs w:val="18"/>
                <w14:ligatures w14:val="none"/>
              </w:rPr>
              <w:t>ilverside</w:t>
            </w:r>
          </w:p>
        </w:tc>
        <w:tc>
          <w:tcPr>
            <w:tcW w:w="2423" w:type="dxa"/>
            <w:tcBorders>
              <w:top w:val="nil"/>
              <w:left w:val="nil"/>
              <w:bottom w:val="single" w:sz="4" w:space="0" w:color="auto"/>
              <w:right w:val="nil"/>
            </w:tcBorders>
            <w:noWrap/>
            <w:vAlign w:val="bottom"/>
            <w:hideMark/>
          </w:tcPr>
          <w:p w14:paraId="27BF8809" w14:textId="77777777" w:rsidR="00191AE4" w:rsidRPr="00191AE4" w:rsidRDefault="00191AE4" w:rsidP="00191AE4">
            <w:pPr>
              <w:spacing w:after="0" w:line="240" w:lineRule="auto"/>
              <w:rPr>
                <w:rFonts w:ascii="Aptos Narrow" w:eastAsia="Times New Roman" w:hAnsi="Aptos Narrow" w:cs="Times New Roman"/>
                <w:i/>
                <w:iCs/>
                <w:color w:val="000000"/>
                <w:kern w:val="0"/>
                <w:sz w:val="18"/>
                <w:szCs w:val="18"/>
                <w14:ligatures w14:val="none"/>
              </w:rPr>
            </w:pPr>
            <w:r w:rsidRPr="00191AE4">
              <w:rPr>
                <w:rFonts w:ascii="Aptos Narrow" w:eastAsia="Times New Roman" w:hAnsi="Aptos Narrow" w:cs="Times New Roman"/>
                <w:i/>
                <w:iCs/>
                <w:color w:val="000000"/>
                <w:kern w:val="0"/>
                <w:sz w:val="18"/>
                <w:szCs w:val="18"/>
                <w14:ligatures w14:val="none"/>
              </w:rPr>
              <w:t>Menidia menidia</w:t>
            </w:r>
          </w:p>
        </w:tc>
        <w:tc>
          <w:tcPr>
            <w:tcW w:w="855" w:type="dxa"/>
            <w:tcBorders>
              <w:top w:val="nil"/>
              <w:left w:val="nil"/>
              <w:bottom w:val="single" w:sz="4" w:space="0" w:color="auto"/>
              <w:right w:val="nil"/>
            </w:tcBorders>
            <w:noWrap/>
            <w:vAlign w:val="bottom"/>
            <w:hideMark/>
          </w:tcPr>
          <w:p w14:paraId="79D27E42"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66887</w:t>
            </w:r>
          </w:p>
        </w:tc>
        <w:tc>
          <w:tcPr>
            <w:tcW w:w="977" w:type="dxa"/>
            <w:gridSpan w:val="2"/>
            <w:tcBorders>
              <w:top w:val="nil"/>
              <w:left w:val="nil"/>
              <w:bottom w:val="single" w:sz="4" w:space="0" w:color="auto"/>
              <w:right w:val="nil"/>
            </w:tcBorders>
            <w:noWrap/>
            <w:vAlign w:val="bottom"/>
            <w:hideMark/>
          </w:tcPr>
          <w:p w14:paraId="1B42A4A3"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41.91</w:t>
            </w:r>
          </w:p>
        </w:tc>
        <w:tc>
          <w:tcPr>
            <w:tcW w:w="1334" w:type="dxa"/>
            <w:gridSpan w:val="2"/>
            <w:tcBorders>
              <w:top w:val="nil"/>
              <w:left w:val="nil"/>
              <w:bottom w:val="single" w:sz="4" w:space="0" w:color="auto"/>
              <w:right w:val="nil"/>
            </w:tcBorders>
            <w:noWrap/>
            <w:vAlign w:val="bottom"/>
            <w:hideMark/>
          </w:tcPr>
          <w:p w14:paraId="66B2C207"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369</w:t>
            </w:r>
          </w:p>
        </w:tc>
        <w:tc>
          <w:tcPr>
            <w:tcW w:w="1152" w:type="dxa"/>
            <w:gridSpan w:val="2"/>
            <w:tcBorders>
              <w:top w:val="nil"/>
              <w:left w:val="nil"/>
              <w:bottom w:val="single" w:sz="4" w:space="0" w:color="auto"/>
              <w:right w:val="nil"/>
            </w:tcBorders>
            <w:noWrap/>
            <w:vAlign w:val="bottom"/>
            <w:hideMark/>
          </w:tcPr>
          <w:p w14:paraId="72CA64F3"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56</w:t>
            </w:r>
          </w:p>
        </w:tc>
        <w:tc>
          <w:tcPr>
            <w:tcW w:w="1006" w:type="dxa"/>
            <w:tcBorders>
              <w:top w:val="nil"/>
              <w:left w:val="nil"/>
              <w:bottom w:val="single" w:sz="4" w:space="0" w:color="auto"/>
              <w:right w:val="nil"/>
            </w:tcBorders>
            <w:noWrap/>
            <w:vAlign w:val="bottom"/>
            <w:hideMark/>
          </w:tcPr>
          <w:p w14:paraId="598FB962" w14:textId="77777777" w:rsidR="00191AE4" w:rsidRPr="00191AE4" w:rsidRDefault="00191AE4" w:rsidP="00191AE4">
            <w:pPr>
              <w:spacing w:after="0" w:line="240" w:lineRule="auto"/>
              <w:jc w:val="center"/>
              <w:rPr>
                <w:rFonts w:ascii="Aptos Narrow" w:eastAsia="Times New Roman" w:hAnsi="Aptos Narrow" w:cs="Times New Roman"/>
                <w:color w:val="000000"/>
                <w:kern w:val="0"/>
                <w:sz w:val="18"/>
                <w:szCs w:val="18"/>
                <w14:ligatures w14:val="none"/>
              </w:rPr>
            </w:pPr>
            <w:r w:rsidRPr="00191AE4">
              <w:rPr>
                <w:rFonts w:ascii="Aptos Narrow" w:eastAsia="Times New Roman" w:hAnsi="Aptos Narrow" w:cs="Times New Roman"/>
                <w:color w:val="000000"/>
                <w:kern w:val="0"/>
                <w:sz w:val="18"/>
                <w:szCs w:val="18"/>
                <w14:ligatures w14:val="none"/>
              </w:rPr>
              <w:t>10</w:t>
            </w:r>
          </w:p>
        </w:tc>
      </w:tr>
    </w:tbl>
    <w:p w14:paraId="263F6155" w14:textId="77777777" w:rsidR="00191AE4" w:rsidRDefault="00191AE4">
      <w:pPr>
        <w:rPr>
          <w:rFonts w:eastAsia="Times New Roman" w:cs="Times New Roman"/>
          <w:kern w:val="0"/>
          <w14:ligatures w14:val="none"/>
        </w:rPr>
      </w:pPr>
      <w:r>
        <w:br w:type="page"/>
      </w:r>
    </w:p>
    <w:p w14:paraId="465C46DD" w14:textId="332D6393" w:rsidR="00F77EBD" w:rsidRDefault="00F77EBD" w:rsidP="000229DC">
      <w:pPr>
        <w:pStyle w:val="NormalWeb"/>
        <w:rPr>
          <w:rFonts w:asciiTheme="minorHAnsi" w:hAnsiTheme="minorHAnsi"/>
          <w:sz w:val="22"/>
          <w:szCs w:val="22"/>
        </w:rPr>
      </w:pPr>
      <w:r w:rsidRPr="00926F2C">
        <w:rPr>
          <w:rFonts w:asciiTheme="minorHAnsi" w:hAnsiTheme="minorHAnsi"/>
          <w:sz w:val="22"/>
          <w:szCs w:val="22"/>
        </w:rPr>
        <w:t xml:space="preserve">Table 2: </w:t>
      </w:r>
      <w:ins w:id="1447" w:author="Katie Lankowicz" w:date="2025-10-17T14:39:00Z" w16du:dateUtc="2025-10-17T17:39:00Z">
        <w:r w:rsidR="002A40FE">
          <w:rPr>
            <w:rFonts w:asciiTheme="minorHAnsi" w:hAnsiTheme="minorHAnsi"/>
            <w:sz w:val="22"/>
            <w:szCs w:val="22"/>
          </w:rPr>
          <w:t xml:space="preserve">Annual </w:t>
        </w:r>
      </w:ins>
      <w:ins w:id="1448" w:author="Katie Lankowicz" w:date="2025-10-17T14:40:00Z" w16du:dateUtc="2025-10-17T17:40:00Z">
        <w:r w:rsidR="002A40FE">
          <w:rPr>
            <w:rFonts w:asciiTheme="minorHAnsi" w:hAnsiTheme="minorHAnsi"/>
            <w:sz w:val="22"/>
            <w:szCs w:val="22"/>
          </w:rPr>
          <w:t xml:space="preserve">results for temperature anomalies and </w:t>
        </w:r>
      </w:ins>
      <w:ins w:id="1449" w:author="Katie Lankowicz" w:date="2025-10-20T15:08:00Z" w16du:dateUtc="2025-10-20T19:08:00Z">
        <w:r w:rsidR="0054107E">
          <w:rPr>
            <w:rFonts w:asciiTheme="minorHAnsi" w:hAnsiTheme="minorHAnsi"/>
            <w:sz w:val="22"/>
            <w:szCs w:val="22"/>
          </w:rPr>
          <w:t xml:space="preserve">focal </w:t>
        </w:r>
      </w:ins>
      <w:ins w:id="1450" w:author="Katie Lankowicz" w:date="2025-10-17T14:40:00Z" w16du:dateUtc="2025-10-17T17:40:00Z">
        <w:r w:rsidR="002A40FE">
          <w:rPr>
            <w:rFonts w:asciiTheme="minorHAnsi" w:hAnsiTheme="minorHAnsi"/>
            <w:sz w:val="22"/>
            <w:szCs w:val="22"/>
          </w:rPr>
          <w:t>species growth rates. Temperature anomaly data are calcualted from the Portland Harbor tide gauge. Average annual anomalies are</w:t>
        </w:r>
      </w:ins>
      <w:ins w:id="1451" w:author="Katie Lankowicz" w:date="2025-10-17T14:41:00Z" w16du:dateUtc="2025-10-17T17:41:00Z">
        <w:r w:rsidR="002A40FE">
          <w:rPr>
            <w:rFonts w:asciiTheme="minorHAnsi" w:hAnsiTheme="minorHAnsi"/>
            <w:sz w:val="22"/>
            <w:szCs w:val="22"/>
          </w:rPr>
          <w:t xml:space="preserve"> </w:t>
        </w:r>
      </w:ins>
      <w:del w:id="1452" w:author="Katie Lankowicz" w:date="2025-10-17T14:41:00Z" w16du:dateUtc="2025-10-17T17:41:00Z">
        <w:r w:rsidRPr="00926F2C" w:rsidDel="002A40FE">
          <w:rPr>
            <w:rFonts w:asciiTheme="minorHAnsi" w:hAnsiTheme="minorHAnsi"/>
            <w:sz w:val="22"/>
            <w:szCs w:val="22"/>
          </w:rPr>
          <w:delText>Portland Harbor tide gauge temperature anomalies</w:delText>
        </w:r>
      </w:del>
      <w:ins w:id="1453" w:author="Katie Lankowicz" w:date="2025-10-15T16:15:00Z" w16du:dateUtc="2025-10-15T19:15:00Z">
        <w:r w:rsidR="00431961">
          <w:rPr>
            <w:rFonts w:asciiTheme="minorHAnsi" w:hAnsiTheme="minorHAnsi"/>
            <w:sz w:val="22"/>
            <w:szCs w:val="22"/>
          </w:rPr>
          <w:t xml:space="preserve">calculated </w:t>
        </w:r>
      </w:ins>
      <w:del w:id="1454" w:author="Katie Lankowicz" w:date="2025-10-15T16:15:00Z" w16du:dateUtc="2025-10-15T19:15:00Z">
        <w:r w:rsidRPr="00926F2C" w:rsidDel="00431961">
          <w:rPr>
            <w:rFonts w:asciiTheme="minorHAnsi" w:hAnsiTheme="minorHAnsi"/>
            <w:sz w:val="22"/>
            <w:szCs w:val="22"/>
          </w:rPr>
          <w:delText xml:space="preserve"> presented </w:delText>
        </w:r>
      </w:del>
      <w:r w:rsidRPr="00926F2C">
        <w:rPr>
          <w:rFonts w:asciiTheme="minorHAnsi" w:hAnsiTheme="minorHAnsi"/>
          <w:sz w:val="22"/>
          <w:szCs w:val="22"/>
        </w:rPr>
        <w:t>as the</w:t>
      </w:r>
      <w:ins w:id="1455" w:author="Katie Lankowicz" w:date="2025-10-15T16:13:00Z" w16du:dateUtc="2025-10-15T19:13:00Z">
        <w:r w:rsidR="00431961">
          <w:rPr>
            <w:rFonts w:asciiTheme="minorHAnsi" w:hAnsiTheme="minorHAnsi"/>
            <w:sz w:val="22"/>
            <w:szCs w:val="22"/>
          </w:rPr>
          <w:t xml:space="preserve"> mean</w:t>
        </w:r>
      </w:ins>
      <w:r w:rsidRPr="00926F2C">
        <w:rPr>
          <w:rFonts w:asciiTheme="minorHAnsi" w:hAnsiTheme="minorHAnsi"/>
          <w:sz w:val="22"/>
          <w:szCs w:val="22"/>
        </w:rPr>
        <w:t xml:space="preserve"> difference between </w:t>
      </w:r>
      <w:ins w:id="1456" w:author="Katie Lankowicz" w:date="2025-10-15T16:16:00Z" w16du:dateUtc="2025-10-15T19:16:00Z">
        <w:r w:rsidR="00431961">
          <w:rPr>
            <w:rFonts w:asciiTheme="minorHAnsi" w:hAnsiTheme="minorHAnsi"/>
            <w:sz w:val="22"/>
            <w:szCs w:val="22"/>
          </w:rPr>
          <w:t xml:space="preserve">daily average temperature and the expected daily average temperature as </w:t>
        </w:r>
      </w:ins>
      <w:ins w:id="1457" w:author="Katie Lankowicz" w:date="2025-10-15T16:17:00Z" w16du:dateUtc="2025-10-15T19:17:00Z">
        <w:r w:rsidR="00431961">
          <w:rPr>
            <w:rFonts w:asciiTheme="minorHAnsi" w:hAnsiTheme="minorHAnsi"/>
            <w:sz w:val="22"/>
            <w:szCs w:val="22"/>
          </w:rPr>
          <w:t>determined</w:t>
        </w:r>
      </w:ins>
      <w:ins w:id="1458" w:author="Katie Lankowicz" w:date="2025-10-15T16:16:00Z" w16du:dateUtc="2025-10-15T19:16:00Z">
        <w:r w:rsidR="00431961">
          <w:rPr>
            <w:rFonts w:asciiTheme="minorHAnsi" w:hAnsiTheme="minorHAnsi"/>
            <w:sz w:val="22"/>
            <w:szCs w:val="22"/>
          </w:rPr>
          <w:t xml:space="preserve"> from the 2003-2020 climat</w:t>
        </w:r>
      </w:ins>
      <w:ins w:id="1459" w:author="Katie Lankowicz" w:date="2025-10-23T15:51:00Z" w16du:dateUtc="2025-10-23T19:51:00Z">
        <w:r w:rsidR="00C24768">
          <w:rPr>
            <w:rFonts w:asciiTheme="minorHAnsi" w:hAnsiTheme="minorHAnsi"/>
            <w:sz w:val="22"/>
            <w:szCs w:val="22"/>
          </w:rPr>
          <w:t>ological</w:t>
        </w:r>
      </w:ins>
      <w:ins w:id="1460" w:author="Katie Lankowicz" w:date="2025-10-15T16:16:00Z" w16du:dateUtc="2025-10-15T19:16:00Z">
        <w:r w:rsidR="00431961">
          <w:rPr>
            <w:rFonts w:asciiTheme="minorHAnsi" w:hAnsiTheme="minorHAnsi"/>
            <w:sz w:val="22"/>
            <w:szCs w:val="22"/>
          </w:rPr>
          <w:t xml:space="preserve"> reference period (CRP). </w:t>
        </w:r>
      </w:ins>
      <w:del w:id="1461" w:author="Katie Lankowicz" w:date="2025-10-15T16:15:00Z" w16du:dateUtc="2025-10-15T19:15:00Z">
        <w:r w:rsidRPr="00926F2C" w:rsidDel="00431961">
          <w:rPr>
            <w:rFonts w:asciiTheme="minorHAnsi" w:hAnsiTheme="minorHAnsi"/>
            <w:sz w:val="22"/>
            <w:szCs w:val="22"/>
          </w:rPr>
          <w:delText>each</w:delText>
        </w:r>
      </w:del>
      <w:del w:id="1462" w:author="Katie Lankowicz" w:date="2025-10-15T16:16:00Z" w16du:dateUtc="2025-10-15T19:16:00Z">
        <w:r w:rsidRPr="00926F2C" w:rsidDel="00431961">
          <w:rPr>
            <w:rFonts w:asciiTheme="minorHAnsi" w:hAnsiTheme="minorHAnsi"/>
            <w:sz w:val="22"/>
            <w:szCs w:val="22"/>
          </w:rPr>
          <w:delText xml:space="preserve"> year’s average temperature and the expected annual temperature as calculated from the 2003-2020 climate reference period (CRP). </w:delText>
        </w:r>
      </w:del>
      <w:ins w:id="1463" w:author="Katie Lankowicz" w:date="2025-10-15T16:12:00Z" w16du:dateUtc="2025-10-15T19:12:00Z">
        <w:r w:rsidR="00431961">
          <w:rPr>
            <w:rFonts w:asciiTheme="minorHAnsi" w:hAnsiTheme="minorHAnsi"/>
            <w:sz w:val="22"/>
            <w:szCs w:val="22"/>
          </w:rPr>
          <w:t xml:space="preserve">Summer </w:t>
        </w:r>
      </w:ins>
      <w:ins w:id="1464" w:author="Katie Lankowicz" w:date="2025-10-15T16:13:00Z" w16du:dateUtc="2025-10-15T19:13:00Z">
        <w:r w:rsidR="00431961">
          <w:rPr>
            <w:rFonts w:asciiTheme="minorHAnsi" w:hAnsiTheme="minorHAnsi"/>
            <w:sz w:val="22"/>
            <w:szCs w:val="22"/>
          </w:rPr>
          <w:t>(June-August) a</w:t>
        </w:r>
      </w:ins>
      <w:del w:id="1465" w:author="Katie Lankowicz" w:date="2025-10-15T16:13:00Z" w16du:dateUtc="2025-10-15T19:13:00Z">
        <w:r w:rsidRPr="00926F2C" w:rsidDel="00431961">
          <w:rPr>
            <w:rFonts w:asciiTheme="minorHAnsi" w:hAnsiTheme="minorHAnsi"/>
            <w:sz w:val="22"/>
            <w:szCs w:val="22"/>
          </w:rPr>
          <w:delText>A</w:delText>
        </w:r>
      </w:del>
      <w:r w:rsidRPr="00926F2C">
        <w:rPr>
          <w:rFonts w:asciiTheme="minorHAnsi" w:hAnsiTheme="minorHAnsi"/>
          <w:sz w:val="22"/>
          <w:szCs w:val="22"/>
        </w:rPr>
        <w:t>nomalies are also presented</w:t>
      </w:r>
      <w:del w:id="1466" w:author="Katie Lankowicz" w:date="2025-10-15T16:13:00Z" w16du:dateUtc="2025-10-15T19:13:00Z">
        <w:r w:rsidRPr="00926F2C" w:rsidDel="00431961">
          <w:rPr>
            <w:rFonts w:asciiTheme="minorHAnsi" w:hAnsiTheme="minorHAnsi"/>
            <w:sz w:val="22"/>
            <w:szCs w:val="22"/>
          </w:rPr>
          <w:delText xml:space="preserve"> at a seasonal scale, with winter referring to December-February, spring referring to March-May, summer referring to June-August, and fall referring to September-November</w:delText>
        </w:r>
      </w:del>
      <w:r w:rsidRPr="00926F2C">
        <w:rPr>
          <w:rFonts w:asciiTheme="minorHAnsi" w:hAnsiTheme="minorHAnsi"/>
          <w:sz w:val="22"/>
          <w:szCs w:val="22"/>
        </w:rPr>
        <w:t>. Negative values are cooler temperatures than expected compared to the CRP, and positive values are warmer temperatures than expected compared to the CRP.</w:t>
      </w:r>
      <w:ins w:id="1467" w:author="Katie Lankowicz" w:date="2025-10-17T14:41:00Z" w16du:dateUtc="2025-10-17T17:41:00Z">
        <w:r w:rsidR="002A40FE">
          <w:rPr>
            <w:rFonts w:asciiTheme="minorHAnsi" w:hAnsiTheme="minorHAnsi"/>
            <w:sz w:val="22"/>
            <w:szCs w:val="22"/>
          </w:rPr>
          <w:t xml:space="preserve"> Silverside and herring growth rates (GRs) are calculated as weighted least regressions based on weekly length-frequency data from likely age-0 individuals.</w:t>
        </w:r>
      </w:ins>
      <w:ins w:id="1468" w:author="Katie Lankowicz" w:date="2025-10-17T14:52:00Z" w16du:dateUtc="2025-10-17T17:52:00Z">
        <w:r w:rsidR="002A40FE">
          <w:rPr>
            <w:rFonts w:asciiTheme="minorHAnsi" w:hAnsiTheme="minorHAnsi"/>
            <w:sz w:val="22"/>
            <w:szCs w:val="22"/>
          </w:rPr>
          <w:t xml:space="preserve"> Data collecti</w:t>
        </w:r>
      </w:ins>
      <w:ins w:id="1469" w:author="Katie Lankowicz" w:date="2025-10-17T14:53:00Z" w16du:dateUtc="2025-10-17T17:53:00Z">
        <w:r w:rsidR="002A40FE">
          <w:rPr>
            <w:rFonts w:asciiTheme="minorHAnsi" w:hAnsiTheme="minorHAnsi"/>
            <w:sz w:val="22"/>
            <w:szCs w:val="22"/>
          </w:rPr>
          <w:t>on issues in 2019 and 2024 prevented the calculation of growth rates. Herring catch was too low in 2023 to calculate growth rate.</w:t>
        </w:r>
      </w:ins>
    </w:p>
    <w:tbl>
      <w:tblPr>
        <w:tblW w:w="6450" w:type="dxa"/>
        <w:tblLook w:val="04A0" w:firstRow="1" w:lastRow="0" w:firstColumn="1" w:lastColumn="0" w:noHBand="0" w:noVBand="1"/>
      </w:tblPr>
      <w:tblGrid>
        <w:gridCol w:w="1055"/>
        <w:gridCol w:w="1615"/>
        <w:gridCol w:w="1260"/>
        <w:gridCol w:w="1260"/>
        <w:gridCol w:w="1260"/>
      </w:tblGrid>
      <w:tr w:rsidR="00C24768" w:rsidRPr="00191AE4" w14:paraId="1C3A6D93" w14:textId="77777777" w:rsidTr="0083038C">
        <w:trPr>
          <w:trHeight w:val="365"/>
          <w:ins w:id="1470" w:author="Katie Lankowicz" w:date="2025-10-23T15:51:00Z"/>
        </w:trPr>
        <w:tc>
          <w:tcPr>
            <w:tcW w:w="1055" w:type="dxa"/>
            <w:tcBorders>
              <w:left w:val="nil"/>
              <w:bottom w:val="single" w:sz="4" w:space="0" w:color="auto"/>
              <w:right w:val="single" w:sz="4" w:space="0" w:color="auto"/>
            </w:tcBorders>
            <w:vAlign w:val="center"/>
          </w:tcPr>
          <w:p w14:paraId="0DAFDD17" w14:textId="77777777" w:rsidR="00C24768" w:rsidRPr="00191AE4" w:rsidRDefault="00C24768" w:rsidP="0083038C">
            <w:pPr>
              <w:spacing w:after="0" w:line="240" w:lineRule="auto"/>
              <w:jc w:val="center"/>
              <w:rPr>
                <w:ins w:id="1471" w:author="Katie Lankowicz" w:date="2025-10-23T15:51:00Z" w16du:dateUtc="2025-10-23T19:51:00Z"/>
                <w:rFonts w:ascii="Aptos Narrow" w:eastAsia="Times New Roman" w:hAnsi="Aptos Narrow" w:cs="Times New Roman"/>
                <w:b/>
                <w:bCs/>
                <w:color w:val="000000"/>
                <w:kern w:val="0"/>
                <w14:ligatures w14:val="none"/>
              </w:rPr>
            </w:pPr>
            <w:ins w:id="1472" w:author="Katie Lankowicz" w:date="2025-10-23T15:51:00Z" w16du:dateUtc="2025-10-23T19:51:00Z">
              <w:r>
                <w:rPr>
                  <w:rFonts w:ascii="Aptos Narrow" w:eastAsia="Times New Roman" w:hAnsi="Aptos Narrow" w:cs="Times New Roman"/>
                  <w:b/>
                  <w:bCs/>
                  <w:color w:val="000000"/>
                  <w:kern w:val="0"/>
                  <w14:ligatures w14:val="none"/>
                </w:rPr>
                <w:t>Year</w:t>
              </w:r>
            </w:ins>
          </w:p>
        </w:tc>
        <w:tc>
          <w:tcPr>
            <w:tcW w:w="1615" w:type="dxa"/>
            <w:tcBorders>
              <w:left w:val="single" w:sz="4" w:space="0" w:color="auto"/>
              <w:bottom w:val="single" w:sz="4" w:space="0" w:color="auto"/>
              <w:right w:val="single" w:sz="4" w:space="0" w:color="auto"/>
            </w:tcBorders>
            <w:vAlign w:val="center"/>
          </w:tcPr>
          <w:p w14:paraId="2EC183E3" w14:textId="77777777" w:rsidR="00C24768" w:rsidRDefault="00C24768" w:rsidP="0083038C">
            <w:pPr>
              <w:spacing w:after="0" w:line="240" w:lineRule="auto"/>
              <w:jc w:val="center"/>
              <w:rPr>
                <w:ins w:id="1473" w:author="Katie Lankowicz" w:date="2025-10-23T15:51:00Z" w16du:dateUtc="2025-10-23T19:51:00Z"/>
                <w:rFonts w:ascii="Aptos Narrow" w:eastAsia="Times New Roman" w:hAnsi="Aptos Narrow" w:cs="Times New Roman"/>
                <w:b/>
                <w:bCs/>
                <w:color w:val="000000"/>
                <w:kern w:val="0"/>
                <w14:ligatures w14:val="none"/>
              </w:rPr>
            </w:pPr>
            <w:ins w:id="1474" w:author="Katie Lankowicz" w:date="2025-10-23T15:51:00Z" w16du:dateUtc="2025-10-23T19:51:00Z">
              <w:r>
                <w:rPr>
                  <w:rFonts w:ascii="Aptos Narrow" w:eastAsia="Times New Roman" w:hAnsi="Aptos Narrow" w:cs="Times New Roman"/>
                  <w:b/>
                  <w:bCs/>
                  <w:color w:val="000000"/>
                  <w:kern w:val="0"/>
                  <w14:ligatures w14:val="none"/>
                </w:rPr>
                <w:t xml:space="preserve">Annual anomaly </w:t>
              </w:r>
            </w:ins>
          </w:p>
          <w:p w14:paraId="50ED6EB6" w14:textId="77777777" w:rsidR="00C24768" w:rsidRPr="00191AE4" w:rsidRDefault="00C24768" w:rsidP="0083038C">
            <w:pPr>
              <w:spacing w:after="0" w:line="240" w:lineRule="auto"/>
              <w:jc w:val="center"/>
              <w:rPr>
                <w:ins w:id="1475" w:author="Katie Lankowicz" w:date="2025-10-23T15:51:00Z" w16du:dateUtc="2025-10-23T19:51:00Z"/>
                <w:rFonts w:ascii="Aptos Narrow" w:eastAsia="Times New Roman" w:hAnsi="Aptos Narrow" w:cs="Times New Roman"/>
                <w:b/>
                <w:bCs/>
                <w:color w:val="000000"/>
                <w:kern w:val="0"/>
                <w14:ligatures w14:val="none"/>
              </w:rPr>
            </w:pPr>
            <w:ins w:id="1476" w:author="Katie Lankowicz" w:date="2025-10-23T15:51:00Z" w16du:dateUtc="2025-10-23T19:51:00Z">
              <w:r w:rsidRPr="00191AE4">
                <w:rPr>
                  <w:rFonts w:ascii="Aptos Narrow" w:eastAsia="Times New Roman" w:hAnsi="Aptos Narrow" w:cs="Times New Roman"/>
                  <w:b/>
                  <w:bCs/>
                  <w:color w:val="000000"/>
                  <w:kern w:val="0"/>
                  <w14:ligatures w14:val="none"/>
                </w:rPr>
                <w:t>(°C)</w:t>
              </w:r>
            </w:ins>
          </w:p>
        </w:tc>
        <w:tc>
          <w:tcPr>
            <w:tcW w:w="1260" w:type="dxa"/>
            <w:tcBorders>
              <w:top w:val="nil"/>
              <w:left w:val="single" w:sz="4" w:space="0" w:color="auto"/>
              <w:bottom w:val="single" w:sz="4" w:space="0" w:color="auto"/>
              <w:right w:val="single" w:sz="4" w:space="0" w:color="auto"/>
            </w:tcBorders>
            <w:noWrap/>
            <w:vAlign w:val="bottom"/>
          </w:tcPr>
          <w:p w14:paraId="3FBD0E64" w14:textId="77777777" w:rsidR="00C24768" w:rsidRPr="00191AE4" w:rsidRDefault="00C24768" w:rsidP="0083038C">
            <w:pPr>
              <w:spacing w:after="0" w:line="240" w:lineRule="auto"/>
              <w:jc w:val="center"/>
              <w:rPr>
                <w:ins w:id="1477" w:author="Katie Lankowicz" w:date="2025-10-23T15:51:00Z" w16du:dateUtc="2025-10-23T19:51:00Z"/>
                <w:rFonts w:ascii="Aptos Narrow" w:eastAsia="Times New Roman" w:hAnsi="Aptos Narrow" w:cs="Times New Roman"/>
                <w:b/>
                <w:bCs/>
                <w:color w:val="000000"/>
                <w:kern w:val="0"/>
                <w14:ligatures w14:val="none"/>
              </w:rPr>
            </w:pPr>
            <w:ins w:id="1478" w:author="Katie Lankowicz" w:date="2025-10-23T15:51:00Z" w16du:dateUtc="2025-10-23T19:51:00Z">
              <w:r>
                <w:rPr>
                  <w:rFonts w:ascii="Aptos Narrow" w:eastAsia="Times New Roman" w:hAnsi="Aptos Narrow" w:cs="Times New Roman"/>
                  <w:b/>
                  <w:bCs/>
                  <w:color w:val="000000"/>
                  <w:kern w:val="0"/>
                  <w14:ligatures w14:val="none"/>
                </w:rPr>
                <w:t xml:space="preserve">Summer anomaly </w:t>
              </w:r>
              <w:r w:rsidRPr="00191AE4">
                <w:rPr>
                  <w:rFonts w:ascii="Aptos Narrow" w:eastAsia="Times New Roman" w:hAnsi="Aptos Narrow" w:cs="Times New Roman"/>
                  <w:b/>
                  <w:bCs/>
                  <w:color w:val="000000"/>
                  <w:kern w:val="0"/>
                  <w14:ligatures w14:val="none"/>
                </w:rPr>
                <w:t>(°C)</w:t>
              </w:r>
            </w:ins>
          </w:p>
        </w:tc>
        <w:tc>
          <w:tcPr>
            <w:tcW w:w="1260" w:type="dxa"/>
            <w:tcBorders>
              <w:left w:val="single" w:sz="4" w:space="0" w:color="auto"/>
              <w:bottom w:val="single" w:sz="4" w:space="0" w:color="auto"/>
              <w:right w:val="single" w:sz="4" w:space="0" w:color="auto"/>
            </w:tcBorders>
          </w:tcPr>
          <w:p w14:paraId="52DDD6BD" w14:textId="77777777" w:rsidR="00C24768" w:rsidRDefault="00C24768" w:rsidP="0083038C">
            <w:pPr>
              <w:spacing w:after="0" w:line="240" w:lineRule="auto"/>
              <w:jc w:val="center"/>
              <w:rPr>
                <w:ins w:id="1479" w:author="Katie Lankowicz" w:date="2025-10-23T15:51:00Z" w16du:dateUtc="2025-10-23T19:51:00Z"/>
                <w:rFonts w:ascii="Aptos Narrow" w:eastAsia="Times New Roman" w:hAnsi="Aptos Narrow" w:cs="Times New Roman"/>
                <w:b/>
                <w:bCs/>
                <w:color w:val="000000"/>
                <w:kern w:val="0"/>
                <w14:ligatures w14:val="none"/>
              </w:rPr>
            </w:pPr>
            <w:ins w:id="1480" w:author="Katie Lankowicz" w:date="2025-10-23T15:51:00Z" w16du:dateUtc="2025-10-23T19:51:00Z">
              <w:r>
                <w:rPr>
                  <w:rFonts w:ascii="Aptos Narrow" w:eastAsia="Times New Roman" w:hAnsi="Aptos Narrow" w:cs="Times New Roman"/>
                  <w:b/>
                  <w:bCs/>
                  <w:color w:val="000000"/>
                  <w:kern w:val="0"/>
                  <w14:ligatures w14:val="none"/>
                </w:rPr>
                <w:t>Silverside</w:t>
              </w:r>
            </w:ins>
          </w:p>
          <w:p w14:paraId="2383E448" w14:textId="77777777" w:rsidR="00C24768" w:rsidRDefault="00C24768" w:rsidP="0083038C">
            <w:pPr>
              <w:spacing w:after="0" w:line="240" w:lineRule="auto"/>
              <w:jc w:val="center"/>
              <w:rPr>
                <w:ins w:id="1481" w:author="Katie Lankowicz" w:date="2025-10-23T15:51:00Z" w16du:dateUtc="2025-10-23T19:51:00Z"/>
                <w:rFonts w:ascii="Aptos Narrow" w:eastAsia="Times New Roman" w:hAnsi="Aptos Narrow" w:cs="Times New Roman"/>
                <w:b/>
                <w:bCs/>
                <w:color w:val="000000"/>
                <w:kern w:val="0"/>
                <w14:ligatures w14:val="none"/>
              </w:rPr>
            </w:pPr>
            <w:ins w:id="1482" w:author="Katie Lankowicz" w:date="2025-10-23T15:51:00Z" w16du:dateUtc="2025-10-23T19:51:00Z">
              <w:r>
                <w:rPr>
                  <w:rFonts w:ascii="Aptos Narrow" w:eastAsia="Times New Roman" w:hAnsi="Aptos Narrow" w:cs="Times New Roman"/>
                  <w:b/>
                  <w:bCs/>
                  <w:color w:val="000000"/>
                  <w:kern w:val="0"/>
                  <w14:ligatures w14:val="none"/>
                </w:rPr>
                <w:t>GR</w:t>
              </w:r>
              <w:r>
                <w:rPr>
                  <w:rFonts w:ascii="Aptos Narrow" w:eastAsia="Times New Roman" w:hAnsi="Aptos Narrow" w:cs="Times New Roman"/>
                  <w:b/>
                  <w:bCs/>
                  <w:color w:val="000000"/>
                  <w:kern w:val="0"/>
                  <w14:ligatures w14:val="none"/>
                </w:rPr>
                <w:br/>
                <w:t>(mm/wk)</w:t>
              </w:r>
            </w:ins>
          </w:p>
        </w:tc>
        <w:tc>
          <w:tcPr>
            <w:tcW w:w="1260" w:type="dxa"/>
            <w:tcBorders>
              <w:left w:val="single" w:sz="4" w:space="0" w:color="auto"/>
              <w:bottom w:val="single" w:sz="4" w:space="0" w:color="auto"/>
            </w:tcBorders>
          </w:tcPr>
          <w:p w14:paraId="15D96CE9" w14:textId="77777777" w:rsidR="00C24768" w:rsidRDefault="00C24768" w:rsidP="0083038C">
            <w:pPr>
              <w:spacing w:after="0" w:line="240" w:lineRule="auto"/>
              <w:jc w:val="center"/>
              <w:rPr>
                <w:ins w:id="1483" w:author="Katie Lankowicz" w:date="2025-10-23T15:51:00Z" w16du:dateUtc="2025-10-23T19:51:00Z"/>
                <w:rFonts w:ascii="Aptos Narrow" w:eastAsia="Times New Roman" w:hAnsi="Aptos Narrow" w:cs="Times New Roman"/>
                <w:b/>
                <w:bCs/>
                <w:color w:val="000000"/>
                <w:kern w:val="0"/>
                <w14:ligatures w14:val="none"/>
              </w:rPr>
            </w:pPr>
            <w:ins w:id="1484" w:author="Katie Lankowicz" w:date="2025-10-23T15:51:00Z" w16du:dateUtc="2025-10-23T19:51:00Z">
              <w:r>
                <w:rPr>
                  <w:rFonts w:ascii="Aptos Narrow" w:eastAsia="Times New Roman" w:hAnsi="Aptos Narrow" w:cs="Times New Roman"/>
                  <w:b/>
                  <w:bCs/>
                  <w:color w:val="000000"/>
                  <w:kern w:val="0"/>
                  <w14:ligatures w14:val="none"/>
                </w:rPr>
                <w:t>Herring</w:t>
              </w:r>
            </w:ins>
          </w:p>
          <w:p w14:paraId="5133D673" w14:textId="77777777" w:rsidR="00C24768" w:rsidRDefault="00C24768" w:rsidP="0083038C">
            <w:pPr>
              <w:spacing w:after="0" w:line="240" w:lineRule="auto"/>
              <w:jc w:val="center"/>
              <w:rPr>
                <w:ins w:id="1485" w:author="Katie Lankowicz" w:date="2025-10-23T15:51:00Z" w16du:dateUtc="2025-10-23T19:51:00Z"/>
                <w:rFonts w:ascii="Aptos Narrow" w:eastAsia="Times New Roman" w:hAnsi="Aptos Narrow" w:cs="Times New Roman"/>
                <w:b/>
                <w:bCs/>
                <w:color w:val="000000"/>
                <w:kern w:val="0"/>
                <w14:ligatures w14:val="none"/>
              </w:rPr>
            </w:pPr>
            <w:ins w:id="1486" w:author="Katie Lankowicz" w:date="2025-10-23T15:51:00Z" w16du:dateUtc="2025-10-23T19:51:00Z">
              <w:r>
                <w:rPr>
                  <w:rFonts w:ascii="Aptos Narrow" w:eastAsia="Times New Roman" w:hAnsi="Aptos Narrow" w:cs="Times New Roman"/>
                  <w:b/>
                  <w:bCs/>
                  <w:color w:val="000000"/>
                  <w:kern w:val="0"/>
                  <w14:ligatures w14:val="none"/>
                </w:rPr>
                <w:t>GR</w:t>
              </w:r>
            </w:ins>
          </w:p>
          <w:p w14:paraId="4CB6CF45" w14:textId="77777777" w:rsidR="00C24768" w:rsidRDefault="00C24768" w:rsidP="0083038C">
            <w:pPr>
              <w:spacing w:after="0" w:line="240" w:lineRule="auto"/>
              <w:jc w:val="center"/>
              <w:rPr>
                <w:ins w:id="1487" w:author="Katie Lankowicz" w:date="2025-10-23T15:51:00Z" w16du:dateUtc="2025-10-23T19:51:00Z"/>
                <w:rFonts w:ascii="Aptos Narrow" w:eastAsia="Times New Roman" w:hAnsi="Aptos Narrow" w:cs="Times New Roman"/>
                <w:b/>
                <w:bCs/>
                <w:color w:val="000000"/>
                <w:kern w:val="0"/>
                <w14:ligatures w14:val="none"/>
              </w:rPr>
            </w:pPr>
            <w:ins w:id="1488" w:author="Katie Lankowicz" w:date="2025-10-23T15:51:00Z" w16du:dateUtc="2025-10-23T19:51:00Z">
              <w:r>
                <w:rPr>
                  <w:rFonts w:ascii="Aptos Narrow" w:eastAsia="Times New Roman" w:hAnsi="Aptos Narrow" w:cs="Times New Roman"/>
                  <w:b/>
                  <w:bCs/>
                  <w:color w:val="000000"/>
                  <w:kern w:val="0"/>
                  <w14:ligatures w14:val="none"/>
                </w:rPr>
                <w:t>(mm/wk)</w:t>
              </w:r>
            </w:ins>
          </w:p>
        </w:tc>
      </w:tr>
      <w:tr w:rsidR="00C24768" w:rsidRPr="00191AE4" w14:paraId="2BB01DD4" w14:textId="77777777" w:rsidTr="0083038C">
        <w:trPr>
          <w:trHeight w:val="309"/>
          <w:ins w:id="1489" w:author="Katie Lankowicz" w:date="2025-10-23T15:51:00Z"/>
        </w:trPr>
        <w:tc>
          <w:tcPr>
            <w:tcW w:w="1055" w:type="dxa"/>
            <w:tcBorders>
              <w:top w:val="single" w:sz="4" w:space="0" w:color="auto"/>
              <w:left w:val="nil"/>
              <w:bottom w:val="nil"/>
              <w:right w:val="single" w:sz="4" w:space="0" w:color="auto"/>
            </w:tcBorders>
            <w:noWrap/>
            <w:vAlign w:val="bottom"/>
            <w:hideMark/>
          </w:tcPr>
          <w:p w14:paraId="088A5C46" w14:textId="77777777" w:rsidR="00C24768" w:rsidRPr="00191AE4" w:rsidRDefault="00C24768" w:rsidP="0083038C">
            <w:pPr>
              <w:spacing w:after="0" w:line="240" w:lineRule="auto"/>
              <w:jc w:val="center"/>
              <w:rPr>
                <w:ins w:id="1490" w:author="Katie Lankowicz" w:date="2025-10-23T15:51:00Z" w16du:dateUtc="2025-10-23T19:51:00Z"/>
                <w:rFonts w:ascii="Aptos Narrow" w:eastAsia="Times New Roman" w:hAnsi="Aptos Narrow" w:cs="Times New Roman"/>
                <w:color w:val="000000"/>
                <w:kern w:val="0"/>
                <w14:ligatures w14:val="none"/>
              </w:rPr>
            </w:pPr>
            <w:ins w:id="1491" w:author="Katie Lankowicz" w:date="2025-10-23T15:51:00Z" w16du:dateUtc="2025-10-23T19:51:00Z">
              <w:r w:rsidRPr="00191AE4">
                <w:rPr>
                  <w:rFonts w:ascii="Aptos Narrow" w:eastAsia="Times New Roman" w:hAnsi="Aptos Narrow" w:cs="Times New Roman"/>
                  <w:color w:val="000000"/>
                  <w:kern w:val="0"/>
                  <w14:ligatures w14:val="none"/>
                </w:rPr>
                <w:t>2014</w:t>
              </w:r>
            </w:ins>
          </w:p>
        </w:tc>
        <w:tc>
          <w:tcPr>
            <w:tcW w:w="1615" w:type="dxa"/>
            <w:tcBorders>
              <w:top w:val="single" w:sz="4" w:space="0" w:color="auto"/>
              <w:left w:val="single" w:sz="4" w:space="0" w:color="auto"/>
              <w:bottom w:val="nil"/>
              <w:right w:val="single" w:sz="4" w:space="0" w:color="auto"/>
            </w:tcBorders>
            <w:noWrap/>
            <w:vAlign w:val="bottom"/>
            <w:hideMark/>
          </w:tcPr>
          <w:p w14:paraId="3F02A1ED" w14:textId="77777777" w:rsidR="00C24768" w:rsidRPr="00191AE4" w:rsidRDefault="00C24768" w:rsidP="0083038C">
            <w:pPr>
              <w:spacing w:after="0" w:line="240" w:lineRule="auto"/>
              <w:jc w:val="center"/>
              <w:rPr>
                <w:ins w:id="1492" w:author="Katie Lankowicz" w:date="2025-10-23T15:51:00Z" w16du:dateUtc="2025-10-23T19:51:00Z"/>
                <w:rFonts w:ascii="Aptos Narrow" w:eastAsia="Times New Roman" w:hAnsi="Aptos Narrow" w:cs="Times New Roman"/>
                <w:color w:val="000000"/>
                <w:kern w:val="0"/>
                <w14:ligatures w14:val="none"/>
              </w:rPr>
            </w:pPr>
            <w:ins w:id="1493" w:author="Katie Lankowicz" w:date="2025-10-23T15:51:00Z" w16du:dateUtc="2025-10-23T19:51:00Z">
              <w:r w:rsidRPr="00191AE4">
                <w:rPr>
                  <w:rFonts w:ascii="Aptos Narrow" w:eastAsia="Times New Roman" w:hAnsi="Aptos Narrow" w:cs="Times New Roman"/>
                  <w:color w:val="000000"/>
                  <w:kern w:val="0"/>
                  <w14:ligatures w14:val="none"/>
                </w:rPr>
                <w:t>-0.74</w:t>
              </w:r>
            </w:ins>
          </w:p>
        </w:tc>
        <w:tc>
          <w:tcPr>
            <w:tcW w:w="1260" w:type="dxa"/>
            <w:tcBorders>
              <w:top w:val="single" w:sz="4" w:space="0" w:color="auto"/>
              <w:left w:val="single" w:sz="4" w:space="0" w:color="auto"/>
              <w:bottom w:val="nil"/>
              <w:right w:val="single" w:sz="4" w:space="0" w:color="auto"/>
            </w:tcBorders>
            <w:noWrap/>
            <w:vAlign w:val="bottom"/>
            <w:hideMark/>
          </w:tcPr>
          <w:p w14:paraId="630AD949" w14:textId="77777777" w:rsidR="00C24768" w:rsidRPr="00191AE4" w:rsidRDefault="00C24768" w:rsidP="0083038C">
            <w:pPr>
              <w:spacing w:after="0" w:line="240" w:lineRule="auto"/>
              <w:jc w:val="center"/>
              <w:rPr>
                <w:ins w:id="1494" w:author="Katie Lankowicz" w:date="2025-10-23T15:51:00Z" w16du:dateUtc="2025-10-23T19:51:00Z"/>
                <w:rFonts w:ascii="Aptos Narrow" w:eastAsia="Times New Roman" w:hAnsi="Aptos Narrow" w:cs="Times New Roman"/>
                <w:color w:val="000000"/>
                <w:kern w:val="0"/>
                <w14:ligatures w14:val="none"/>
              </w:rPr>
            </w:pPr>
            <w:ins w:id="1495" w:author="Katie Lankowicz" w:date="2025-10-23T15:51:00Z" w16du:dateUtc="2025-10-23T19:51:00Z">
              <w:r w:rsidRPr="00191AE4">
                <w:rPr>
                  <w:rFonts w:ascii="Aptos Narrow" w:eastAsia="Times New Roman" w:hAnsi="Aptos Narrow" w:cs="Times New Roman"/>
                  <w:color w:val="000000"/>
                  <w:kern w:val="0"/>
                  <w14:ligatures w14:val="none"/>
                </w:rPr>
                <w:t>-0.62</w:t>
              </w:r>
            </w:ins>
          </w:p>
        </w:tc>
        <w:tc>
          <w:tcPr>
            <w:tcW w:w="1260" w:type="dxa"/>
            <w:tcBorders>
              <w:top w:val="single" w:sz="4" w:space="0" w:color="auto"/>
              <w:left w:val="single" w:sz="4" w:space="0" w:color="auto"/>
              <w:right w:val="single" w:sz="4" w:space="0" w:color="auto"/>
            </w:tcBorders>
          </w:tcPr>
          <w:p w14:paraId="323EBDB5" w14:textId="77777777" w:rsidR="00C24768" w:rsidRPr="00191AE4" w:rsidRDefault="00C24768" w:rsidP="0083038C">
            <w:pPr>
              <w:spacing w:after="0" w:line="240" w:lineRule="auto"/>
              <w:jc w:val="center"/>
              <w:rPr>
                <w:ins w:id="1496" w:author="Katie Lankowicz" w:date="2025-10-23T15:51:00Z" w16du:dateUtc="2025-10-23T19:51:00Z"/>
                <w:rFonts w:ascii="Aptos Narrow" w:eastAsia="Times New Roman" w:hAnsi="Aptos Narrow" w:cs="Times New Roman"/>
                <w:color w:val="000000"/>
                <w:kern w:val="0"/>
                <w14:ligatures w14:val="none"/>
              </w:rPr>
            </w:pPr>
            <w:ins w:id="1497" w:author="Katie Lankowicz" w:date="2025-10-23T15:51:00Z" w16du:dateUtc="2025-10-23T19:51:00Z">
              <w:r>
                <w:rPr>
                  <w:rFonts w:ascii="Aptos Narrow" w:eastAsia="Times New Roman" w:hAnsi="Aptos Narrow" w:cs="Times New Roman"/>
                  <w:color w:val="000000"/>
                  <w:kern w:val="0"/>
                  <w14:ligatures w14:val="none"/>
                </w:rPr>
                <w:t>3.8</w:t>
              </w:r>
            </w:ins>
          </w:p>
        </w:tc>
        <w:tc>
          <w:tcPr>
            <w:tcW w:w="1260" w:type="dxa"/>
            <w:tcBorders>
              <w:top w:val="single" w:sz="4" w:space="0" w:color="auto"/>
              <w:left w:val="single" w:sz="4" w:space="0" w:color="auto"/>
            </w:tcBorders>
          </w:tcPr>
          <w:p w14:paraId="2C0089B8" w14:textId="77777777" w:rsidR="00C24768" w:rsidRPr="00191AE4" w:rsidRDefault="00C24768" w:rsidP="0083038C">
            <w:pPr>
              <w:spacing w:after="0" w:line="240" w:lineRule="auto"/>
              <w:jc w:val="center"/>
              <w:rPr>
                <w:ins w:id="1498" w:author="Katie Lankowicz" w:date="2025-10-23T15:51:00Z" w16du:dateUtc="2025-10-23T19:51:00Z"/>
                <w:rFonts w:ascii="Aptos Narrow" w:eastAsia="Times New Roman" w:hAnsi="Aptos Narrow" w:cs="Times New Roman"/>
                <w:color w:val="000000"/>
                <w:kern w:val="0"/>
                <w14:ligatures w14:val="none"/>
              </w:rPr>
            </w:pPr>
            <w:ins w:id="1499" w:author="Katie Lankowicz" w:date="2025-10-23T15:51:00Z" w16du:dateUtc="2025-10-23T19:51:00Z">
              <w:r>
                <w:rPr>
                  <w:rFonts w:ascii="Aptos Narrow" w:eastAsia="Times New Roman" w:hAnsi="Aptos Narrow" w:cs="Times New Roman"/>
                  <w:color w:val="000000"/>
                  <w:kern w:val="0"/>
                  <w14:ligatures w14:val="none"/>
                </w:rPr>
                <w:t>2.7</w:t>
              </w:r>
            </w:ins>
          </w:p>
        </w:tc>
      </w:tr>
      <w:tr w:rsidR="00C24768" w:rsidRPr="00191AE4" w14:paraId="73D62967" w14:textId="77777777" w:rsidTr="0083038C">
        <w:trPr>
          <w:trHeight w:val="309"/>
          <w:ins w:id="1500" w:author="Katie Lankowicz" w:date="2025-10-23T15:51:00Z"/>
        </w:trPr>
        <w:tc>
          <w:tcPr>
            <w:tcW w:w="1055" w:type="dxa"/>
            <w:tcBorders>
              <w:top w:val="nil"/>
              <w:left w:val="nil"/>
              <w:bottom w:val="nil"/>
              <w:right w:val="single" w:sz="4" w:space="0" w:color="auto"/>
            </w:tcBorders>
            <w:noWrap/>
            <w:vAlign w:val="bottom"/>
            <w:hideMark/>
          </w:tcPr>
          <w:p w14:paraId="1E751A85" w14:textId="77777777" w:rsidR="00C24768" w:rsidRPr="00191AE4" w:rsidRDefault="00C24768" w:rsidP="0083038C">
            <w:pPr>
              <w:spacing w:after="0" w:line="240" w:lineRule="auto"/>
              <w:jc w:val="center"/>
              <w:rPr>
                <w:ins w:id="1501" w:author="Katie Lankowicz" w:date="2025-10-23T15:51:00Z" w16du:dateUtc="2025-10-23T19:51:00Z"/>
                <w:rFonts w:ascii="Aptos Narrow" w:eastAsia="Times New Roman" w:hAnsi="Aptos Narrow" w:cs="Times New Roman"/>
                <w:color w:val="000000"/>
                <w:kern w:val="0"/>
                <w14:ligatures w14:val="none"/>
              </w:rPr>
            </w:pPr>
            <w:ins w:id="1502" w:author="Katie Lankowicz" w:date="2025-10-23T15:51:00Z" w16du:dateUtc="2025-10-23T19:51:00Z">
              <w:r w:rsidRPr="00191AE4">
                <w:rPr>
                  <w:rFonts w:ascii="Aptos Narrow" w:eastAsia="Times New Roman" w:hAnsi="Aptos Narrow" w:cs="Times New Roman"/>
                  <w:color w:val="000000"/>
                  <w:kern w:val="0"/>
                  <w14:ligatures w14:val="none"/>
                </w:rPr>
                <w:t>2015</w:t>
              </w:r>
            </w:ins>
          </w:p>
        </w:tc>
        <w:tc>
          <w:tcPr>
            <w:tcW w:w="1615" w:type="dxa"/>
            <w:tcBorders>
              <w:top w:val="nil"/>
              <w:left w:val="single" w:sz="4" w:space="0" w:color="auto"/>
              <w:bottom w:val="nil"/>
              <w:right w:val="single" w:sz="4" w:space="0" w:color="auto"/>
            </w:tcBorders>
            <w:noWrap/>
            <w:vAlign w:val="bottom"/>
            <w:hideMark/>
          </w:tcPr>
          <w:p w14:paraId="0D872541" w14:textId="77777777" w:rsidR="00C24768" w:rsidRPr="00191AE4" w:rsidRDefault="00C24768" w:rsidP="0083038C">
            <w:pPr>
              <w:spacing w:after="0" w:line="240" w:lineRule="auto"/>
              <w:jc w:val="center"/>
              <w:rPr>
                <w:ins w:id="1503" w:author="Katie Lankowicz" w:date="2025-10-23T15:51:00Z" w16du:dateUtc="2025-10-23T19:51:00Z"/>
                <w:rFonts w:ascii="Aptos Narrow" w:eastAsia="Times New Roman" w:hAnsi="Aptos Narrow" w:cs="Times New Roman"/>
                <w:color w:val="000000"/>
                <w:kern w:val="0"/>
                <w14:ligatures w14:val="none"/>
              </w:rPr>
            </w:pPr>
            <w:ins w:id="1504" w:author="Katie Lankowicz" w:date="2025-10-23T15:51:00Z" w16du:dateUtc="2025-10-23T19:51:00Z">
              <w:r w:rsidRPr="00191AE4">
                <w:rPr>
                  <w:rFonts w:ascii="Aptos Narrow" w:eastAsia="Times New Roman" w:hAnsi="Aptos Narrow" w:cs="Times New Roman"/>
                  <w:color w:val="000000"/>
                  <w:kern w:val="0"/>
                  <w14:ligatures w14:val="none"/>
                </w:rPr>
                <w:t>-0.41</w:t>
              </w:r>
            </w:ins>
          </w:p>
        </w:tc>
        <w:tc>
          <w:tcPr>
            <w:tcW w:w="1260" w:type="dxa"/>
            <w:tcBorders>
              <w:top w:val="nil"/>
              <w:left w:val="single" w:sz="4" w:space="0" w:color="auto"/>
              <w:bottom w:val="nil"/>
              <w:right w:val="single" w:sz="4" w:space="0" w:color="auto"/>
            </w:tcBorders>
            <w:noWrap/>
            <w:vAlign w:val="bottom"/>
            <w:hideMark/>
          </w:tcPr>
          <w:p w14:paraId="14ACE64A" w14:textId="77777777" w:rsidR="00C24768" w:rsidRPr="00191AE4" w:rsidRDefault="00C24768" w:rsidP="0083038C">
            <w:pPr>
              <w:spacing w:after="0" w:line="240" w:lineRule="auto"/>
              <w:jc w:val="center"/>
              <w:rPr>
                <w:ins w:id="1505" w:author="Katie Lankowicz" w:date="2025-10-23T15:51:00Z" w16du:dateUtc="2025-10-23T19:51:00Z"/>
                <w:rFonts w:ascii="Aptos Narrow" w:eastAsia="Times New Roman" w:hAnsi="Aptos Narrow" w:cs="Times New Roman"/>
                <w:color w:val="000000"/>
                <w:kern w:val="0"/>
                <w14:ligatures w14:val="none"/>
              </w:rPr>
            </w:pPr>
            <w:ins w:id="1506" w:author="Katie Lankowicz" w:date="2025-10-23T15:51:00Z" w16du:dateUtc="2025-10-23T19:51:00Z">
              <w:r w:rsidRPr="00191AE4">
                <w:rPr>
                  <w:rFonts w:ascii="Aptos Narrow" w:eastAsia="Times New Roman" w:hAnsi="Aptos Narrow" w:cs="Times New Roman"/>
                  <w:color w:val="000000"/>
                  <w:kern w:val="0"/>
                  <w14:ligatures w14:val="none"/>
                </w:rPr>
                <w:t>0.06</w:t>
              </w:r>
            </w:ins>
          </w:p>
        </w:tc>
        <w:tc>
          <w:tcPr>
            <w:tcW w:w="1260" w:type="dxa"/>
            <w:tcBorders>
              <w:left w:val="single" w:sz="4" w:space="0" w:color="auto"/>
              <w:right w:val="single" w:sz="4" w:space="0" w:color="auto"/>
            </w:tcBorders>
          </w:tcPr>
          <w:p w14:paraId="480B56C9" w14:textId="77777777" w:rsidR="00C24768" w:rsidRPr="00191AE4" w:rsidRDefault="00C24768" w:rsidP="0083038C">
            <w:pPr>
              <w:spacing w:after="0" w:line="240" w:lineRule="auto"/>
              <w:jc w:val="center"/>
              <w:rPr>
                <w:ins w:id="1507" w:author="Katie Lankowicz" w:date="2025-10-23T15:51:00Z" w16du:dateUtc="2025-10-23T19:51:00Z"/>
                <w:rFonts w:ascii="Aptos Narrow" w:eastAsia="Times New Roman" w:hAnsi="Aptos Narrow" w:cs="Times New Roman"/>
                <w:color w:val="000000"/>
                <w:kern w:val="0"/>
                <w14:ligatures w14:val="none"/>
              </w:rPr>
            </w:pPr>
            <w:ins w:id="1508" w:author="Katie Lankowicz" w:date="2025-10-23T15:51:00Z" w16du:dateUtc="2025-10-23T19:51:00Z">
              <w:r>
                <w:rPr>
                  <w:rFonts w:ascii="Aptos Narrow" w:eastAsia="Times New Roman" w:hAnsi="Aptos Narrow" w:cs="Times New Roman"/>
                  <w:color w:val="000000"/>
                  <w:kern w:val="0"/>
                  <w14:ligatures w14:val="none"/>
                </w:rPr>
                <w:t>2.6</w:t>
              </w:r>
            </w:ins>
          </w:p>
        </w:tc>
        <w:tc>
          <w:tcPr>
            <w:tcW w:w="1260" w:type="dxa"/>
            <w:tcBorders>
              <w:left w:val="single" w:sz="4" w:space="0" w:color="auto"/>
            </w:tcBorders>
          </w:tcPr>
          <w:p w14:paraId="760D35CE" w14:textId="77777777" w:rsidR="00C24768" w:rsidRPr="00191AE4" w:rsidRDefault="00C24768" w:rsidP="0083038C">
            <w:pPr>
              <w:spacing w:after="0" w:line="240" w:lineRule="auto"/>
              <w:jc w:val="center"/>
              <w:rPr>
                <w:ins w:id="1509" w:author="Katie Lankowicz" w:date="2025-10-23T15:51:00Z" w16du:dateUtc="2025-10-23T19:51:00Z"/>
                <w:rFonts w:ascii="Aptos Narrow" w:eastAsia="Times New Roman" w:hAnsi="Aptos Narrow" w:cs="Times New Roman"/>
                <w:color w:val="000000"/>
                <w:kern w:val="0"/>
                <w14:ligatures w14:val="none"/>
              </w:rPr>
            </w:pPr>
            <w:ins w:id="1510" w:author="Katie Lankowicz" w:date="2025-10-23T15:51:00Z" w16du:dateUtc="2025-10-23T19:51:00Z">
              <w:r>
                <w:rPr>
                  <w:rFonts w:ascii="Aptos Narrow" w:eastAsia="Times New Roman" w:hAnsi="Aptos Narrow" w:cs="Times New Roman"/>
                  <w:color w:val="000000"/>
                  <w:kern w:val="0"/>
                  <w14:ligatures w14:val="none"/>
                </w:rPr>
                <w:t>5.0</w:t>
              </w:r>
            </w:ins>
          </w:p>
        </w:tc>
      </w:tr>
      <w:tr w:rsidR="00C24768" w:rsidRPr="00191AE4" w14:paraId="3605442D" w14:textId="77777777" w:rsidTr="0083038C">
        <w:trPr>
          <w:trHeight w:val="309"/>
          <w:ins w:id="1511" w:author="Katie Lankowicz" w:date="2025-10-23T15:51:00Z"/>
        </w:trPr>
        <w:tc>
          <w:tcPr>
            <w:tcW w:w="1055" w:type="dxa"/>
            <w:tcBorders>
              <w:top w:val="nil"/>
              <w:left w:val="nil"/>
              <w:bottom w:val="nil"/>
              <w:right w:val="single" w:sz="4" w:space="0" w:color="auto"/>
            </w:tcBorders>
            <w:noWrap/>
            <w:vAlign w:val="bottom"/>
            <w:hideMark/>
          </w:tcPr>
          <w:p w14:paraId="79FF4123" w14:textId="77777777" w:rsidR="00C24768" w:rsidRPr="00191AE4" w:rsidRDefault="00C24768" w:rsidP="0083038C">
            <w:pPr>
              <w:spacing w:after="0" w:line="240" w:lineRule="auto"/>
              <w:jc w:val="center"/>
              <w:rPr>
                <w:ins w:id="1512" w:author="Katie Lankowicz" w:date="2025-10-23T15:51:00Z" w16du:dateUtc="2025-10-23T19:51:00Z"/>
                <w:rFonts w:ascii="Aptos Narrow" w:eastAsia="Times New Roman" w:hAnsi="Aptos Narrow" w:cs="Times New Roman"/>
                <w:color w:val="000000"/>
                <w:kern w:val="0"/>
                <w14:ligatures w14:val="none"/>
              </w:rPr>
            </w:pPr>
            <w:ins w:id="1513" w:author="Katie Lankowicz" w:date="2025-10-23T15:51:00Z" w16du:dateUtc="2025-10-23T19:51:00Z">
              <w:r w:rsidRPr="00191AE4">
                <w:rPr>
                  <w:rFonts w:ascii="Aptos Narrow" w:eastAsia="Times New Roman" w:hAnsi="Aptos Narrow" w:cs="Times New Roman"/>
                  <w:color w:val="000000"/>
                  <w:kern w:val="0"/>
                  <w14:ligatures w14:val="none"/>
                </w:rPr>
                <w:t>2016</w:t>
              </w:r>
            </w:ins>
          </w:p>
        </w:tc>
        <w:tc>
          <w:tcPr>
            <w:tcW w:w="1615" w:type="dxa"/>
            <w:tcBorders>
              <w:top w:val="nil"/>
              <w:left w:val="single" w:sz="4" w:space="0" w:color="auto"/>
              <w:bottom w:val="nil"/>
              <w:right w:val="single" w:sz="4" w:space="0" w:color="auto"/>
            </w:tcBorders>
            <w:noWrap/>
            <w:vAlign w:val="bottom"/>
            <w:hideMark/>
          </w:tcPr>
          <w:p w14:paraId="5072CB22" w14:textId="77777777" w:rsidR="00C24768" w:rsidRPr="00191AE4" w:rsidRDefault="00C24768" w:rsidP="0083038C">
            <w:pPr>
              <w:spacing w:after="0" w:line="240" w:lineRule="auto"/>
              <w:jc w:val="center"/>
              <w:rPr>
                <w:ins w:id="1514" w:author="Katie Lankowicz" w:date="2025-10-23T15:51:00Z" w16du:dateUtc="2025-10-23T19:51:00Z"/>
                <w:rFonts w:ascii="Aptos Narrow" w:eastAsia="Times New Roman" w:hAnsi="Aptos Narrow" w:cs="Times New Roman"/>
                <w:color w:val="000000"/>
                <w:kern w:val="0"/>
                <w14:ligatures w14:val="none"/>
              </w:rPr>
            </w:pPr>
            <w:ins w:id="1515" w:author="Katie Lankowicz" w:date="2025-10-23T15:51:00Z" w16du:dateUtc="2025-10-23T19:51:00Z">
              <w:r w:rsidRPr="00191AE4">
                <w:rPr>
                  <w:rFonts w:ascii="Aptos Narrow" w:eastAsia="Times New Roman" w:hAnsi="Aptos Narrow" w:cs="Times New Roman"/>
                  <w:color w:val="000000"/>
                  <w:kern w:val="0"/>
                  <w14:ligatures w14:val="none"/>
                </w:rPr>
                <w:t>0.69</w:t>
              </w:r>
            </w:ins>
          </w:p>
        </w:tc>
        <w:tc>
          <w:tcPr>
            <w:tcW w:w="1260" w:type="dxa"/>
            <w:tcBorders>
              <w:top w:val="nil"/>
              <w:left w:val="single" w:sz="4" w:space="0" w:color="auto"/>
              <w:bottom w:val="nil"/>
              <w:right w:val="single" w:sz="4" w:space="0" w:color="auto"/>
            </w:tcBorders>
            <w:noWrap/>
            <w:vAlign w:val="bottom"/>
            <w:hideMark/>
          </w:tcPr>
          <w:p w14:paraId="5EE7B516" w14:textId="77777777" w:rsidR="00C24768" w:rsidRPr="00191AE4" w:rsidRDefault="00C24768" w:rsidP="0083038C">
            <w:pPr>
              <w:spacing w:after="0" w:line="240" w:lineRule="auto"/>
              <w:jc w:val="center"/>
              <w:rPr>
                <w:ins w:id="1516" w:author="Katie Lankowicz" w:date="2025-10-23T15:51:00Z" w16du:dateUtc="2025-10-23T19:51:00Z"/>
                <w:rFonts w:ascii="Aptos Narrow" w:eastAsia="Times New Roman" w:hAnsi="Aptos Narrow" w:cs="Times New Roman"/>
                <w:color w:val="000000"/>
                <w:kern w:val="0"/>
                <w14:ligatures w14:val="none"/>
              </w:rPr>
            </w:pPr>
            <w:ins w:id="1517" w:author="Katie Lankowicz" w:date="2025-10-23T15:51:00Z" w16du:dateUtc="2025-10-23T19:51:00Z">
              <w:r w:rsidRPr="00191AE4">
                <w:rPr>
                  <w:rFonts w:ascii="Aptos Narrow" w:eastAsia="Times New Roman" w:hAnsi="Aptos Narrow" w:cs="Times New Roman"/>
                  <w:color w:val="000000"/>
                  <w:kern w:val="0"/>
                  <w14:ligatures w14:val="none"/>
                </w:rPr>
                <w:t>0.57</w:t>
              </w:r>
            </w:ins>
          </w:p>
        </w:tc>
        <w:tc>
          <w:tcPr>
            <w:tcW w:w="1260" w:type="dxa"/>
            <w:tcBorders>
              <w:left w:val="single" w:sz="4" w:space="0" w:color="auto"/>
              <w:right w:val="single" w:sz="4" w:space="0" w:color="auto"/>
            </w:tcBorders>
          </w:tcPr>
          <w:p w14:paraId="7A1AEFBF" w14:textId="77777777" w:rsidR="00C24768" w:rsidRPr="00191AE4" w:rsidRDefault="00C24768" w:rsidP="0083038C">
            <w:pPr>
              <w:spacing w:after="0" w:line="240" w:lineRule="auto"/>
              <w:jc w:val="center"/>
              <w:rPr>
                <w:ins w:id="1518" w:author="Katie Lankowicz" w:date="2025-10-23T15:51:00Z" w16du:dateUtc="2025-10-23T19:51:00Z"/>
                <w:rFonts w:ascii="Aptos Narrow" w:eastAsia="Times New Roman" w:hAnsi="Aptos Narrow" w:cs="Times New Roman"/>
                <w:color w:val="000000"/>
                <w:kern w:val="0"/>
                <w14:ligatures w14:val="none"/>
              </w:rPr>
            </w:pPr>
            <w:ins w:id="1519" w:author="Katie Lankowicz" w:date="2025-10-23T15:51:00Z" w16du:dateUtc="2025-10-23T19:51:00Z">
              <w:r>
                <w:rPr>
                  <w:rFonts w:ascii="Aptos Narrow" w:eastAsia="Times New Roman" w:hAnsi="Aptos Narrow" w:cs="Times New Roman"/>
                  <w:color w:val="000000"/>
                  <w:kern w:val="0"/>
                  <w14:ligatures w14:val="none"/>
                </w:rPr>
                <w:t>5.4</w:t>
              </w:r>
            </w:ins>
          </w:p>
        </w:tc>
        <w:tc>
          <w:tcPr>
            <w:tcW w:w="1260" w:type="dxa"/>
            <w:tcBorders>
              <w:left w:val="single" w:sz="4" w:space="0" w:color="auto"/>
            </w:tcBorders>
          </w:tcPr>
          <w:p w14:paraId="766C5BA8" w14:textId="77777777" w:rsidR="00C24768" w:rsidRPr="00191AE4" w:rsidRDefault="00C24768" w:rsidP="0083038C">
            <w:pPr>
              <w:spacing w:after="0" w:line="240" w:lineRule="auto"/>
              <w:jc w:val="center"/>
              <w:rPr>
                <w:ins w:id="1520" w:author="Katie Lankowicz" w:date="2025-10-23T15:51:00Z" w16du:dateUtc="2025-10-23T19:51:00Z"/>
                <w:rFonts w:ascii="Aptos Narrow" w:eastAsia="Times New Roman" w:hAnsi="Aptos Narrow" w:cs="Times New Roman"/>
                <w:color w:val="000000"/>
                <w:kern w:val="0"/>
                <w14:ligatures w14:val="none"/>
              </w:rPr>
            </w:pPr>
            <w:ins w:id="1521" w:author="Katie Lankowicz" w:date="2025-10-23T15:51:00Z" w16du:dateUtc="2025-10-23T19:51:00Z">
              <w:r>
                <w:rPr>
                  <w:rFonts w:ascii="Aptos Narrow" w:eastAsia="Times New Roman" w:hAnsi="Aptos Narrow" w:cs="Times New Roman"/>
                  <w:color w:val="000000"/>
                  <w:kern w:val="0"/>
                  <w14:ligatures w14:val="none"/>
                </w:rPr>
                <w:t>3.2</w:t>
              </w:r>
            </w:ins>
          </w:p>
        </w:tc>
      </w:tr>
      <w:tr w:rsidR="00C24768" w:rsidRPr="00191AE4" w14:paraId="4BE179D1" w14:textId="77777777" w:rsidTr="0083038C">
        <w:trPr>
          <w:trHeight w:val="309"/>
          <w:ins w:id="1522" w:author="Katie Lankowicz" w:date="2025-10-23T15:51:00Z"/>
        </w:trPr>
        <w:tc>
          <w:tcPr>
            <w:tcW w:w="1055" w:type="dxa"/>
            <w:tcBorders>
              <w:top w:val="nil"/>
              <w:left w:val="nil"/>
              <w:bottom w:val="nil"/>
              <w:right w:val="single" w:sz="4" w:space="0" w:color="auto"/>
            </w:tcBorders>
            <w:noWrap/>
            <w:vAlign w:val="bottom"/>
            <w:hideMark/>
          </w:tcPr>
          <w:p w14:paraId="03154DD7" w14:textId="77777777" w:rsidR="00C24768" w:rsidRPr="00191AE4" w:rsidRDefault="00C24768" w:rsidP="0083038C">
            <w:pPr>
              <w:spacing w:after="0" w:line="240" w:lineRule="auto"/>
              <w:jc w:val="center"/>
              <w:rPr>
                <w:ins w:id="1523" w:author="Katie Lankowicz" w:date="2025-10-23T15:51:00Z" w16du:dateUtc="2025-10-23T19:51:00Z"/>
                <w:rFonts w:ascii="Aptos Narrow" w:eastAsia="Times New Roman" w:hAnsi="Aptos Narrow" w:cs="Times New Roman"/>
                <w:color w:val="000000"/>
                <w:kern w:val="0"/>
                <w14:ligatures w14:val="none"/>
              </w:rPr>
            </w:pPr>
            <w:ins w:id="1524" w:author="Katie Lankowicz" w:date="2025-10-23T15:51:00Z" w16du:dateUtc="2025-10-23T19:51:00Z">
              <w:r w:rsidRPr="00191AE4">
                <w:rPr>
                  <w:rFonts w:ascii="Aptos Narrow" w:eastAsia="Times New Roman" w:hAnsi="Aptos Narrow" w:cs="Times New Roman"/>
                  <w:color w:val="000000"/>
                  <w:kern w:val="0"/>
                  <w14:ligatures w14:val="none"/>
                </w:rPr>
                <w:t>2017</w:t>
              </w:r>
            </w:ins>
          </w:p>
        </w:tc>
        <w:tc>
          <w:tcPr>
            <w:tcW w:w="1615" w:type="dxa"/>
            <w:tcBorders>
              <w:top w:val="nil"/>
              <w:left w:val="single" w:sz="4" w:space="0" w:color="auto"/>
              <w:bottom w:val="nil"/>
              <w:right w:val="single" w:sz="4" w:space="0" w:color="auto"/>
            </w:tcBorders>
            <w:noWrap/>
            <w:vAlign w:val="bottom"/>
            <w:hideMark/>
          </w:tcPr>
          <w:p w14:paraId="6357DC43" w14:textId="77777777" w:rsidR="00C24768" w:rsidRPr="00191AE4" w:rsidRDefault="00C24768" w:rsidP="0083038C">
            <w:pPr>
              <w:spacing w:after="0" w:line="240" w:lineRule="auto"/>
              <w:jc w:val="center"/>
              <w:rPr>
                <w:ins w:id="1525" w:author="Katie Lankowicz" w:date="2025-10-23T15:51:00Z" w16du:dateUtc="2025-10-23T19:51:00Z"/>
                <w:rFonts w:ascii="Aptos Narrow" w:eastAsia="Times New Roman" w:hAnsi="Aptos Narrow" w:cs="Times New Roman"/>
                <w:color w:val="000000"/>
                <w:kern w:val="0"/>
                <w14:ligatures w14:val="none"/>
              </w:rPr>
            </w:pPr>
            <w:ins w:id="1526" w:author="Katie Lankowicz" w:date="2025-10-23T15:51:00Z" w16du:dateUtc="2025-10-23T19:51:00Z">
              <w:r w:rsidRPr="00191AE4">
                <w:rPr>
                  <w:rFonts w:ascii="Aptos Narrow" w:eastAsia="Times New Roman" w:hAnsi="Aptos Narrow" w:cs="Times New Roman"/>
                  <w:color w:val="000000"/>
                  <w:kern w:val="0"/>
                  <w14:ligatures w14:val="none"/>
                </w:rPr>
                <w:t>-0.37</w:t>
              </w:r>
            </w:ins>
          </w:p>
        </w:tc>
        <w:tc>
          <w:tcPr>
            <w:tcW w:w="1260" w:type="dxa"/>
            <w:tcBorders>
              <w:top w:val="nil"/>
              <w:left w:val="single" w:sz="4" w:space="0" w:color="auto"/>
              <w:bottom w:val="nil"/>
              <w:right w:val="single" w:sz="4" w:space="0" w:color="auto"/>
            </w:tcBorders>
            <w:noWrap/>
            <w:vAlign w:val="bottom"/>
            <w:hideMark/>
          </w:tcPr>
          <w:p w14:paraId="3CA9E829" w14:textId="77777777" w:rsidR="00C24768" w:rsidRPr="00191AE4" w:rsidRDefault="00C24768" w:rsidP="0083038C">
            <w:pPr>
              <w:spacing w:after="0" w:line="240" w:lineRule="auto"/>
              <w:jc w:val="center"/>
              <w:rPr>
                <w:ins w:id="1527" w:author="Katie Lankowicz" w:date="2025-10-23T15:51:00Z" w16du:dateUtc="2025-10-23T19:51:00Z"/>
                <w:rFonts w:ascii="Aptos Narrow" w:eastAsia="Times New Roman" w:hAnsi="Aptos Narrow" w:cs="Times New Roman"/>
                <w:color w:val="000000"/>
                <w:kern w:val="0"/>
                <w14:ligatures w14:val="none"/>
              </w:rPr>
            </w:pPr>
            <w:ins w:id="1528" w:author="Katie Lankowicz" w:date="2025-10-23T15:51:00Z" w16du:dateUtc="2025-10-23T19:51:00Z">
              <w:r w:rsidRPr="00191AE4">
                <w:rPr>
                  <w:rFonts w:ascii="Aptos Narrow" w:eastAsia="Times New Roman" w:hAnsi="Aptos Narrow" w:cs="Times New Roman"/>
                  <w:color w:val="000000"/>
                  <w:kern w:val="0"/>
                  <w14:ligatures w14:val="none"/>
                </w:rPr>
                <w:t>-1.05</w:t>
              </w:r>
            </w:ins>
          </w:p>
        </w:tc>
        <w:tc>
          <w:tcPr>
            <w:tcW w:w="1260" w:type="dxa"/>
            <w:tcBorders>
              <w:left w:val="single" w:sz="4" w:space="0" w:color="auto"/>
              <w:right w:val="single" w:sz="4" w:space="0" w:color="auto"/>
            </w:tcBorders>
          </w:tcPr>
          <w:p w14:paraId="5D3C3400" w14:textId="77777777" w:rsidR="00C24768" w:rsidRPr="00191AE4" w:rsidRDefault="00C24768" w:rsidP="0083038C">
            <w:pPr>
              <w:spacing w:after="0" w:line="240" w:lineRule="auto"/>
              <w:jc w:val="center"/>
              <w:rPr>
                <w:ins w:id="1529" w:author="Katie Lankowicz" w:date="2025-10-23T15:51:00Z" w16du:dateUtc="2025-10-23T19:51:00Z"/>
                <w:rFonts w:ascii="Aptos Narrow" w:eastAsia="Times New Roman" w:hAnsi="Aptos Narrow" w:cs="Times New Roman"/>
                <w:color w:val="000000"/>
                <w:kern w:val="0"/>
                <w14:ligatures w14:val="none"/>
              </w:rPr>
            </w:pPr>
            <w:ins w:id="1530" w:author="Katie Lankowicz" w:date="2025-10-23T15:51:00Z" w16du:dateUtc="2025-10-23T19:51:00Z">
              <w:r>
                <w:rPr>
                  <w:rFonts w:ascii="Aptos Narrow" w:eastAsia="Times New Roman" w:hAnsi="Aptos Narrow" w:cs="Times New Roman"/>
                  <w:color w:val="000000"/>
                  <w:kern w:val="0"/>
                  <w14:ligatures w14:val="none"/>
                </w:rPr>
                <w:t>4.9</w:t>
              </w:r>
            </w:ins>
          </w:p>
        </w:tc>
        <w:tc>
          <w:tcPr>
            <w:tcW w:w="1260" w:type="dxa"/>
            <w:tcBorders>
              <w:left w:val="single" w:sz="4" w:space="0" w:color="auto"/>
            </w:tcBorders>
          </w:tcPr>
          <w:p w14:paraId="69A3CC4C" w14:textId="77777777" w:rsidR="00C24768" w:rsidRPr="00191AE4" w:rsidRDefault="00C24768" w:rsidP="0083038C">
            <w:pPr>
              <w:spacing w:after="0" w:line="240" w:lineRule="auto"/>
              <w:jc w:val="center"/>
              <w:rPr>
                <w:ins w:id="1531" w:author="Katie Lankowicz" w:date="2025-10-23T15:51:00Z" w16du:dateUtc="2025-10-23T19:51:00Z"/>
                <w:rFonts w:ascii="Aptos Narrow" w:eastAsia="Times New Roman" w:hAnsi="Aptos Narrow" w:cs="Times New Roman"/>
                <w:color w:val="000000"/>
                <w:kern w:val="0"/>
                <w14:ligatures w14:val="none"/>
              </w:rPr>
            </w:pPr>
            <w:ins w:id="1532" w:author="Katie Lankowicz" w:date="2025-10-23T15:51:00Z" w16du:dateUtc="2025-10-23T19:51:00Z">
              <w:r>
                <w:rPr>
                  <w:rFonts w:ascii="Aptos Narrow" w:eastAsia="Times New Roman" w:hAnsi="Aptos Narrow" w:cs="Times New Roman"/>
                  <w:color w:val="000000"/>
                  <w:kern w:val="0"/>
                  <w14:ligatures w14:val="none"/>
                </w:rPr>
                <w:t>1.2</w:t>
              </w:r>
            </w:ins>
          </w:p>
        </w:tc>
      </w:tr>
      <w:tr w:rsidR="00C24768" w:rsidRPr="00191AE4" w14:paraId="7D457733" w14:textId="77777777" w:rsidTr="0083038C">
        <w:trPr>
          <w:trHeight w:val="309"/>
          <w:ins w:id="1533" w:author="Katie Lankowicz" w:date="2025-10-23T15:51:00Z"/>
        </w:trPr>
        <w:tc>
          <w:tcPr>
            <w:tcW w:w="1055" w:type="dxa"/>
            <w:tcBorders>
              <w:top w:val="nil"/>
              <w:left w:val="nil"/>
              <w:bottom w:val="nil"/>
              <w:right w:val="single" w:sz="4" w:space="0" w:color="auto"/>
            </w:tcBorders>
            <w:noWrap/>
            <w:vAlign w:val="bottom"/>
            <w:hideMark/>
          </w:tcPr>
          <w:p w14:paraId="240B2A95" w14:textId="77777777" w:rsidR="00C24768" w:rsidRPr="00191AE4" w:rsidRDefault="00C24768" w:rsidP="0083038C">
            <w:pPr>
              <w:spacing w:after="0" w:line="240" w:lineRule="auto"/>
              <w:jc w:val="center"/>
              <w:rPr>
                <w:ins w:id="1534" w:author="Katie Lankowicz" w:date="2025-10-23T15:51:00Z" w16du:dateUtc="2025-10-23T19:51:00Z"/>
                <w:rFonts w:ascii="Aptos Narrow" w:eastAsia="Times New Roman" w:hAnsi="Aptos Narrow" w:cs="Times New Roman"/>
                <w:color w:val="000000"/>
                <w:kern w:val="0"/>
                <w14:ligatures w14:val="none"/>
              </w:rPr>
            </w:pPr>
            <w:ins w:id="1535" w:author="Katie Lankowicz" w:date="2025-10-23T15:51:00Z" w16du:dateUtc="2025-10-23T19:51:00Z">
              <w:r w:rsidRPr="00191AE4">
                <w:rPr>
                  <w:rFonts w:ascii="Aptos Narrow" w:eastAsia="Times New Roman" w:hAnsi="Aptos Narrow" w:cs="Times New Roman"/>
                  <w:color w:val="000000"/>
                  <w:kern w:val="0"/>
                  <w14:ligatures w14:val="none"/>
                </w:rPr>
                <w:t>2018</w:t>
              </w:r>
            </w:ins>
          </w:p>
        </w:tc>
        <w:tc>
          <w:tcPr>
            <w:tcW w:w="1615" w:type="dxa"/>
            <w:tcBorders>
              <w:top w:val="nil"/>
              <w:left w:val="single" w:sz="4" w:space="0" w:color="auto"/>
              <w:bottom w:val="nil"/>
              <w:right w:val="single" w:sz="4" w:space="0" w:color="auto"/>
            </w:tcBorders>
            <w:noWrap/>
            <w:vAlign w:val="bottom"/>
            <w:hideMark/>
          </w:tcPr>
          <w:p w14:paraId="5B6D5FEF" w14:textId="77777777" w:rsidR="00C24768" w:rsidRPr="00191AE4" w:rsidRDefault="00C24768" w:rsidP="0083038C">
            <w:pPr>
              <w:spacing w:after="0" w:line="240" w:lineRule="auto"/>
              <w:jc w:val="center"/>
              <w:rPr>
                <w:ins w:id="1536" w:author="Katie Lankowicz" w:date="2025-10-23T15:51:00Z" w16du:dateUtc="2025-10-23T19:51:00Z"/>
                <w:rFonts w:ascii="Aptos Narrow" w:eastAsia="Times New Roman" w:hAnsi="Aptos Narrow" w:cs="Times New Roman"/>
                <w:color w:val="000000"/>
                <w:kern w:val="0"/>
                <w14:ligatures w14:val="none"/>
              </w:rPr>
            </w:pPr>
            <w:ins w:id="1537" w:author="Katie Lankowicz" w:date="2025-10-23T15:51:00Z" w16du:dateUtc="2025-10-23T19:51:00Z">
              <w:r w:rsidRPr="00191AE4">
                <w:rPr>
                  <w:rFonts w:ascii="Aptos Narrow" w:eastAsia="Times New Roman" w:hAnsi="Aptos Narrow" w:cs="Times New Roman"/>
                  <w:color w:val="000000"/>
                  <w:kern w:val="0"/>
                  <w14:ligatures w14:val="none"/>
                </w:rPr>
                <w:t>-0.11</w:t>
              </w:r>
            </w:ins>
          </w:p>
        </w:tc>
        <w:tc>
          <w:tcPr>
            <w:tcW w:w="1260" w:type="dxa"/>
            <w:tcBorders>
              <w:top w:val="nil"/>
              <w:left w:val="single" w:sz="4" w:space="0" w:color="auto"/>
              <w:bottom w:val="nil"/>
              <w:right w:val="single" w:sz="4" w:space="0" w:color="auto"/>
            </w:tcBorders>
            <w:noWrap/>
            <w:vAlign w:val="bottom"/>
            <w:hideMark/>
          </w:tcPr>
          <w:p w14:paraId="0E062A72" w14:textId="77777777" w:rsidR="00C24768" w:rsidRPr="00191AE4" w:rsidRDefault="00C24768" w:rsidP="0083038C">
            <w:pPr>
              <w:spacing w:after="0" w:line="240" w:lineRule="auto"/>
              <w:jc w:val="center"/>
              <w:rPr>
                <w:ins w:id="1538" w:author="Katie Lankowicz" w:date="2025-10-23T15:51:00Z" w16du:dateUtc="2025-10-23T19:51:00Z"/>
                <w:rFonts w:ascii="Aptos Narrow" w:eastAsia="Times New Roman" w:hAnsi="Aptos Narrow" w:cs="Times New Roman"/>
                <w:color w:val="000000"/>
                <w:kern w:val="0"/>
                <w14:ligatures w14:val="none"/>
              </w:rPr>
            </w:pPr>
            <w:ins w:id="1539" w:author="Katie Lankowicz" w:date="2025-10-23T15:51:00Z" w16du:dateUtc="2025-10-23T19:51:00Z">
              <w:r w:rsidRPr="00191AE4">
                <w:rPr>
                  <w:rFonts w:ascii="Aptos Narrow" w:eastAsia="Times New Roman" w:hAnsi="Aptos Narrow" w:cs="Times New Roman"/>
                  <w:color w:val="000000"/>
                  <w:kern w:val="0"/>
                  <w14:ligatures w14:val="none"/>
                </w:rPr>
                <w:t>0.58</w:t>
              </w:r>
            </w:ins>
          </w:p>
        </w:tc>
        <w:tc>
          <w:tcPr>
            <w:tcW w:w="1260" w:type="dxa"/>
            <w:tcBorders>
              <w:left w:val="single" w:sz="4" w:space="0" w:color="auto"/>
              <w:right w:val="single" w:sz="4" w:space="0" w:color="auto"/>
            </w:tcBorders>
          </w:tcPr>
          <w:p w14:paraId="1D9709FE" w14:textId="77777777" w:rsidR="00C24768" w:rsidRPr="00191AE4" w:rsidRDefault="00C24768" w:rsidP="0083038C">
            <w:pPr>
              <w:spacing w:after="0" w:line="240" w:lineRule="auto"/>
              <w:jc w:val="center"/>
              <w:rPr>
                <w:ins w:id="1540" w:author="Katie Lankowicz" w:date="2025-10-23T15:51:00Z" w16du:dateUtc="2025-10-23T19:51:00Z"/>
                <w:rFonts w:ascii="Aptos Narrow" w:eastAsia="Times New Roman" w:hAnsi="Aptos Narrow" w:cs="Times New Roman"/>
                <w:color w:val="000000"/>
                <w:kern w:val="0"/>
                <w14:ligatures w14:val="none"/>
              </w:rPr>
            </w:pPr>
            <w:ins w:id="1541" w:author="Katie Lankowicz" w:date="2025-10-23T15:51:00Z" w16du:dateUtc="2025-10-23T19:51:00Z">
              <w:r>
                <w:rPr>
                  <w:rFonts w:ascii="Aptos Narrow" w:eastAsia="Times New Roman" w:hAnsi="Aptos Narrow" w:cs="Times New Roman"/>
                  <w:color w:val="000000"/>
                  <w:kern w:val="0"/>
                  <w14:ligatures w14:val="none"/>
                </w:rPr>
                <w:t>2.9</w:t>
              </w:r>
            </w:ins>
          </w:p>
        </w:tc>
        <w:tc>
          <w:tcPr>
            <w:tcW w:w="1260" w:type="dxa"/>
            <w:tcBorders>
              <w:left w:val="single" w:sz="4" w:space="0" w:color="auto"/>
            </w:tcBorders>
          </w:tcPr>
          <w:p w14:paraId="4667200D" w14:textId="77777777" w:rsidR="00C24768" w:rsidRPr="00191AE4" w:rsidRDefault="00C24768" w:rsidP="0083038C">
            <w:pPr>
              <w:spacing w:after="0" w:line="240" w:lineRule="auto"/>
              <w:jc w:val="center"/>
              <w:rPr>
                <w:ins w:id="1542" w:author="Katie Lankowicz" w:date="2025-10-23T15:51:00Z" w16du:dateUtc="2025-10-23T19:51:00Z"/>
                <w:rFonts w:ascii="Aptos Narrow" w:eastAsia="Times New Roman" w:hAnsi="Aptos Narrow" w:cs="Times New Roman"/>
                <w:color w:val="000000"/>
                <w:kern w:val="0"/>
                <w14:ligatures w14:val="none"/>
              </w:rPr>
            </w:pPr>
            <w:ins w:id="1543" w:author="Katie Lankowicz" w:date="2025-10-23T15:51:00Z" w16du:dateUtc="2025-10-23T19:51:00Z">
              <w:r>
                <w:rPr>
                  <w:rFonts w:ascii="Aptos Narrow" w:eastAsia="Times New Roman" w:hAnsi="Aptos Narrow" w:cs="Times New Roman"/>
                  <w:color w:val="000000"/>
                  <w:kern w:val="0"/>
                  <w14:ligatures w14:val="none"/>
                </w:rPr>
                <w:t>4.7</w:t>
              </w:r>
            </w:ins>
          </w:p>
        </w:tc>
      </w:tr>
      <w:tr w:rsidR="00C24768" w:rsidRPr="00191AE4" w14:paraId="2DB4F256" w14:textId="77777777" w:rsidTr="0083038C">
        <w:trPr>
          <w:trHeight w:val="309"/>
          <w:ins w:id="1544" w:author="Katie Lankowicz" w:date="2025-10-23T15:51:00Z"/>
        </w:trPr>
        <w:tc>
          <w:tcPr>
            <w:tcW w:w="1055" w:type="dxa"/>
            <w:tcBorders>
              <w:top w:val="nil"/>
              <w:left w:val="nil"/>
              <w:bottom w:val="nil"/>
              <w:right w:val="single" w:sz="4" w:space="0" w:color="auto"/>
            </w:tcBorders>
            <w:noWrap/>
            <w:vAlign w:val="bottom"/>
            <w:hideMark/>
          </w:tcPr>
          <w:p w14:paraId="6CFACF9E" w14:textId="77777777" w:rsidR="00C24768" w:rsidRPr="00191AE4" w:rsidRDefault="00C24768" w:rsidP="0083038C">
            <w:pPr>
              <w:spacing w:after="0" w:line="240" w:lineRule="auto"/>
              <w:jc w:val="center"/>
              <w:rPr>
                <w:ins w:id="1545" w:author="Katie Lankowicz" w:date="2025-10-23T15:51:00Z" w16du:dateUtc="2025-10-23T19:51:00Z"/>
                <w:rFonts w:ascii="Aptos Narrow" w:eastAsia="Times New Roman" w:hAnsi="Aptos Narrow" w:cs="Times New Roman"/>
                <w:color w:val="000000"/>
                <w:kern w:val="0"/>
                <w14:ligatures w14:val="none"/>
              </w:rPr>
            </w:pPr>
            <w:ins w:id="1546" w:author="Katie Lankowicz" w:date="2025-10-23T15:51:00Z" w16du:dateUtc="2025-10-23T19:51:00Z">
              <w:r w:rsidRPr="00191AE4">
                <w:rPr>
                  <w:rFonts w:ascii="Aptos Narrow" w:eastAsia="Times New Roman" w:hAnsi="Aptos Narrow" w:cs="Times New Roman"/>
                  <w:color w:val="000000"/>
                  <w:kern w:val="0"/>
                  <w14:ligatures w14:val="none"/>
                </w:rPr>
                <w:t>2019</w:t>
              </w:r>
            </w:ins>
          </w:p>
        </w:tc>
        <w:tc>
          <w:tcPr>
            <w:tcW w:w="1615" w:type="dxa"/>
            <w:tcBorders>
              <w:top w:val="nil"/>
              <w:left w:val="single" w:sz="4" w:space="0" w:color="auto"/>
              <w:bottom w:val="nil"/>
              <w:right w:val="single" w:sz="4" w:space="0" w:color="auto"/>
            </w:tcBorders>
            <w:noWrap/>
            <w:vAlign w:val="bottom"/>
            <w:hideMark/>
          </w:tcPr>
          <w:p w14:paraId="6CFBD668" w14:textId="77777777" w:rsidR="00C24768" w:rsidRPr="00191AE4" w:rsidRDefault="00C24768" w:rsidP="0083038C">
            <w:pPr>
              <w:spacing w:after="0" w:line="240" w:lineRule="auto"/>
              <w:jc w:val="center"/>
              <w:rPr>
                <w:ins w:id="1547" w:author="Katie Lankowicz" w:date="2025-10-23T15:51:00Z" w16du:dateUtc="2025-10-23T19:51:00Z"/>
                <w:rFonts w:ascii="Aptos Narrow" w:eastAsia="Times New Roman" w:hAnsi="Aptos Narrow" w:cs="Times New Roman"/>
                <w:color w:val="000000"/>
                <w:kern w:val="0"/>
                <w14:ligatures w14:val="none"/>
              </w:rPr>
            </w:pPr>
            <w:ins w:id="1548" w:author="Katie Lankowicz" w:date="2025-10-23T15:51:00Z" w16du:dateUtc="2025-10-23T19:51:00Z">
              <w:r w:rsidRPr="00191AE4">
                <w:rPr>
                  <w:rFonts w:ascii="Aptos Narrow" w:eastAsia="Times New Roman" w:hAnsi="Aptos Narrow" w:cs="Times New Roman"/>
                  <w:color w:val="000000"/>
                  <w:kern w:val="0"/>
                  <w14:ligatures w14:val="none"/>
                </w:rPr>
                <w:t>-0.27</w:t>
              </w:r>
            </w:ins>
          </w:p>
        </w:tc>
        <w:tc>
          <w:tcPr>
            <w:tcW w:w="1260" w:type="dxa"/>
            <w:tcBorders>
              <w:top w:val="nil"/>
              <w:left w:val="single" w:sz="4" w:space="0" w:color="auto"/>
              <w:bottom w:val="nil"/>
              <w:right w:val="single" w:sz="4" w:space="0" w:color="auto"/>
            </w:tcBorders>
            <w:noWrap/>
            <w:vAlign w:val="bottom"/>
            <w:hideMark/>
          </w:tcPr>
          <w:p w14:paraId="145D5749" w14:textId="77777777" w:rsidR="00C24768" w:rsidRPr="00191AE4" w:rsidRDefault="00C24768" w:rsidP="0083038C">
            <w:pPr>
              <w:spacing w:after="0" w:line="240" w:lineRule="auto"/>
              <w:jc w:val="center"/>
              <w:rPr>
                <w:ins w:id="1549" w:author="Katie Lankowicz" w:date="2025-10-23T15:51:00Z" w16du:dateUtc="2025-10-23T19:51:00Z"/>
                <w:rFonts w:ascii="Aptos Narrow" w:eastAsia="Times New Roman" w:hAnsi="Aptos Narrow" w:cs="Times New Roman"/>
                <w:color w:val="000000"/>
                <w:kern w:val="0"/>
                <w14:ligatures w14:val="none"/>
              </w:rPr>
            </w:pPr>
            <w:ins w:id="1550" w:author="Katie Lankowicz" w:date="2025-10-23T15:51:00Z" w16du:dateUtc="2025-10-23T19:51:00Z">
              <w:r w:rsidRPr="00191AE4">
                <w:rPr>
                  <w:rFonts w:ascii="Aptos Narrow" w:eastAsia="Times New Roman" w:hAnsi="Aptos Narrow" w:cs="Times New Roman"/>
                  <w:color w:val="000000"/>
                  <w:kern w:val="0"/>
                  <w14:ligatures w14:val="none"/>
                </w:rPr>
                <w:t>0.35</w:t>
              </w:r>
            </w:ins>
          </w:p>
        </w:tc>
        <w:tc>
          <w:tcPr>
            <w:tcW w:w="1260" w:type="dxa"/>
            <w:tcBorders>
              <w:left w:val="single" w:sz="4" w:space="0" w:color="auto"/>
              <w:right w:val="single" w:sz="4" w:space="0" w:color="auto"/>
            </w:tcBorders>
          </w:tcPr>
          <w:p w14:paraId="5BEA369A" w14:textId="77777777" w:rsidR="00C24768" w:rsidRPr="00191AE4" w:rsidRDefault="00C24768" w:rsidP="0083038C">
            <w:pPr>
              <w:spacing w:after="0" w:line="240" w:lineRule="auto"/>
              <w:jc w:val="center"/>
              <w:rPr>
                <w:ins w:id="1551" w:author="Katie Lankowicz" w:date="2025-10-23T15:51:00Z" w16du:dateUtc="2025-10-23T19:51:00Z"/>
                <w:rFonts w:ascii="Aptos Narrow" w:eastAsia="Times New Roman" w:hAnsi="Aptos Narrow" w:cs="Times New Roman"/>
                <w:color w:val="000000"/>
                <w:kern w:val="0"/>
                <w14:ligatures w14:val="none"/>
              </w:rPr>
            </w:pPr>
            <w:ins w:id="1552" w:author="Katie Lankowicz" w:date="2025-10-23T15:51:00Z" w16du:dateUtc="2025-10-23T19:51:00Z">
              <w:r>
                <w:rPr>
                  <w:rFonts w:ascii="Aptos Narrow" w:eastAsia="Times New Roman" w:hAnsi="Aptos Narrow" w:cs="Times New Roman"/>
                  <w:color w:val="000000"/>
                  <w:kern w:val="0"/>
                  <w14:ligatures w14:val="none"/>
                </w:rPr>
                <w:t>-</w:t>
              </w:r>
            </w:ins>
          </w:p>
        </w:tc>
        <w:tc>
          <w:tcPr>
            <w:tcW w:w="1260" w:type="dxa"/>
            <w:tcBorders>
              <w:left w:val="single" w:sz="4" w:space="0" w:color="auto"/>
            </w:tcBorders>
          </w:tcPr>
          <w:p w14:paraId="433D9CCB" w14:textId="77777777" w:rsidR="00C24768" w:rsidRPr="00191AE4" w:rsidRDefault="00C24768" w:rsidP="0083038C">
            <w:pPr>
              <w:spacing w:after="0" w:line="240" w:lineRule="auto"/>
              <w:jc w:val="center"/>
              <w:rPr>
                <w:ins w:id="1553" w:author="Katie Lankowicz" w:date="2025-10-23T15:51:00Z" w16du:dateUtc="2025-10-23T19:51:00Z"/>
                <w:rFonts w:ascii="Aptos Narrow" w:eastAsia="Times New Roman" w:hAnsi="Aptos Narrow" w:cs="Times New Roman"/>
                <w:color w:val="000000"/>
                <w:kern w:val="0"/>
                <w14:ligatures w14:val="none"/>
              </w:rPr>
            </w:pPr>
            <w:ins w:id="1554" w:author="Katie Lankowicz" w:date="2025-10-23T15:51:00Z" w16du:dateUtc="2025-10-23T19:51:00Z">
              <w:r>
                <w:rPr>
                  <w:rFonts w:ascii="Aptos Narrow" w:eastAsia="Times New Roman" w:hAnsi="Aptos Narrow" w:cs="Times New Roman"/>
                  <w:color w:val="000000"/>
                  <w:kern w:val="0"/>
                  <w14:ligatures w14:val="none"/>
                </w:rPr>
                <w:t>-</w:t>
              </w:r>
            </w:ins>
          </w:p>
        </w:tc>
      </w:tr>
      <w:tr w:rsidR="00C24768" w:rsidRPr="00191AE4" w14:paraId="00860171" w14:textId="77777777" w:rsidTr="0083038C">
        <w:trPr>
          <w:trHeight w:val="309"/>
          <w:ins w:id="1555" w:author="Katie Lankowicz" w:date="2025-10-23T15:51:00Z"/>
        </w:trPr>
        <w:tc>
          <w:tcPr>
            <w:tcW w:w="1055" w:type="dxa"/>
            <w:tcBorders>
              <w:top w:val="nil"/>
              <w:left w:val="nil"/>
              <w:bottom w:val="nil"/>
              <w:right w:val="single" w:sz="4" w:space="0" w:color="auto"/>
            </w:tcBorders>
            <w:noWrap/>
            <w:vAlign w:val="bottom"/>
            <w:hideMark/>
          </w:tcPr>
          <w:p w14:paraId="11C197E0" w14:textId="77777777" w:rsidR="00C24768" w:rsidRPr="00191AE4" w:rsidRDefault="00C24768" w:rsidP="0083038C">
            <w:pPr>
              <w:spacing w:after="0" w:line="240" w:lineRule="auto"/>
              <w:jc w:val="center"/>
              <w:rPr>
                <w:ins w:id="1556" w:author="Katie Lankowicz" w:date="2025-10-23T15:51:00Z" w16du:dateUtc="2025-10-23T19:51:00Z"/>
                <w:rFonts w:ascii="Aptos Narrow" w:eastAsia="Times New Roman" w:hAnsi="Aptos Narrow" w:cs="Times New Roman"/>
                <w:color w:val="000000"/>
                <w:kern w:val="0"/>
                <w14:ligatures w14:val="none"/>
              </w:rPr>
            </w:pPr>
            <w:ins w:id="1557" w:author="Katie Lankowicz" w:date="2025-10-23T15:51:00Z" w16du:dateUtc="2025-10-23T19:51:00Z">
              <w:r w:rsidRPr="00191AE4">
                <w:rPr>
                  <w:rFonts w:ascii="Aptos Narrow" w:eastAsia="Times New Roman" w:hAnsi="Aptos Narrow" w:cs="Times New Roman"/>
                  <w:color w:val="000000"/>
                  <w:kern w:val="0"/>
                  <w14:ligatures w14:val="none"/>
                </w:rPr>
                <w:t>2020</w:t>
              </w:r>
            </w:ins>
          </w:p>
        </w:tc>
        <w:tc>
          <w:tcPr>
            <w:tcW w:w="1615" w:type="dxa"/>
            <w:tcBorders>
              <w:top w:val="nil"/>
              <w:left w:val="single" w:sz="4" w:space="0" w:color="auto"/>
              <w:bottom w:val="nil"/>
              <w:right w:val="single" w:sz="4" w:space="0" w:color="auto"/>
            </w:tcBorders>
            <w:noWrap/>
            <w:vAlign w:val="bottom"/>
            <w:hideMark/>
          </w:tcPr>
          <w:p w14:paraId="4AEC1C8E" w14:textId="77777777" w:rsidR="00C24768" w:rsidRPr="00191AE4" w:rsidRDefault="00C24768" w:rsidP="0083038C">
            <w:pPr>
              <w:spacing w:after="0" w:line="240" w:lineRule="auto"/>
              <w:jc w:val="center"/>
              <w:rPr>
                <w:ins w:id="1558" w:author="Katie Lankowicz" w:date="2025-10-23T15:51:00Z" w16du:dateUtc="2025-10-23T19:51:00Z"/>
                <w:rFonts w:ascii="Aptos Narrow" w:eastAsia="Times New Roman" w:hAnsi="Aptos Narrow" w:cs="Times New Roman"/>
                <w:color w:val="000000"/>
                <w:kern w:val="0"/>
                <w14:ligatures w14:val="none"/>
              </w:rPr>
            </w:pPr>
            <w:ins w:id="1559" w:author="Katie Lankowicz" w:date="2025-10-23T15:51:00Z" w16du:dateUtc="2025-10-23T19:51:00Z">
              <w:r w:rsidRPr="00191AE4">
                <w:rPr>
                  <w:rFonts w:ascii="Aptos Narrow" w:eastAsia="Times New Roman" w:hAnsi="Aptos Narrow" w:cs="Times New Roman"/>
                  <w:color w:val="000000"/>
                  <w:kern w:val="0"/>
                  <w14:ligatures w14:val="none"/>
                </w:rPr>
                <w:t>0.66</w:t>
              </w:r>
            </w:ins>
          </w:p>
        </w:tc>
        <w:tc>
          <w:tcPr>
            <w:tcW w:w="1260" w:type="dxa"/>
            <w:tcBorders>
              <w:top w:val="nil"/>
              <w:left w:val="single" w:sz="4" w:space="0" w:color="auto"/>
              <w:bottom w:val="nil"/>
              <w:right w:val="single" w:sz="4" w:space="0" w:color="auto"/>
            </w:tcBorders>
            <w:noWrap/>
            <w:vAlign w:val="bottom"/>
            <w:hideMark/>
          </w:tcPr>
          <w:p w14:paraId="5F10458E" w14:textId="77777777" w:rsidR="00C24768" w:rsidRPr="00191AE4" w:rsidRDefault="00C24768" w:rsidP="0083038C">
            <w:pPr>
              <w:spacing w:after="0" w:line="240" w:lineRule="auto"/>
              <w:jc w:val="center"/>
              <w:rPr>
                <w:ins w:id="1560" w:author="Katie Lankowicz" w:date="2025-10-23T15:51:00Z" w16du:dateUtc="2025-10-23T19:51:00Z"/>
                <w:rFonts w:ascii="Aptos Narrow" w:eastAsia="Times New Roman" w:hAnsi="Aptos Narrow" w:cs="Times New Roman"/>
                <w:color w:val="000000"/>
                <w:kern w:val="0"/>
                <w14:ligatures w14:val="none"/>
              </w:rPr>
            </w:pPr>
            <w:ins w:id="1561" w:author="Katie Lankowicz" w:date="2025-10-23T15:51:00Z" w16du:dateUtc="2025-10-23T19:51:00Z">
              <w:r w:rsidRPr="00191AE4">
                <w:rPr>
                  <w:rFonts w:ascii="Aptos Narrow" w:eastAsia="Times New Roman" w:hAnsi="Aptos Narrow" w:cs="Times New Roman"/>
                  <w:color w:val="000000"/>
                  <w:kern w:val="0"/>
                  <w14:ligatures w14:val="none"/>
                </w:rPr>
                <w:t>1.86</w:t>
              </w:r>
            </w:ins>
          </w:p>
        </w:tc>
        <w:tc>
          <w:tcPr>
            <w:tcW w:w="1260" w:type="dxa"/>
            <w:tcBorders>
              <w:left w:val="single" w:sz="4" w:space="0" w:color="auto"/>
              <w:right w:val="single" w:sz="4" w:space="0" w:color="auto"/>
            </w:tcBorders>
          </w:tcPr>
          <w:p w14:paraId="0E494DDA" w14:textId="77777777" w:rsidR="00C24768" w:rsidRPr="00191AE4" w:rsidRDefault="00C24768" w:rsidP="0083038C">
            <w:pPr>
              <w:spacing w:after="0" w:line="240" w:lineRule="auto"/>
              <w:jc w:val="center"/>
              <w:rPr>
                <w:ins w:id="1562" w:author="Katie Lankowicz" w:date="2025-10-23T15:51:00Z" w16du:dateUtc="2025-10-23T19:51:00Z"/>
                <w:rFonts w:ascii="Aptos Narrow" w:eastAsia="Times New Roman" w:hAnsi="Aptos Narrow" w:cs="Times New Roman"/>
                <w:color w:val="000000"/>
                <w:kern w:val="0"/>
                <w14:ligatures w14:val="none"/>
              </w:rPr>
            </w:pPr>
            <w:ins w:id="1563" w:author="Katie Lankowicz" w:date="2025-10-23T15:51:00Z" w16du:dateUtc="2025-10-23T19:51:00Z">
              <w:r>
                <w:rPr>
                  <w:rFonts w:ascii="Aptos Narrow" w:eastAsia="Times New Roman" w:hAnsi="Aptos Narrow" w:cs="Times New Roman"/>
                  <w:color w:val="000000"/>
                  <w:kern w:val="0"/>
                  <w14:ligatures w14:val="none"/>
                </w:rPr>
                <w:t>4.5</w:t>
              </w:r>
            </w:ins>
          </w:p>
        </w:tc>
        <w:tc>
          <w:tcPr>
            <w:tcW w:w="1260" w:type="dxa"/>
            <w:tcBorders>
              <w:left w:val="single" w:sz="4" w:space="0" w:color="auto"/>
            </w:tcBorders>
          </w:tcPr>
          <w:p w14:paraId="2D3C61F0" w14:textId="77777777" w:rsidR="00C24768" w:rsidRPr="00191AE4" w:rsidRDefault="00C24768" w:rsidP="0083038C">
            <w:pPr>
              <w:spacing w:after="0" w:line="240" w:lineRule="auto"/>
              <w:jc w:val="center"/>
              <w:rPr>
                <w:ins w:id="1564" w:author="Katie Lankowicz" w:date="2025-10-23T15:51:00Z" w16du:dateUtc="2025-10-23T19:51:00Z"/>
                <w:rFonts w:ascii="Aptos Narrow" w:eastAsia="Times New Roman" w:hAnsi="Aptos Narrow" w:cs="Times New Roman"/>
                <w:color w:val="000000"/>
                <w:kern w:val="0"/>
                <w14:ligatures w14:val="none"/>
              </w:rPr>
            </w:pPr>
            <w:ins w:id="1565" w:author="Katie Lankowicz" w:date="2025-10-23T15:51:00Z" w16du:dateUtc="2025-10-23T19:51:00Z">
              <w:r>
                <w:rPr>
                  <w:rFonts w:ascii="Aptos Narrow" w:eastAsia="Times New Roman" w:hAnsi="Aptos Narrow" w:cs="Times New Roman"/>
                  <w:color w:val="000000"/>
                  <w:kern w:val="0"/>
                  <w14:ligatures w14:val="none"/>
                </w:rPr>
                <w:t>3.9</w:t>
              </w:r>
            </w:ins>
          </w:p>
        </w:tc>
      </w:tr>
      <w:tr w:rsidR="00C24768" w:rsidRPr="00191AE4" w14:paraId="2DBA490D" w14:textId="77777777" w:rsidTr="0083038C">
        <w:trPr>
          <w:trHeight w:val="309"/>
          <w:ins w:id="1566" w:author="Katie Lankowicz" w:date="2025-10-23T15:51:00Z"/>
        </w:trPr>
        <w:tc>
          <w:tcPr>
            <w:tcW w:w="1055" w:type="dxa"/>
            <w:tcBorders>
              <w:top w:val="nil"/>
              <w:left w:val="nil"/>
              <w:bottom w:val="nil"/>
              <w:right w:val="single" w:sz="4" w:space="0" w:color="auto"/>
            </w:tcBorders>
            <w:noWrap/>
            <w:vAlign w:val="bottom"/>
            <w:hideMark/>
          </w:tcPr>
          <w:p w14:paraId="2FF209F1" w14:textId="77777777" w:rsidR="00C24768" w:rsidRPr="00191AE4" w:rsidRDefault="00C24768" w:rsidP="0083038C">
            <w:pPr>
              <w:spacing w:after="0" w:line="240" w:lineRule="auto"/>
              <w:jc w:val="center"/>
              <w:rPr>
                <w:ins w:id="1567" w:author="Katie Lankowicz" w:date="2025-10-23T15:51:00Z" w16du:dateUtc="2025-10-23T19:51:00Z"/>
                <w:rFonts w:ascii="Aptos Narrow" w:eastAsia="Times New Roman" w:hAnsi="Aptos Narrow" w:cs="Times New Roman"/>
                <w:color w:val="000000"/>
                <w:kern w:val="0"/>
                <w14:ligatures w14:val="none"/>
              </w:rPr>
            </w:pPr>
            <w:ins w:id="1568" w:author="Katie Lankowicz" w:date="2025-10-23T15:51:00Z" w16du:dateUtc="2025-10-23T19:51:00Z">
              <w:r w:rsidRPr="00191AE4">
                <w:rPr>
                  <w:rFonts w:ascii="Aptos Narrow" w:eastAsia="Times New Roman" w:hAnsi="Aptos Narrow" w:cs="Times New Roman"/>
                  <w:color w:val="000000"/>
                  <w:kern w:val="0"/>
                  <w14:ligatures w14:val="none"/>
                </w:rPr>
                <w:t>2021</w:t>
              </w:r>
            </w:ins>
          </w:p>
        </w:tc>
        <w:tc>
          <w:tcPr>
            <w:tcW w:w="1615" w:type="dxa"/>
            <w:tcBorders>
              <w:top w:val="nil"/>
              <w:left w:val="single" w:sz="4" w:space="0" w:color="auto"/>
              <w:bottom w:val="nil"/>
              <w:right w:val="single" w:sz="4" w:space="0" w:color="auto"/>
            </w:tcBorders>
            <w:noWrap/>
            <w:vAlign w:val="bottom"/>
            <w:hideMark/>
          </w:tcPr>
          <w:p w14:paraId="73743DBD" w14:textId="77777777" w:rsidR="00C24768" w:rsidRPr="00191AE4" w:rsidRDefault="00C24768" w:rsidP="0083038C">
            <w:pPr>
              <w:spacing w:after="0" w:line="240" w:lineRule="auto"/>
              <w:jc w:val="center"/>
              <w:rPr>
                <w:ins w:id="1569" w:author="Katie Lankowicz" w:date="2025-10-23T15:51:00Z" w16du:dateUtc="2025-10-23T19:51:00Z"/>
                <w:rFonts w:ascii="Aptos Narrow" w:eastAsia="Times New Roman" w:hAnsi="Aptos Narrow" w:cs="Times New Roman"/>
                <w:color w:val="000000"/>
                <w:kern w:val="0"/>
                <w14:ligatures w14:val="none"/>
              </w:rPr>
            </w:pPr>
            <w:ins w:id="1570" w:author="Katie Lankowicz" w:date="2025-10-23T15:51:00Z" w16du:dateUtc="2025-10-23T19:51:00Z">
              <w:r w:rsidRPr="00191AE4">
                <w:rPr>
                  <w:rFonts w:ascii="Aptos Narrow" w:eastAsia="Times New Roman" w:hAnsi="Aptos Narrow" w:cs="Times New Roman"/>
                  <w:color w:val="000000"/>
                  <w:kern w:val="0"/>
                  <w14:ligatures w14:val="none"/>
                </w:rPr>
                <w:t>1.24</w:t>
              </w:r>
            </w:ins>
          </w:p>
        </w:tc>
        <w:tc>
          <w:tcPr>
            <w:tcW w:w="1260" w:type="dxa"/>
            <w:tcBorders>
              <w:top w:val="nil"/>
              <w:left w:val="single" w:sz="4" w:space="0" w:color="auto"/>
              <w:bottom w:val="nil"/>
              <w:right w:val="single" w:sz="4" w:space="0" w:color="auto"/>
            </w:tcBorders>
            <w:noWrap/>
            <w:vAlign w:val="bottom"/>
            <w:hideMark/>
          </w:tcPr>
          <w:p w14:paraId="4D71632C" w14:textId="77777777" w:rsidR="00C24768" w:rsidRPr="00191AE4" w:rsidRDefault="00C24768" w:rsidP="0083038C">
            <w:pPr>
              <w:spacing w:after="0" w:line="240" w:lineRule="auto"/>
              <w:jc w:val="center"/>
              <w:rPr>
                <w:ins w:id="1571" w:author="Katie Lankowicz" w:date="2025-10-23T15:51:00Z" w16du:dateUtc="2025-10-23T19:51:00Z"/>
                <w:rFonts w:ascii="Aptos Narrow" w:eastAsia="Times New Roman" w:hAnsi="Aptos Narrow" w:cs="Times New Roman"/>
                <w:color w:val="000000"/>
                <w:kern w:val="0"/>
                <w14:ligatures w14:val="none"/>
              </w:rPr>
            </w:pPr>
            <w:ins w:id="1572" w:author="Katie Lankowicz" w:date="2025-10-23T15:51:00Z" w16du:dateUtc="2025-10-23T19:51:00Z">
              <w:r w:rsidRPr="00191AE4">
                <w:rPr>
                  <w:rFonts w:ascii="Aptos Narrow" w:eastAsia="Times New Roman" w:hAnsi="Aptos Narrow" w:cs="Times New Roman"/>
                  <w:color w:val="000000"/>
                  <w:kern w:val="0"/>
                  <w14:ligatures w14:val="none"/>
                </w:rPr>
                <w:t>1.7</w:t>
              </w:r>
            </w:ins>
          </w:p>
        </w:tc>
        <w:tc>
          <w:tcPr>
            <w:tcW w:w="1260" w:type="dxa"/>
            <w:tcBorders>
              <w:left w:val="single" w:sz="4" w:space="0" w:color="auto"/>
              <w:right w:val="single" w:sz="4" w:space="0" w:color="auto"/>
            </w:tcBorders>
          </w:tcPr>
          <w:p w14:paraId="11F6799C" w14:textId="77777777" w:rsidR="00C24768" w:rsidRPr="00191AE4" w:rsidRDefault="00C24768" w:rsidP="0083038C">
            <w:pPr>
              <w:spacing w:after="0" w:line="240" w:lineRule="auto"/>
              <w:jc w:val="center"/>
              <w:rPr>
                <w:ins w:id="1573" w:author="Katie Lankowicz" w:date="2025-10-23T15:51:00Z" w16du:dateUtc="2025-10-23T19:51:00Z"/>
                <w:rFonts w:ascii="Aptos Narrow" w:eastAsia="Times New Roman" w:hAnsi="Aptos Narrow" w:cs="Times New Roman"/>
                <w:color w:val="000000"/>
                <w:kern w:val="0"/>
                <w14:ligatures w14:val="none"/>
              </w:rPr>
            </w:pPr>
            <w:ins w:id="1574" w:author="Katie Lankowicz" w:date="2025-10-23T15:51:00Z" w16du:dateUtc="2025-10-23T19:51:00Z">
              <w:r>
                <w:rPr>
                  <w:rFonts w:ascii="Aptos Narrow" w:eastAsia="Times New Roman" w:hAnsi="Aptos Narrow" w:cs="Times New Roman"/>
                  <w:color w:val="000000"/>
                  <w:kern w:val="0"/>
                  <w14:ligatures w14:val="none"/>
                </w:rPr>
                <w:t>5.2</w:t>
              </w:r>
            </w:ins>
          </w:p>
        </w:tc>
        <w:tc>
          <w:tcPr>
            <w:tcW w:w="1260" w:type="dxa"/>
            <w:tcBorders>
              <w:left w:val="single" w:sz="4" w:space="0" w:color="auto"/>
            </w:tcBorders>
          </w:tcPr>
          <w:p w14:paraId="37A41B5B" w14:textId="77777777" w:rsidR="00C24768" w:rsidRPr="00191AE4" w:rsidRDefault="00C24768" w:rsidP="0083038C">
            <w:pPr>
              <w:spacing w:after="0" w:line="240" w:lineRule="auto"/>
              <w:jc w:val="center"/>
              <w:rPr>
                <w:ins w:id="1575" w:author="Katie Lankowicz" w:date="2025-10-23T15:51:00Z" w16du:dateUtc="2025-10-23T19:51:00Z"/>
                <w:rFonts w:ascii="Aptos Narrow" w:eastAsia="Times New Roman" w:hAnsi="Aptos Narrow" w:cs="Times New Roman"/>
                <w:color w:val="000000"/>
                <w:kern w:val="0"/>
                <w14:ligatures w14:val="none"/>
              </w:rPr>
            </w:pPr>
            <w:ins w:id="1576" w:author="Katie Lankowicz" w:date="2025-10-23T15:51:00Z" w16du:dateUtc="2025-10-23T19:51:00Z">
              <w:r>
                <w:rPr>
                  <w:rFonts w:ascii="Aptos Narrow" w:eastAsia="Times New Roman" w:hAnsi="Aptos Narrow" w:cs="Times New Roman"/>
                  <w:color w:val="000000"/>
                  <w:kern w:val="0"/>
                  <w14:ligatures w14:val="none"/>
                </w:rPr>
                <w:t>3.2</w:t>
              </w:r>
            </w:ins>
          </w:p>
        </w:tc>
      </w:tr>
      <w:tr w:rsidR="00C24768" w:rsidRPr="00191AE4" w14:paraId="7218CBD6" w14:textId="77777777" w:rsidTr="0083038C">
        <w:trPr>
          <w:trHeight w:val="309"/>
          <w:ins w:id="1577" w:author="Katie Lankowicz" w:date="2025-10-23T15:51:00Z"/>
        </w:trPr>
        <w:tc>
          <w:tcPr>
            <w:tcW w:w="1055" w:type="dxa"/>
            <w:tcBorders>
              <w:top w:val="nil"/>
              <w:left w:val="nil"/>
              <w:bottom w:val="nil"/>
              <w:right w:val="single" w:sz="4" w:space="0" w:color="auto"/>
            </w:tcBorders>
            <w:noWrap/>
            <w:vAlign w:val="bottom"/>
            <w:hideMark/>
          </w:tcPr>
          <w:p w14:paraId="5E914D24" w14:textId="77777777" w:rsidR="00C24768" w:rsidRPr="00191AE4" w:rsidRDefault="00C24768" w:rsidP="0083038C">
            <w:pPr>
              <w:spacing w:after="0" w:line="240" w:lineRule="auto"/>
              <w:jc w:val="center"/>
              <w:rPr>
                <w:ins w:id="1578" w:author="Katie Lankowicz" w:date="2025-10-23T15:51:00Z" w16du:dateUtc="2025-10-23T19:51:00Z"/>
                <w:rFonts w:ascii="Aptos Narrow" w:eastAsia="Times New Roman" w:hAnsi="Aptos Narrow" w:cs="Times New Roman"/>
                <w:color w:val="000000"/>
                <w:kern w:val="0"/>
                <w14:ligatures w14:val="none"/>
              </w:rPr>
            </w:pPr>
            <w:ins w:id="1579" w:author="Katie Lankowicz" w:date="2025-10-23T15:51:00Z" w16du:dateUtc="2025-10-23T19:51:00Z">
              <w:r w:rsidRPr="00191AE4">
                <w:rPr>
                  <w:rFonts w:ascii="Aptos Narrow" w:eastAsia="Times New Roman" w:hAnsi="Aptos Narrow" w:cs="Times New Roman"/>
                  <w:color w:val="000000"/>
                  <w:kern w:val="0"/>
                  <w14:ligatures w14:val="none"/>
                </w:rPr>
                <w:t>2022</w:t>
              </w:r>
            </w:ins>
          </w:p>
        </w:tc>
        <w:tc>
          <w:tcPr>
            <w:tcW w:w="1615" w:type="dxa"/>
            <w:tcBorders>
              <w:top w:val="nil"/>
              <w:left w:val="single" w:sz="4" w:space="0" w:color="auto"/>
              <w:bottom w:val="nil"/>
              <w:right w:val="single" w:sz="4" w:space="0" w:color="auto"/>
            </w:tcBorders>
            <w:noWrap/>
            <w:vAlign w:val="bottom"/>
            <w:hideMark/>
          </w:tcPr>
          <w:p w14:paraId="07493A9E" w14:textId="77777777" w:rsidR="00C24768" w:rsidRPr="00191AE4" w:rsidRDefault="00C24768" w:rsidP="0083038C">
            <w:pPr>
              <w:spacing w:after="0" w:line="240" w:lineRule="auto"/>
              <w:jc w:val="center"/>
              <w:rPr>
                <w:ins w:id="1580" w:author="Katie Lankowicz" w:date="2025-10-23T15:51:00Z" w16du:dateUtc="2025-10-23T19:51:00Z"/>
                <w:rFonts w:ascii="Aptos Narrow" w:eastAsia="Times New Roman" w:hAnsi="Aptos Narrow" w:cs="Times New Roman"/>
                <w:color w:val="000000"/>
                <w:kern w:val="0"/>
                <w14:ligatures w14:val="none"/>
              </w:rPr>
            </w:pPr>
            <w:ins w:id="1581" w:author="Katie Lankowicz" w:date="2025-10-23T15:51:00Z" w16du:dateUtc="2025-10-23T19:51:00Z">
              <w:r w:rsidRPr="00191AE4">
                <w:rPr>
                  <w:rFonts w:ascii="Aptos Narrow" w:eastAsia="Times New Roman" w:hAnsi="Aptos Narrow" w:cs="Times New Roman"/>
                  <w:color w:val="000000"/>
                  <w:kern w:val="0"/>
                  <w14:ligatures w14:val="none"/>
                </w:rPr>
                <w:t>0.97</w:t>
              </w:r>
            </w:ins>
          </w:p>
        </w:tc>
        <w:tc>
          <w:tcPr>
            <w:tcW w:w="1260" w:type="dxa"/>
            <w:tcBorders>
              <w:top w:val="nil"/>
              <w:left w:val="single" w:sz="4" w:space="0" w:color="auto"/>
              <w:bottom w:val="nil"/>
              <w:right w:val="single" w:sz="4" w:space="0" w:color="auto"/>
            </w:tcBorders>
            <w:noWrap/>
            <w:vAlign w:val="bottom"/>
            <w:hideMark/>
          </w:tcPr>
          <w:p w14:paraId="1F5A7F64" w14:textId="77777777" w:rsidR="00C24768" w:rsidRPr="00191AE4" w:rsidRDefault="00C24768" w:rsidP="0083038C">
            <w:pPr>
              <w:spacing w:after="0" w:line="240" w:lineRule="auto"/>
              <w:jc w:val="center"/>
              <w:rPr>
                <w:ins w:id="1582" w:author="Katie Lankowicz" w:date="2025-10-23T15:51:00Z" w16du:dateUtc="2025-10-23T19:51:00Z"/>
                <w:rFonts w:ascii="Aptos Narrow" w:eastAsia="Times New Roman" w:hAnsi="Aptos Narrow" w:cs="Times New Roman"/>
                <w:color w:val="000000"/>
                <w:kern w:val="0"/>
                <w14:ligatures w14:val="none"/>
              </w:rPr>
            </w:pPr>
            <w:ins w:id="1583" w:author="Katie Lankowicz" w:date="2025-10-23T15:51:00Z" w16du:dateUtc="2025-10-23T19:51:00Z">
              <w:r w:rsidRPr="00191AE4">
                <w:rPr>
                  <w:rFonts w:ascii="Aptos Narrow" w:eastAsia="Times New Roman" w:hAnsi="Aptos Narrow" w:cs="Times New Roman"/>
                  <w:color w:val="000000"/>
                  <w:kern w:val="0"/>
                  <w14:ligatures w14:val="none"/>
                </w:rPr>
                <w:t>1.51</w:t>
              </w:r>
            </w:ins>
          </w:p>
        </w:tc>
        <w:tc>
          <w:tcPr>
            <w:tcW w:w="1260" w:type="dxa"/>
            <w:tcBorders>
              <w:left w:val="single" w:sz="4" w:space="0" w:color="auto"/>
              <w:right w:val="single" w:sz="4" w:space="0" w:color="auto"/>
            </w:tcBorders>
          </w:tcPr>
          <w:p w14:paraId="6DD5D772" w14:textId="77777777" w:rsidR="00C24768" w:rsidRPr="00191AE4" w:rsidRDefault="00C24768" w:rsidP="0083038C">
            <w:pPr>
              <w:spacing w:after="0" w:line="240" w:lineRule="auto"/>
              <w:jc w:val="center"/>
              <w:rPr>
                <w:ins w:id="1584" w:author="Katie Lankowicz" w:date="2025-10-23T15:51:00Z" w16du:dateUtc="2025-10-23T19:51:00Z"/>
                <w:rFonts w:ascii="Aptos Narrow" w:eastAsia="Times New Roman" w:hAnsi="Aptos Narrow" w:cs="Times New Roman"/>
                <w:color w:val="000000"/>
                <w:kern w:val="0"/>
                <w14:ligatures w14:val="none"/>
              </w:rPr>
            </w:pPr>
            <w:ins w:id="1585" w:author="Katie Lankowicz" w:date="2025-10-23T15:51:00Z" w16du:dateUtc="2025-10-23T19:51:00Z">
              <w:r>
                <w:rPr>
                  <w:rFonts w:ascii="Aptos Narrow" w:eastAsia="Times New Roman" w:hAnsi="Aptos Narrow" w:cs="Times New Roman"/>
                  <w:color w:val="000000"/>
                  <w:kern w:val="0"/>
                  <w14:ligatures w14:val="none"/>
                </w:rPr>
                <w:t>6.2</w:t>
              </w:r>
            </w:ins>
          </w:p>
        </w:tc>
        <w:tc>
          <w:tcPr>
            <w:tcW w:w="1260" w:type="dxa"/>
            <w:tcBorders>
              <w:left w:val="single" w:sz="4" w:space="0" w:color="auto"/>
            </w:tcBorders>
          </w:tcPr>
          <w:p w14:paraId="3FB7327D" w14:textId="77777777" w:rsidR="00C24768" w:rsidRPr="00191AE4" w:rsidRDefault="00C24768" w:rsidP="0083038C">
            <w:pPr>
              <w:spacing w:after="0" w:line="240" w:lineRule="auto"/>
              <w:jc w:val="center"/>
              <w:rPr>
                <w:ins w:id="1586" w:author="Katie Lankowicz" w:date="2025-10-23T15:51:00Z" w16du:dateUtc="2025-10-23T19:51:00Z"/>
                <w:rFonts w:ascii="Aptos Narrow" w:eastAsia="Times New Roman" w:hAnsi="Aptos Narrow" w:cs="Times New Roman"/>
                <w:color w:val="000000"/>
                <w:kern w:val="0"/>
                <w14:ligatures w14:val="none"/>
              </w:rPr>
            </w:pPr>
            <w:ins w:id="1587" w:author="Katie Lankowicz" w:date="2025-10-23T15:51:00Z" w16du:dateUtc="2025-10-23T19:51:00Z">
              <w:r>
                <w:rPr>
                  <w:rFonts w:ascii="Aptos Narrow" w:eastAsia="Times New Roman" w:hAnsi="Aptos Narrow" w:cs="Times New Roman"/>
                  <w:color w:val="000000"/>
                  <w:kern w:val="0"/>
                  <w14:ligatures w14:val="none"/>
                </w:rPr>
                <w:t>1.4</w:t>
              </w:r>
            </w:ins>
          </w:p>
        </w:tc>
      </w:tr>
      <w:tr w:rsidR="00C24768" w:rsidRPr="00191AE4" w14:paraId="774E521C" w14:textId="77777777" w:rsidTr="0083038C">
        <w:trPr>
          <w:trHeight w:val="309"/>
          <w:ins w:id="1588" w:author="Katie Lankowicz" w:date="2025-10-23T15:51:00Z"/>
        </w:trPr>
        <w:tc>
          <w:tcPr>
            <w:tcW w:w="1055" w:type="dxa"/>
            <w:tcBorders>
              <w:top w:val="nil"/>
              <w:left w:val="nil"/>
              <w:bottom w:val="nil"/>
              <w:right w:val="single" w:sz="4" w:space="0" w:color="auto"/>
            </w:tcBorders>
            <w:noWrap/>
            <w:vAlign w:val="bottom"/>
            <w:hideMark/>
          </w:tcPr>
          <w:p w14:paraId="3C50B632" w14:textId="77777777" w:rsidR="00C24768" w:rsidRPr="00191AE4" w:rsidRDefault="00C24768" w:rsidP="0083038C">
            <w:pPr>
              <w:spacing w:after="0" w:line="240" w:lineRule="auto"/>
              <w:jc w:val="center"/>
              <w:rPr>
                <w:ins w:id="1589" w:author="Katie Lankowicz" w:date="2025-10-23T15:51:00Z" w16du:dateUtc="2025-10-23T19:51:00Z"/>
                <w:rFonts w:ascii="Aptos Narrow" w:eastAsia="Times New Roman" w:hAnsi="Aptos Narrow" w:cs="Times New Roman"/>
                <w:color w:val="000000"/>
                <w:kern w:val="0"/>
                <w14:ligatures w14:val="none"/>
              </w:rPr>
            </w:pPr>
            <w:ins w:id="1590" w:author="Katie Lankowicz" w:date="2025-10-23T15:51:00Z" w16du:dateUtc="2025-10-23T19:51:00Z">
              <w:r w:rsidRPr="00191AE4">
                <w:rPr>
                  <w:rFonts w:ascii="Aptos Narrow" w:eastAsia="Times New Roman" w:hAnsi="Aptos Narrow" w:cs="Times New Roman"/>
                  <w:color w:val="000000"/>
                  <w:kern w:val="0"/>
                  <w14:ligatures w14:val="none"/>
                </w:rPr>
                <w:t>2023</w:t>
              </w:r>
            </w:ins>
          </w:p>
        </w:tc>
        <w:tc>
          <w:tcPr>
            <w:tcW w:w="1615" w:type="dxa"/>
            <w:tcBorders>
              <w:top w:val="nil"/>
              <w:left w:val="single" w:sz="4" w:space="0" w:color="auto"/>
              <w:bottom w:val="nil"/>
              <w:right w:val="single" w:sz="4" w:space="0" w:color="auto"/>
            </w:tcBorders>
            <w:noWrap/>
            <w:vAlign w:val="bottom"/>
            <w:hideMark/>
          </w:tcPr>
          <w:p w14:paraId="7F6A73E7" w14:textId="77777777" w:rsidR="00C24768" w:rsidRPr="00191AE4" w:rsidRDefault="00C24768" w:rsidP="0083038C">
            <w:pPr>
              <w:spacing w:after="0" w:line="240" w:lineRule="auto"/>
              <w:jc w:val="center"/>
              <w:rPr>
                <w:ins w:id="1591" w:author="Katie Lankowicz" w:date="2025-10-23T15:51:00Z" w16du:dateUtc="2025-10-23T19:51:00Z"/>
                <w:rFonts w:ascii="Aptos Narrow" w:eastAsia="Times New Roman" w:hAnsi="Aptos Narrow" w:cs="Times New Roman"/>
                <w:color w:val="000000"/>
                <w:kern w:val="0"/>
                <w14:ligatures w14:val="none"/>
              </w:rPr>
            </w:pPr>
            <w:ins w:id="1592" w:author="Katie Lankowicz" w:date="2025-10-23T15:51:00Z" w16du:dateUtc="2025-10-23T19:51:00Z">
              <w:r w:rsidRPr="00191AE4">
                <w:rPr>
                  <w:rFonts w:ascii="Aptos Narrow" w:eastAsia="Times New Roman" w:hAnsi="Aptos Narrow" w:cs="Times New Roman"/>
                  <w:color w:val="000000"/>
                  <w:kern w:val="0"/>
                  <w14:ligatures w14:val="none"/>
                </w:rPr>
                <w:t>1.12</w:t>
              </w:r>
            </w:ins>
          </w:p>
        </w:tc>
        <w:tc>
          <w:tcPr>
            <w:tcW w:w="1260" w:type="dxa"/>
            <w:tcBorders>
              <w:top w:val="nil"/>
              <w:left w:val="single" w:sz="4" w:space="0" w:color="auto"/>
              <w:bottom w:val="nil"/>
              <w:right w:val="single" w:sz="4" w:space="0" w:color="auto"/>
            </w:tcBorders>
            <w:noWrap/>
            <w:vAlign w:val="bottom"/>
            <w:hideMark/>
          </w:tcPr>
          <w:p w14:paraId="31ED59A8" w14:textId="77777777" w:rsidR="00C24768" w:rsidRPr="00191AE4" w:rsidRDefault="00C24768" w:rsidP="0083038C">
            <w:pPr>
              <w:spacing w:after="0" w:line="240" w:lineRule="auto"/>
              <w:jc w:val="center"/>
              <w:rPr>
                <w:ins w:id="1593" w:author="Katie Lankowicz" w:date="2025-10-23T15:51:00Z" w16du:dateUtc="2025-10-23T19:51:00Z"/>
                <w:rFonts w:ascii="Aptos Narrow" w:eastAsia="Times New Roman" w:hAnsi="Aptos Narrow" w:cs="Times New Roman"/>
                <w:color w:val="000000"/>
                <w:kern w:val="0"/>
                <w14:ligatures w14:val="none"/>
              </w:rPr>
            </w:pPr>
            <w:ins w:id="1594" w:author="Katie Lankowicz" w:date="2025-10-23T15:51:00Z" w16du:dateUtc="2025-10-23T19:51:00Z">
              <w:r w:rsidRPr="00191AE4">
                <w:rPr>
                  <w:rFonts w:ascii="Aptos Narrow" w:eastAsia="Times New Roman" w:hAnsi="Aptos Narrow" w:cs="Times New Roman"/>
                  <w:color w:val="000000"/>
                  <w:kern w:val="0"/>
                  <w14:ligatures w14:val="none"/>
                </w:rPr>
                <w:t>1.42</w:t>
              </w:r>
            </w:ins>
          </w:p>
        </w:tc>
        <w:tc>
          <w:tcPr>
            <w:tcW w:w="1260" w:type="dxa"/>
            <w:tcBorders>
              <w:left w:val="single" w:sz="4" w:space="0" w:color="auto"/>
              <w:right w:val="single" w:sz="4" w:space="0" w:color="auto"/>
            </w:tcBorders>
          </w:tcPr>
          <w:p w14:paraId="79955BDE" w14:textId="77777777" w:rsidR="00C24768" w:rsidRPr="00191AE4" w:rsidRDefault="00C24768" w:rsidP="0083038C">
            <w:pPr>
              <w:spacing w:after="0" w:line="240" w:lineRule="auto"/>
              <w:jc w:val="center"/>
              <w:rPr>
                <w:ins w:id="1595" w:author="Katie Lankowicz" w:date="2025-10-23T15:51:00Z" w16du:dateUtc="2025-10-23T19:51:00Z"/>
                <w:rFonts w:ascii="Aptos Narrow" w:eastAsia="Times New Roman" w:hAnsi="Aptos Narrow" w:cs="Times New Roman"/>
                <w:color w:val="000000"/>
                <w:kern w:val="0"/>
                <w14:ligatures w14:val="none"/>
              </w:rPr>
            </w:pPr>
            <w:ins w:id="1596" w:author="Katie Lankowicz" w:date="2025-10-23T15:51:00Z" w16du:dateUtc="2025-10-23T19:51:00Z">
              <w:r>
                <w:rPr>
                  <w:rFonts w:ascii="Aptos Narrow" w:eastAsia="Times New Roman" w:hAnsi="Aptos Narrow" w:cs="Times New Roman"/>
                  <w:color w:val="000000"/>
                  <w:kern w:val="0"/>
                  <w14:ligatures w14:val="none"/>
                </w:rPr>
                <w:t>5.1</w:t>
              </w:r>
            </w:ins>
          </w:p>
        </w:tc>
        <w:tc>
          <w:tcPr>
            <w:tcW w:w="1260" w:type="dxa"/>
            <w:tcBorders>
              <w:left w:val="single" w:sz="4" w:space="0" w:color="auto"/>
            </w:tcBorders>
          </w:tcPr>
          <w:p w14:paraId="71F24BAE" w14:textId="77777777" w:rsidR="00C24768" w:rsidRPr="00191AE4" w:rsidRDefault="00C24768" w:rsidP="0083038C">
            <w:pPr>
              <w:spacing w:after="0" w:line="240" w:lineRule="auto"/>
              <w:jc w:val="center"/>
              <w:rPr>
                <w:ins w:id="1597" w:author="Katie Lankowicz" w:date="2025-10-23T15:51:00Z" w16du:dateUtc="2025-10-23T19:51:00Z"/>
                <w:rFonts w:ascii="Aptos Narrow" w:eastAsia="Times New Roman" w:hAnsi="Aptos Narrow" w:cs="Times New Roman"/>
                <w:color w:val="000000"/>
                <w:kern w:val="0"/>
                <w14:ligatures w14:val="none"/>
              </w:rPr>
            </w:pPr>
            <w:ins w:id="1598" w:author="Katie Lankowicz" w:date="2025-10-23T15:51:00Z" w16du:dateUtc="2025-10-23T19:51:00Z">
              <w:r>
                <w:rPr>
                  <w:rFonts w:ascii="Aptos Narrow" w:eastAsia="Times New Roman" w:hAnsi="Aptos Narrow" w:cs="Times New Roman"/>
                  <w:color w:val="000000"/>
                  <w:kern w:val="0"/>
                  <w14:ligatures w14:val="none"/>
                </w:rPr>
                <w:t>-</w:t>
              </w:r>
            </w:ins>
          </w:p>
        </w:tc>
      </w:tr>
      <w:tr w:rsidR="00C24768" w:rsidRPr="00191AE4" w14:paraId="21354E42" w14:textId="77777777" w:rsidTr="0083038C">
        <w:trPr>
          <w:trHeight w:val="309"/>
          <w:ins w:id="1599" w:author="Katie Lankowicz" w:date="2025-10-23T15:51:00Z"/>
        </w:trPr>
        <w:tc>
          <w:tcPr>
            <w:tcW w:w="1055" w:type="dxa"/>
            <w:tcBorders>
              <w:top w:val="nil"/>
              <w:left w:val="nil"/>
              <w:bottom w:val="nil"/>
              <w:right w:val="single" w:sz="4" w:space="0" w:color="auto"/>
            </w:tcBorders>
            <w:noWrap/>
            <w:vAlign w:val="bottom"/>
            <w:hideMark/>
          </w:tcPr>
          <w:p w14:paraId="12B0FEC6" w14:textId="77777777" w:rsidR="00C24768" w:rsidRPr="00191AE4" w:rsidRDefault="00C24768" w:rsidP="0083038C">
            <w:pPr>
              <w:spacing w:after="0" w:line="240" w:lineRule="auto"/>
              <w:jc w:val="center"/>
              <w:rPr>
                <w:ins w:id="1600" w:author="Katie Lankowicz" w:date="2025-10-23T15:51:00Z" w16du:dateUtc="2025-10-23T19:51:00Z"/>
                <w:rFonts w:ascii="Aptos Narrow" w:eastAsia="Times New Roman" w:hAnsi="Aptos Narrow" w:cs="Times New Roman"/>
                <w:color w:val="000000"/>
                <w:kern w:val="0"/>
                <w14:ligatures w14:val="none"/>
              </w:rPr>
            </w:pPr>
            <w:ins w:id="1601" w:author="Katie Lankowicz" w:date="2025-10-23T15:51:00Z" w16du:dateUtc="2025-10-23T19:51:00Z">
              <w:r w:rsidRPr="00191AE4">
                <w:rPr>
                  <w:rFonts w:ascii="Aptos Narrow" w:eastAsia="Times New Roman" w:hAnsi="Aptos Narrow" w:cs="Times New Roman"/>
                  <w:color w:val="000000"/>
                  <w:kern w:val="0"/>
                  <w14:ligatures w14:val="none"/>
                </w:rPr>
                <w:t>2024</w:t>
              </w:r>
            </w:ins>
          </w:p>
        </w:tc>
        <w:tc>
          <w:tcPr>
            <w:tcW w:w="1615" w:type="dxa"/>
            <w:tcBorders>
              <w:top w:val="nil"/>
              <w:left w:val="single" w:sz="4" w:space="0" w:color="auto"/>
              <w:bottom w:val="nil"/>
              <w:right w:val="single" w:sz="4" w:space="0" w:color="auto"/>
            </w:tcBorders>
            <w:noWrap/>
            <w:vAlign w:val="bottom"/>
            <w:hideMark/>
          </w:tcPr>
          <w:p w14:paraId="2B2ABC7C" w14:textId="77777777" w:rsidR="00C24768" w:rsidRPr="00191AE4" w:rsidRDefault="00C24768" w:rsidP="0083038C">
            <w:pPr>
              <w:spacing w:after="0" w:line="240" w:lineRule="auto"/>
              <w:jc w:val="center"/>
              <w:rPr>
                <w:ins w:id="1602" w:author="Katie Lankowicz" w:date="2025-10-23T15:51:00Z" w16du:dateUtc="2025-10-23T19:51:00Z"/>
                <w:rFonts w:ascii="Aptos Narrow" w:eastAsia="Times New Roman" w:hAnsi="Aptos Narrow" w:cs="Times New Roman"/>
                <w:color w:val="000000"/>
                <w:kern w:val="0"/>
                <w14:ligatures w14:val="none"/>
              </w:rPr>
            </w:pPr>
            <w:ins w:id="1603" w:author="Katie Lankowicz" w:date="2025-10-23T15:51:00Z" w16du:dateUtc="2025-10-23T19:51:00Z">
              <w:r w:rsidRPr="00191AE4">
                <w:rPr>
                  <w:rFonts w:ascii="Aptos Narrow" w:eastAsia="Times New Roman" w:hAnsi="Aptos Narrow" w:cs="Times New Roman"/>
                  <w:color w:val="000000"/>
                  <w:kern w:val="0"/>
                  <w14:ligatures w14:val="none"/>
                </w:rPr>
                <w:t>0.9</w:t>
              </w:r>
            </w:ins>
          </w:p>
        </w:tc>
        <w:tc>
          <w:tcPr>
            <w:tcW w:w="1260" w:type="dxa"/>
            <w:tcBorders>
              <w:top w:val="nil"/>
              <w:left w:val="single" w:sz="4" w:space="0" w:color="auto"/>
              <w:bottom w:val="nil"/>
              <w:right w:val="single" w:sz="4" w:space="0" w:color="auto"/>
            </w:tcBorders>
            <w:noWrap/>
            <w:vAlign w:val="bottom"/>
            <w:hideMark/>
          </w:tcPr>
          <w:p w14:paraId="218DB09F" w14:textId="77777777" w:rsidR="00C24768" w:rsidRPr="00191AE4" w:rsidRDefault="00C24768" w:rsidP="0083038C">
            <w:pPr>
              <w:spacing w:after="0" w:line="240" w:lineRule="auto"/>
              <w:jc w:val="center"/>
              <w:rPr>
                <w:ins w:id="1604" w:author="Katie Lankowicz" w:date="2025-10-23T15:51:00Z" w16du:dateUtc="2025-10-23T19:51:00Z"/>
                <w:rFonts w:ascii="Aptos Narrow" w:eastAsia="Times New Roman" w:hAnsi="Aptos Narrow" w:cs="Times New Roman"/>
                <w:color w:val="000000"/>
                <w:kern w:val="0"/>
                <w14:ligatures w14:val="none"/>
              </w:rPr>
            </w:pPr>
            <w:ins w:id="1605" w:author="Katie Lankowicz" w:date="2025-10-23T15:51:00Z" w16du:dateUtc="2025-10-23T19:51:00Z">
              <w:r w:rsidRPr="00191AE4">
                <w:rPr>
                  <w:rFonts w:ascii="Aptos Narrow" w:eastAsia="Times New Roman" w:hAnsi="Aptos Narrow" w:cs="Times New Roman"/>
                  <w:color w:val="000000"/>
                  <w:kern w:val="0"/>
                  <w14:ligatures w14:val="none"/>
                </w:rPr>
                <w:t>1.09</w:t>
              </w:r>
            </w:ins>
          </w:p>
        </w:tc>
        <w:tc>
          <w:tcPr>
            <w:tcW w:w="1260" w:type="dxa"/>
            <w:tcBorders>
              <w:left w:val="single" w:sz="4" w:space="0" w:color="auto"/>
              <w:right w:val="single" w:sz="4" w:space="0" w:color="auto"/>
            </w:tcBorders>
          </w:tcPr>
          <w:p w14:paraId="53BD99DA" w14:textId="77777777" w:rsidR="00C24768" w:rsidRPr="00191AE4" w:rsidRDefault="00C24768" w:rsidP="0083038C">
            <w:pPr>
              <w:spacing w:after="0" w:line="240" w:lineRule="auto"/>
              <w:jc w:val="center"/>
              <w:rPr>
                <w:ins w:id="1606" w:author="Katie Lankowicz" w:date="2025-10-23T15:51:00Z" w16du:dateUtc="2025-10-23T19:51:00Z"/>
                <w:rFonts w:ascii="Aptos Narrow" w:eastAsia="Times New Roman" w:hAnsi="Aptos Narrow" w:cs="Times New Roman"/>
                <w:color w:val="000000"/>
                <w:kern w:val="0"/>
                <w14:ligatures w14:val="none"/>
              </w:rPr>
            </w:pPr>
            <w:ins w:id="1607" w:author="Katie Lankowicz" w:date="2025-10-23T15:51:00Z" w16du:dateUtc="2025-10-23T19:51:00Z">
              <w:r>
                <w:rPr>
                  <w:rFonts w:ascii="Aptos Narrow" w:eastAsia="Times New Roman" w:hAnsi="Aptos Narrow" w:cs="Times New Roman"/>
                  <w:color w:val="000000"/>
                  <w:kern w:val="0"/>
                  <w14:ligatures w14:val="none"/>
                </w:rPr>
                <w:t>-</w:t>
              </w:r>
            </w:ins>
          </w:p>
        </w:tc>
        <w:tc>
          <w:tcPr>
            <w:tcW w:w="1260" w:type="dxa"/>
            <w:tcBorders>
              <w:left w:val="single" w:sz="4" w:space="0" w:color="auto"/>
            </w:tcBorders>
          </w:tcPr>
          <w:p w14:paraId="2BC43516" w14:textId="77777777" w:rsidR="00C24768" w:rsidRPr="00191AE4" w:rsidRDefault="00C24768" w:rsidP="0083038C">
            <w:pPr>
              <w:spacing w:after="0" w:line="240" w:lineRule="auto"/>
              <w:jc w:val="center"/>
              <w:rPr>
                <w:ins w:id="1608" w:author="Katie Lankowicz" w:date="2025-10-23T15:51:00Z" w16du:dateUtc="2025-10-23T19:51:00Z"/>
                <w:rFonts w:ascii="Aptos Narrow" w:eastAsia="Times New Roman" w:hAnsi="Aptos Narrow" w:cs="Times New Roman"/>
                <w:color w:val="000000"/>
                <w:kern w:val="0"/>
                <w14:ligatures w14:val="none"/>
              </w:rPr>
            </w:pPr>
            <w:ins w:id="1609" w:author="Katie Lankowicz" w:date="2025-10-23T15:51:00Z" w16du:dateUtc="2025-10-23T19:51:00Z">
              <w:r>
                <w:rPr>
                  <w:rFonts w:ascii="Aptos Narrow" w:eastAsia="Times New Roman" w:hAnsi="Aptos Narrow" w:cs="Times New Roman"/>
                  <w:color w:val="000000"/>
                  <w:kern w:val="0"/>
                  <w14:ligatures w14:val="none"/>
                </w:rPr>
                <w:t>-</w:t>
              </w:r>
            </w:ins>
          </w:p>
        </w:tc>
      </w:tr>
    </w:tbl>
    <w:p w14:paraId="213E7225" w14:textId="77777777" w:rsidR="00191AE4" w:rsidRPr="000229DC" w:rsidRDefault="00191AE4" w:rsidP="00191AE4">
      <w:pPr>
        <w:pStyle w:val="NormalWeb"/>
        <w:rPr>
          <w:rFonts w:asciiTheme="minorHAnsi" w:hAnsiTheme="minorHAnsi"/>
          <w:sz w:val="22"/>
          <w:szCs w:val="22"/>
        </w:rPr>
      </w:pPr>
    </w:p>
    <w:sectPr w:rsidR="00191AE4" w:rsidRPr="000229DC" w:rsidSect="00291AF8">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EC710" w14:textId="77777777" w:rsidR="005E1B3F" w:rsidRDefault="005E1B3F" w:rsidP="005E42CD">
      <w:pPr>
        <w:spacing w:after="0" w:line="240" w:lineRule="auto"/>
      </w:pPr>
      <w:r>
        <w:separator/>
      </w:r>
    </w:p>
  </w:endnote>
  <w:endnote w:type="continuationSeparator" w:id="0">
    <w:p w14:paraId="7749006E" w14:textId="77777777" w:rsidR="005E1B3F" w:rsidRDefault="005E1B3F" w:rsidP="005E4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354704"/>
      <w:docPartObj>
        <w:docPartGallery w:val="Page Numbers (Bottom of Page)"/>
        <w:docPartUnique/>
      </w:docPartObj>
    </w:sdtPr>
    <w:sdtEndPr>
      <w:rPr>
        <w:noProof/>
      </w:rPr>
    </w:sdtEndPr>
    <w:sdtContent>
      <w:p w14:paraId="5EA478E2" w14:textId="0C1C1C48" w:rsidR="005E42CD" w:rsidRDefault="005E42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82670C" w14:textId="77777777" w:rsidR="005E42CD" w:rsidRDefault="005E42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8A6B0" w14:textId="77777777" w:rsidR="005E1B3F" w:rsidRDefault="005E1B3F" w:rsidP="005E42CD">
      <w:pPr>
        <w:spacing w:after="0" w:line="240" w:lineRule="auto"/>
      </w:pPr>
      <w:r>
        <w:separator/>
      </w:r>
    </w:p>
  </w:footnote>
  <w:footnote w:type="continuationSeparator" w:id="0">
    <w:p w14:paraId="115AE6F3" w14:textId="77777777" w:rsidR="005E1B3F" w:rsidRDefault="005E1B3F" w:rsidP="005E42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0C8"/>
    <w:multiLevelType w:val="hybridMultilevel"/>
    <w:tmpl w:val="B1E06010"/>
    <w:lvl w:ilvl="0" w:tplc="893C307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45D19"/>
    <w:multiLevelType w:val="hybridMultilevel"/>
    <w:tmpl w:val="C472C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7306F6"/>
    <w:multiLevelType w:val="hybridMultilevel"/>
    <w:tmpl w:val="E5E63CB0"/>
    <w:lvl w:ilvl="0" w:tplc="38B02E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C27AFE"/>
    <w:multiLevelType w:val="hybridMultilevel"/>
    <w:tmpl w:val="870A3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9A6449"/>
    <w:multiLevelType w:val="hybridMultilevel"/>
    <w:tmpl w:val="32AE9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4990951">
    <w:abstractNumId w:val="3"/>
  </w:num>
  <w:num w:numId="2" w16cid:durableId="2027947851">
    <w:abstractNumId w:val="1"/>
  </w:num>
  <w:num w:numId="3" w16cid:durableId="1113088597">
    <w:abstractNumId w:val="2"/>
  </w:num>
  <w:num w:numId="4" w16cid:durableId="200174403">
    <w:abstractNumId w:val="0"/>
  </w:num>
  <w:num w:numId="5" w16cid:durableId="212843135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ie Lankowicz">
    <w15:presenceInfo w15:providerId="AD" w15:userId="S-1-5-21-3648851661-509182667-213263836-10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YzszQ2tTQ0MjE0NDZS0lEKTi0uzszPAykwMqkFAJzLeiEtAAAA"/>
  </w:docVars>
  <w:rsids>
    <w:rsidRoot w:val="00520CA8"/>
    <w:rsid w:val="000039AE"/>
    <w:rsid w:val="00005FA0"/>
    <w:rsid w:val="000127EA"/>
    <w:rsid w:val="0001347E"/>
    <w:rsid w:val="000229DC"/>
    <w:rsid w:val="000311B2"/>
    <w:rsid w:val="000320BC"/>
    <w:rsid w:val="000337C8"/>
    <w:rsid w:val="00036729"/>
    <w:rsid w:val="00051397"/>
    <w:rsid w:val="0005676A"/>
    <w:rsid w:val="00075F98"/>
    <w:rsid w:val="00081CBC"/>
    <w:rsid w:val="00085C3B"/>
    <w:rsid w:val="000B68E6"/>
    <w:rsid w:val="000C07FF"/>
    <w:rsid w:val="000C3C33"/>
    <w:rsid w:val="000C6D34"/>
    <w:rsid w:val="000E5997"/>
    <w:rsid w:val="000F4DEB"/>
    <w:rsid w:val="000F6289"/>
    <w:rsid w:val="00116878"/>
    <w:rsid w:val="001177BA"/>
    <w:rsid w:val="00130104"/>
    <w:rsid w:val="001407E8"/>
    <w:rsid w:val="001579FC"/>
    <w:rsid w:val="00160337"/>
    <w:rsid w:val="00166611"/>
    <w:rsid w:val="00167751"/>
    <w:rsid w:val="0017730B"/>
    <w:rsid w:val="001774AF"/>
    <w:rsid w:val="0019083E"/>
    <w:rsid w:val="00191693"/>
    <w:rsid w:val="00191AE4"/>
    <w:rsid w:val="00194211"/>
    <w:rsid w:val="001A6B31"/>
    <w:rsid w:val="001B2F25"/>
    <w:rsid w:val="001B4435"/>
    <w:rsid w:val="001B5959"/>
    <w:rsid w:val="001B77F3"/>
    <w:rsid w:val="001C2AD9"/>
    <w:rsid w:val="001C7515"/>
    <w:rsid w:val="001D0998"/>
    <w:rsid w:val="001D3223"/>
    <w:rsid w:val="001F1CA4"/>
    <w:rsid w:val="001F6AAD"/>
    <w:rsid w:val="001F73AC"/>
    <w:rsid w:val="00203434"/>
    <w:rsid w:val="002040E5"/>
    <w:rsid w:val="00204F76"/>
    <w:rsid w:val="00206E53"/>
    <w:rsid w:val="002131A8"/>
    <w:rsid w:val="0021433C"/>
    <w:rsid w:val="002171B2"/>
    <w:rsid w:val="00261818"/>
    <w:rsid w:val="00291AF8"/>
    <w:rsid w:val="002A323C"/>
    <w:rsid w:val="002A40FE"/>
    <w:rsid w:val="002A6DA8"/>
    <w:rsid w:val="002C0C72"/>
    <w:rsid w:val="002D1769"/>
    <w:rsid w:val="002E045D"/>
    <w:rsid w:val="002F2AE0"/>
    <w:rsid w:val="0031368C"/>
    <w:rsid w:val="003158B4"/>
    <w:rsid w:val="00317BE8"/>
    <w:rsid w:val="00320B82"/>
    <w:rsid w:val="00325EBD"/>
    <w:rsid w:val="00361E2E"/>
    <w:rsid w:val="00371699"/>
    <w:rsid w:val="00376442"/>
    <w:rsid w:val="00376749"/>
    <w:rsid w:val="00381120"/>
    <w:rsid w:val="003927A9"/>
    <w:rsid w:val="00395DD5"/>
    <w:rsid w:val="003A080C"/>
    <w:rsid w:val="003B1849"/>
    <w:rsid w:val="003B2A3A"/>
    <w:rsid w:val="003B5336"/>
    <w:rsid w:val="003B73D3"/>
    <w:rsid w:val="003C5295"/>
    <w:rsid w:val="003C7527"/>
    <w:rsid w:val="003E13B3"/>
    <w:rsid w:val="003F73FD"/>
    <w:rsid w:val="00405AE8"/>
    <w:rsid w:val="00410226"/>
    <w:rsid w:val="00411395"/>
    <w:rsid w:val="004237BA"/>
    <w:rsid w:val="004313EB"/>
    <w:rsid w:val="00431961"/>
    <w:rsid w:val="00436016"/>
    <w:rsid w:val="00460A0F"/>
    <w:rsid w:val="00461798"/>
    <w:rsid w:val="00467478"/>
    <w:rsid w:val="004808FE"/>
    <w:rsid w:val="0048488D"/>
    <w:rsid w:val="004855B0"/>
    <w:rsid w:val="004B3608"/>
    <w:rsid w:val="004B71CD"/>
    <w:rsid w:val="004C2BA0"/>
    <w:rsid w:val="004D46E9"/>
    <w:rsid w:val="004E0283"/>
    <w:rsid w:val="004E265F"/>
    <w:rsid w:val="004E3BE3"/>
    <w:rsid w:val="004F16F7"/>
    <w:rsid w:val="00503E49"/>
    <w:rsid w:val="00520CA8"/>
    <w:rsid w:val="00525C42"/>
    <w:rsid w:val="00527BD7"/>
    <w:rsid w:val="0054107E"/>
    <w:rsid w:val="005442C8"/>
    <w:rsid w:val="00544779"/>
    <w:rsid w:val="00545060"/>
    <w:rsid w:val="00553F6B"/>
    <w:rsid w:val="0056222B"/>
    <w:rsid w:val="00562A5F"/>
    <w:rsid w:val="00563400"/>
    <w:rsid w:val="00574354"/>
    <w:rsid w:val="0057772C"/>
    <w:rsid w:val="005919B1"/>
    <w:rsid w:val="0059204D"/>
    <w:rsid w:val="005A4A04"/>
    <w:rsid w:val="005B3CE9"/>
    <w:rsid w:val="005C371B"/>
    <w:rsid w:val="005E0BD4"/>
    <w:rsid w:val="005E1B3F"/>
    <w:rsid w:val="005E42CD"/>
    <w:rsid w:val="005E6434"/>
    <w:rsid w:val="005F088F"/>
    <w:rsid w:val="005F1E6C"/>
    <w:rsid w:val="00611679"/>
    <w:rsid w:val="0061741B"/>
    <w:rsid w:val="00621086"/>
    <w:rsid w:val="00625EFB"/>
    <w:rsid w:val="0063690C"/>
    <w:rsid w:val="00637AB6"/>
    <w:rsid w:val="00660B40"/>
    <w:rsid w:val="006657E3"/>
    <w:rsid w:val="00671F84"/>
    <w:rsid w:val="006800BE"/>
    <w:rsid w:val="00686FE7"/>
    <w:rsid w:val="006A6144"/>
    <w:rsid w:val="006B0679"/>
    <w:rsid w:val="006B69A7"/>
    <w:rsid w:val="006D0DD9"/>
    <w:rsid w:val="006E005F"/>
    <w:rsid w:val="006F1B47"/>
    <w:rsid w:val="0070594C"/>
    <w:rsid w:val="00710539"/>
    <w:rsid w:val="00712317"/>
    <w:rsid w:val="007172BB"/>
    <w:rsid w:val="00717CBF"/>
    <w:rsid w:val="007432BE"/>
    <w:rsid w:val="0074445F"/>
    <w:rsid w:val="007500E3"/>
    <w:rsid w:val="007501E2"/>
    <w:rsid w:val="007604EB"/>
    <w:rsid w:val="007651E3"/>
    <w:rsid w:val="0076726A"/>
    <w:rsid w:val="00767559"/>
    <w:rsid w:val="00780FF0"/>
    <w:rsid w:val="0078662E"/>
    <w:rsid w:val="007924FE"/>
    <w:rsid w:val="00792C70"/>
    <w:rsid w:val="00795F6B"/>
    <w:rsid w:val="007A25B8"/>
    <w:rsid w:val="007A7EA3"/>
    <w:rsid w:val="007B4A28"/>
    <w:rsid w:val="007D00E2"/>
    <w:rsid w:val="007D24A8"/>
    <w:rsid w:val="007E0F6B"/>
    <w:rsid w:val="007F10CA"/>
    <w:rsid w:val="008055D9"/>
    <w:rsid w:val="00813874"/>
    <w:rsid w:val="0086722E"/>
    <w:rsid w:val="008749F6"/>
    <w:rsid w:val="0089651A"/>
    <w:rsid w:val="008B7A5F"/>
    <w:rsid w:val="008C28D6"/>
    <w:rsid w:val="008D3ED1"/>
    <w:rsid w:val="008E1E8C"/>
    <w:rsid w:val="008F6893"/>
    <w:rsid w:val="00903215"/>
    <w:rsid w:val="00906F1D"/>
    <w:rsid w:val="009212C7"/>
    <w:rsid w:val="00924B85"/>
    <w:rsid w:val="00926BFF"/>
    <w:rsid w:val="00926F2C"/>
    <w:rsid w:val="00931652"/>
    <w:rsid w:val="009329FE"/>
    <w:rsid w:val="00954E21"/>
    <w:rsid w:val="0096131E"/>
    <w:rsid w:val="00984539"/>
    <w:rsid w:val="009852D1"/>
    <w:rsid w:val="00990552"/>
    <w:rsid w:val="009B18B7"/>
    <w:rsid w:val="009C0A61"/>
    <w:rsid w:val="009C4616"/>
    <w:rsid w:val="009F48A6"/>
    <w:rsid w:val="009F7462"/>
    <w:rsid w:val="00A14065"/>
    <w:rsid w:val="00A179C6"/>
    <w:rsid w:val="00A235A3"/>
    <w:rsid w:val="00A3597B"/>
    <w:rsid w:val="00A36363"/>
    <w:rsid w:val="00A51FCB"/>
    <w:rsid w:val="00A64B5D"/>
    <w:rsid w:val="00A655C2"/>
    <w:rsid w:val="00A662E9"/>
    <w:rsid w:val="00A66C2A"/>
    <w:rsid w:val="00A90A15"/>
    <w:rsid w:val="00AA0529"/>
    <w:rsid w:val="00AA3345"/>
    <w:rsid w:val="00AA5D06"/>
    <w:rsid w:val="00AA721A"/>
    <w:rsid w:val="00AB2BC9"/>
    <w:rsid w:val="00AE3827"/>
    <w:rsid w:val="00AE599E"/>
    <w:rsid w:val="00AF034B"/>
    <w:rsid w:val="00AF4269"/>
    <w:rsid w:val="00AF4EF4"/>
    <w:rsid w:val="00B10F9B"/>
    <w:rsid w:val="00B24E15"/>
    <w:rsid w:val="00B62476"/>
    <w:rsid w:val="00B65D01"/>
    <w:rsid w:val="00B72F87"/>
    <w:rsid w:val="00B7659A"/>
    <w:rsid w:val="00B9699F"/>
    <w:rsid w:val="00BA15C7"/>
    <w:rsid w:val="00BB0EB1"/>
    <w:rsid w:val="00BD086F"/>
    <w:rsid w:val="00BD26E7"/>
    <w:rsid w:val="00BD373B"/>
    <w:rsid w:val="00BD6ED4"/>
    <w:rsid w:val="00BE1FA7"/>
    <w:rsid w:val="00BE222F"/>
    <w:rsid w:val="00BE3AB4"/>
    <w:rsid w:val="00C13DC0"/>
    <w:rsid w:val="00C17802"/>
    <w:rsid w:val="00C17D53"/>
    <w:rsid w:val="00C24768"/>
    <w:rsid w:val="00C34F02"/>
    <w:rsid w:val="00C4080D"/>
    <w:rsid w:val="00C45BD3"/>
    <w:rsid w:val="00C47A1C"/>
    <w:rsid w:val="00C92709"/>
    <w:rsid w:val="00C928BF"/>
    <w:rsid w:val="00C94488"/>
    <w:rsid w:val="00C96BF3"/>
    <w:rsid w:val="00C9764E"/>
    <w:rsid w:val="00C97BE6"/>
    <w:rsid w:val="00CA1E7D"/>
    <w:rsid w:val="00CB2CCF"/>
    <w:rsid w:val="00CC0EF5"/>
    <w:rsid w:val="00CE40AC"/>
    <w:rsid w:val="00CF05CC"/>
    <w:rsid w:val="00CF4A80"/>
    <w:rsid w:val="00D00049"/>
    <w:rsid w:val="00D009DD"/>
    <w:rsid w:val="00D01245"/>
    <w:rsid w:val="00D03449"/>
    <w:rsid w:val="00D06D8E"/>
    <w:rsid w:val="00D1561A"/>
    <w:rsid w:val="00D171AE"/>
    <w:rsid w:val="00D57C38"/>
    <w:rsid w:val="00D72C10"/>
    <w:rsid w:val="00D75F2B"/>
    <w:rsid w:val="00D92B01"/>
    <w:rsid w:val="00DC0E4A"/>
    <w:rsid w:val="00DC12E9"/>
    <w:rsid w:val="00DD5159"/>
    <w:rsid w:val="00DE0DAF"/>
    <w:rsid w:val="00DE4D46"/>
    <w:rsid w:val="00DE5418"/>
    <w:rsid w:val="00DE551C"/>
    <w:rsid w:val="00DF11E4"/>
    <w:rsid w:val="00DF6469"/>
    <w:rsid w:val="00E00045"/>
    <w:rsid w:val="00E06D98"/>
    <w:rsid w:val="00E07C70"/>
    <w:rsid w:val="00E142AE"/>
    <w:rsid w:val="00E165F3"/>
    <w:rsid w:val="00E24E17"/>
    <w:rsid w:val="00E27F4F"/>
    <w:rsid w:val="00E375A3"/>
    <w:rsid w:val="00E53D83"/>
    <w:rsid w:val="00E53DAE"/>
    <w:rsid w:val="00E54D83"/>
    <w:rsid w:val="00E57659"/>
    <w:rsid w:val="00E61057"/>
    <w:rsid w:val="00E6265E"/>
    <w:rsid w:val="00E63209"/>
    <w:rsid w:val="00E64C2E"/>
    <w:rsid w:val="00E7047E"/>
    <w:rsid w:val="00E759C9"/>
    <w:rsid w:val="00E76F70"/>
    <w:rsid w:val="00E838E8"/>
    <w:rsid w:val="00EA11D9"/>
    <w:rsid w:val="00EA498A"/>
    <w:rsid w:val="00EB350B"/>
    <w:rsid w:val="00EB6F6F"/>
    <w:rsid w:val="00EC5DCE"/>
    <w:rsid w:val="00ED01C5"/>
    <w:rsid w:val="00ED042E"/>
    <w:rsid w:val="00ED08C5"/>
    <w:rsid w:val="00ED6AC9"/>
    <w:rsid w:val="00EE0F15"/>
    <w:rsid w:val="00EF693C"/>
    <w:rsid w:val="00F00285"/>
    <w:rsid w:val="00F00A17"/>
    <w:rsid w:val="00F0504A"/>
    <w:rsid w:val="00F10420"/>
    <w:rsid w:val="00F16509"/>
    <w:rsid w:val="00F2641A"/>
    <w:rsid w:val="00F37E69"/>
    <w:rsid w:val="00F47048"/>
    <w:rsid w:val="00F550E3"/>
    <w:rsid w:val="00F56AB0"/>
    <w:rsid w:val="00F63F3E"/>
    <w:rsid w:val="00F65D49"/>
    <w:rsid w:val="00F6607A"/>
    <w:rsid w:val="00F71682"/>
    <w:rsid w:val="00F72354"/>
    <w:rsid w:val="00F72714"/>
    <w:rsid w:val="00F72871"/>
    <w:rsid w:val="00F77EBD"/>
    <w:rsid w:val="00F86040"/>
    <w:rsid w:val="00F90949"/>
    <w:rsid w:val="00FC7713"/>
    <w:rsid w:val="00FD33DA"/>
    <w:rsid w:val="00FE321E"/>
    <w:rsid w:val="00FE7BDE"/>
    <w:rsid w:val="00FF216E"/>
    <w:rsid w:val="00FF4742"/>
    <w:rsid w:val="00FF5A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D0B7"/>
  <w15:chartTrackingRefBased/>
  <w15:docId w15:val="{7E26050C-111B-4610-B534-6BCE02F80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A80"/>
  </w:style>
  <w:style w:type="paragraph" w:styleId="Heading1">
    <w:name w:val="heading 1"/>
    <w:basedOn w:val="Normal"/>
    <w:next w:val="Normal"/>
    <w:link w:val="Heading1Char"/>
    <w:uiPriority w:val="9"/>
    <w:qFormat/>
    <w:rsid w:val="00520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CA8"/>
    <w:rPr>
      <w:rFonts w:eastAsiaTheme="majorEastAsia" w:cstheme="majorBidi"/>
      <w:color w:val="272727" w:themeColor="text1" w:themeTint="D8"/>
    </w:rPr>
  </w:style>
  <w:style w:type="paragraph" w:styleId="Title">
    <w:name w:val="Title"/>
    <w:basedOn w:val="Normal"/>
    <w:next w:val="Normal"/>
    <w:link w:val="TitleChar"/>
    <w:uiPriority w:val="10"/>
    <w:qFormat/>
    <w:rsid w:val="00520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CA8"/>
    <w:pPr>
      <w:spacing w:before="160"/>
      <w:jc w:val="center"/>
    </w:pPr>
    <w:rPr>
      <w:i/>
      <w:iCs/>
      <w:color w:val="404040" w:themeColor="text1" w:themeTint="BF"/>
    </w:rPr>
  </w:style>
  <w:style w:type="character" w:customStyle="1" w:styleId="QuoteChar">
    <w:name w:val="Quote Char"/>
    <w:basedOn w:val="DefaultParagraphFont"/>
    <w:link w:val="Quote"/>
    <w:uiPriority w:val="29"/>
    <w:rsid w:val="00520CA8"/>
    <w:rPr>
      <w:i/>
      <w:iCs/>
      <w:color w:val="404040" w:themeColor="text1" w:themeTint="BF"/>
    </w:rPr>
  </w:style>
  <w:style w:type="paragraph" w:styleId="ListParagraph">
    <w:name w:val="List Paragraph"/>
    <w:basedOn w:val="Normal"/>
    <w:uiPriority w:val="34"/>
    <w:qFormat/>
    <w:rsid w:val="00520CA8"/>
    <w:pPr>
      <w:ind w:left="720"/>
      <w:contextualSpacing/>
    </w:pPr>
  </w:style>
  <w:style w:type="character" w:styleId="IntenseEmphasis">
    <w:name w:val="Intense Emphasis"/>
    <w:basedOn w:val="DefaultParagraphFont"/>
    <w:uiPriority w:val="21"/>
    <w:qFormat/>
    <w:rsid w:val="00520CA8"/>
    <w:rPr>
      <w:i/>
      <w:iCs/>
      <w:color w:val="0F4761" w:themeColor="accent1" w:themeShade="BF"/>
    </w:rPr>
  </w:style>
  <w:style w:type="paragraph" w:styleId="IntenseQuote">
    <w:name w:val="Intense Quote"/>
    <w:basedOn w:val="Normal"/>
    <w:next w:val="Normal"/>
    <w:link w:val="IntenseQuoteChar"/>
    <w:uiPriority w:val="30"/>
    <w:qFormat/>
    <w:rsid w:val="00520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CA8"/>
    <w:rPr>
      <w:i/>
      <w:iCs/>
      <w:color w:val="0F4761" w:themeColor="accent1" w:themeShade="BF"/>
    </w:rPr>
  </w:style>
  <w:style w:type="character" w:styleId="IntenseReference">
    <w:name w:val="Intense Reference"/>
    <w:basedOn w:val="DefaultParagraphFont"/>
    <w:uiPriority w:val="32"/>
    <w:qFormat/>
    <w:rsid w:val="00520CA8"/>
    <w:rPr>
      <w:b/>
      <w:bCs/>
      <w:smallCaps/>
      <w:color w:val="0F4761" w:themeColor="accent1" w:themeShade="BF"/>
      <w:spacing w:val="5"/>
    </w:rPr>
  </w:style>
  <w:style w:type="character" w:styleId="LineNumber">
    <w:name w:val="line number"/>
    <w:basedOn w:val="DefaultParagraphFont"/>
    <w:uiPriority w:val="99"/>
    <w:semiHidden/>
    <w:unhideWhenUsed/>
    <w:rsid w:val="005E42CD"/>
  </w:style>
  <w:style w:type="paragraph" w:styleId="Header">
    <w:name w:val="header"/>
    <w:basedOn w:val="Normal"/>
    <w:link w:val="HeaderChar"/>
    <w:uiPriority w:val="99"/>
    <w:unhideWhenUsed/>
    <w:rsid w:val="005E42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42CD"/>
  </w:style>
  <w:style w:type="paragraph" w:styleId="Footer">
    <w:name w:val="footer"/>
    <w:basedOn w:val="Normal"/>
    <w:link w:val="FooterChar"/>
    <w:uiPriority w:val="99"/>
    <w:unhideWhenUsed/>
    <w:rsid w:val="005E42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42CD"/>
  </w:style>
  <w:style w:type="paragraph" w:styleId="Bibliography">
    <w:name w:val="Bibliography"/>
    <w:basedOn w:val="Normal"/>
    <w:next w:val="Normal"/>
    <w:uiPriority w:val="37"/>
    <w:unhideWhenUsed/>
    <w:rsid w:val="00CF4A80"/>
  </w:style>
  <w:style w:type="character" w:styleId="CommentReference">
    <w:name w:val="annotation reference"/>
    <w:basedOn w:val="DefaultParagraphFont"/>
    <w:uiPriority w:val="99"/>
    <w:semiHidden/>
    <w:unhideWhenUsed/>
    <w:rsid w:val="004B3608"/>
    <w:rPr>
      <w:sz w:val="16"/>
      <w:szCs w:val="16"/>
    </w:rPr>
  </w:style>
  <w:style w:type="paragraph" w:styleId="CommentText">
    <w:name w:val="annotation text"/>
    <w:basedOn w:val="Normal"/>
    <w:link w:val="CommentTextChar"/>
    <w:uiPriority w:val="99"/>
    <w:unhideWhenUsed/>
    <w:rsid w:val="004B3608"/>
    <w:pPr>
      <w:spacing w:line="240" w:lineRule="auto"/>
    </w:pPr>
    <w:rPr>
      <w:sz w:val="20"/>
      <w:szCs w:val="20"/>
    </w:rPr>
  </w:style>
  <w:style w:type="character" w:customStyle="1" w:styleId="CommentTextChar">
    <w:name w:val="Comment Text Char"/>
    <w:basedOn w:val="DefaultParagraphFont"/>
    <w:link w:val="CommentText"/>
    <w:uiPriority w:val="99"/>
    <w:rsid w:val="004B3608"/>
    <w:rPr>
      <w:sz w:val="20"/>
      <w:szCs w:val="20"/>
    </w:rPr>
  </w:style>
  <w:style w:type="paragraph" w:styleId="CommentSubject">
    <w:name w:val="annotation subject"/>
    <w:basedOn w:val="CommentText"/>
    <w:next w:val="CommentText"/>
    <w:link w:val="CommentSubjectChar"/>
    <w:uiPriority w:val="99"/>
    <w:semiHidden/>
    <w:unhideWhenUsed/>
    <w:rsid w:val="004B3608"/>
    <w:rPr>
      <w:b/>
      <w:bCs/>
    </w:rPr>
  </w:style>
  <w:style w:type="character" w:customStyle="1" w:styleId="CommentSubjectChar">
    <w:name w:val="Comment Subject Char"/>
    <w:basedOn w:val="CommentTextChar"/>
    <w:link w:val="CommentSubject"/>
    <w:uiPriority w:val="99"/>
    <w:semiHidden/>
    <w:rsid w:val="004B3608"/>
    <w:rPr>
      <w:b/>
      <w:bCs/>
      <w:sz w:val="20"/>
      <w:szCs w:val="20"/>
    </w:rPr>
  </w:style>
  <w:style w:type="paragraph" w:styleId="NormalWeb">
    <w:name w:val="Normal (Web)"/>
    <w:basedOn w:val="Normal"/>
    <w:uiPriority w:val="99"/>
    <w:unhideWhenUsed/>
    <w:rsid w:val="00291AF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DF11E4"/>
    <w:pPr>
      <w:spacing w:after="0" w:line="240" w:lineRule="auto"/>
    </w:pPr>
  </w:style>
  <w:style w:type="character" w:styleId="Hyperlink">
    <w:name w:val="Hyperlink"/>
    <w:basedOn w:val="DefaultParagraphFont"/>
    <w:uiPriority w:val="99"/>
    <w:unhideWhenUsed/>
    <w:rsid w:val="00906F1D"/>
    <w:rPr>
      <w:color w:val="467886" w:themeColor="hyperlink"/>
      <w:u w:val="single"/>
    </w:rPr>
  </w:style>
  <w:style w:type="character" w:styleId="UnresolvedMention">
    <w:name w:val="Unresolved Mention"/>
    <w:basedOn w:val="DefaultParagraphFont"/>
    <w:uiPriority w:val="99"/>
    <w:semiHidden/>
    <w:unhideWhenUsed/>
    <w:rsid w:val="00906F1D"/>
    <w:rPr>
      <w:color w:val="605E5C"/>
      <w:shd w:val="clear" w:color="auto" w:fill="E1DFDD"/>
    </w:rPr>
  </w:style>
  <w:style w:type="character" w:styleId="FollowedHyperlink">
    <w:name w:val="FollowedHyperlink"/>
    <w:basedOn w:val="DefaultParagraphFont"/>
    <w:uiPriority w:val="99"/>
    <w:semiHidden/>
    <w:unhideWhenUsed/>
    <w:rsid w:val="001F6AA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4387">
      <w:bodyDiv w:val="1"/>
      <w:marLeft w:val="0"/>
      <w:marRight w:val="0"/>
      <w:marTop w:val="0"/>
      <w:marBottom w:val="0"/>
      <w:divBdr>
        <w:top w:val="none" w:sz="0" w:space="0" w:color="auto"/>
        <w:left w:val="none" w:sz="0" w:space="0" w:color="auto"/>
        <w:bottom w:val="none" w:sz="0" w:space="0" w:color="auto"/>
        <w:right w:val="none" w:sz="0" w:space="0" w:color="auto"/>
      </w:divBdr>
    </w:div>
    <w:div w:id="289171415">
      <w:bodyDiv w:val="1"/>
      <w:marLeft w:val="0"/>
      <w:marRight w:val="0"/>
      <w:marTop w:val="0"/>
      <w:marBottom w:val="0"/>
      <w:divBdr>
        <w:top w:val="none" w:sz="0" w:space="0" w:color="auto"/>
        <w:left w:val="none" w:sz="0" w:space="0" w:color="auto"/>
        <w:bottom w:val="none" w:sz="0" w:space="0" w:color="auto"/>
        <w:right w:val="none" w:sz="0" w:space="0" w:color="auto"/>
      </w:divBdr>
    </w:div>
    <w:div w:id="601033815">
      <w:bodyDiv w:val="1"/>
      <w:marLeft w:val="0"/>
      <w:marRight w:val="0"/>
      <w:marTop w:val="0"/>
      <w:marBottom w:val="0"/>
      <w:divBdr>
        <w:top w:val="none" w:sz="0" w:space="0" w:color="auto"/>
        <w:left w:val="none" w:sz="0" w:space="0" w:color="auto"/>
        <w:bottom w:val="none" w:sz="0" w:space="0" w:color="auto"/>
        <w:right w:val="none" w:sz="0" w:space="0" w:color="auto"/>
      </w:divBdr>
    </w:div>
    <w:div w:id="1088501369">
      <w:bodyDiv w:val="1"/>
      <w:marLeft w:val="0"/>
      <w:marRight w:val="0"/>
      <w:marTop w:val="0"/>
      <w:marBottom w:val="0"/>
      <w:divBdr>
        <w:top w:val="none" w:sz="0" w:space="0" w:color="auto"/>
        <w:left w:val="none" w:sz="0" w:space="0" w:color="auto"/>
        <w:bottom w:val="none" w:sz="0" w:space="0" w:color="auto"/>
        <w:right w:val="none" w:sz="0" w:space="0" w:color="auto"/>
      </w:divBdr>
    </w:div>
    <w:div w:id="1152141936">
      <w:bodyDiv w:val="1"/>
      <w:marLeft w:val="0"/>
      <w:marRight w:val="0"/>
      <w:marTop w:val="0"/>
      <w:marBottom w:val="0"/>
      <w:divBdr>
        <w:top w:val="none" w:sz="0" w:space="0" w:color="auto"/>
        <w:left w:val="none" w:sz="0" w:space="0" w:color="auto"/>
        <w:bottom w:val="none" w:sz="0" w:space="0" w:color="auto"/>
        <w:right w:val="none" w:sz="0" w:space="0" w:color="auto"/>
      </w:divBdr>
    </w:div>
    <w:div w:id="1166749056">
      <w:bodyDiv w:val="1"/>
      <w:marLeft w:val="0"/>
      <w:marRight w:val="0"/>
      <w:marTop w:val="0"/>
      <w:marBottom w:val="0"/>
      <w:divBdr>
        <w:top w:val="none" w:sz="0" w:space="0" w:color="auto"/>
        <w:left w:val="none" w:sz="0" w:space="0" w:color="auto"/>
        <w:bottom w:val="none" w:sz="0" w:space="0" w:color="auto"/>
        <w:right w:val="none" w:sz="0" w:space="0" w:color="auto"/>
      </w:divBdr>
    </w:div>
    <w:div w:id="1207713970">
      <w:bodyDiv w:val="1"/>
      <w:marLeft w:val="0"/>
      <w:marRight w:val="0"/>
      <w:marTop w:val="0"/>
      <w:marBottom w:val="0"/>
      <w:divBdr>
        <w:top w:val="none" w:sz="0" w:space="0" w:color="auto"/>
        <w:left w:val="none" w:sz="0" w:space="0" w:color="auto"/>
        <w:bottom w:val="none" w:sz="0" w:space="0" w:color="auto"/>
        <w:right w:val="none" w:sz="0" w:space="0" w:color="auto"/>
      </w:divBdr>
    </w:div>
    <w:div w:id="1391271687">
      <w:bodyDiv w:val="1"/>
      <w:marLeft w:val="0"/>
      <w:marRight w:val="0"/>
      <w:marTop w:val="0"/>
      <w:marBottom w:val="0"/>
      <w:divBdr>
        <w:top w:val="none" w:sz="0" w:space="0" w:color="auto"/>
        <w:left w:val="none" w:sz="0" w:space="0" w:color="auto"/>
        <w:bottom w:val="none" w:sz="0" w:space="0" w:color="auto"/>
        <w:right w:val="none" w:sz="0" w:space="0" w:color="auto"/>
      </w:divBdr>
    </w:div>
    <w:div w:id="1413892099">
      <w:bodyDiv w:val="1"/>
      <w:marLeft w:val="0"/>
      <w:marRight w:val="0"/>
      <w:marTop w:val="0"/>
      <w:marBottom w:val="0"/>
      <w:divBdr>
        <w:top w:val="none" w:sz="0" w:space="0" w:color="auto"/>
        <w:left w:val="none" w:sz="0" w:space="0" w:color="auto"/>
        <w:bottom w:val="none" w:sz="0" w:space="0" w:color="auto"/>
        <w:right w:val="none" w:sz="0" w:space="0" w:color="auto"/>
      </w:divBdr>
    </w:div>
    <w:div w:id="1482846974">
      <w:bodyDiv w:val="1"/>
      <w:marLeft w:val="0"/>
      <w:marRight w:val="0"/>
      <w:marTop w:val="0"/>
      <w:marBottom w:val="0"/>
      <w:divBdr>
        <w:top w:val="none" w:sz="0" w:space="0" w:color="auto"/>
        <w:left w:val="none" w:sz="0" w:space="0" w:color="auto"/>
        <w:bottom w:val="none" w:sz="0" w:space="0" w:color="auto"/>
        <w:right w:val="none" w:sz="0" w:space="0" w:color="auto"/>
      </w:divBdr>
    </w:div>
    <w:div w:id="2102946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8.png"/><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3D4728-7D99-4ECA-B71B-54EB3A319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6187</TotalTime>
  <Pages>3</Pages>
  <Words>59018</Words>
  <Characters>336407</Characters>
  <Application>Microsoft Office Word</Application>
  <DocSecurity>0</DocSecurity>
  <Lines>2803</Lines>
  <Paragraphs>789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V4</dc:title>
  <dc:subject/>
  <dc:creator>Katie Lankowicz</dc:creator>
  <cp:keywords/>
  <dc:description/>
  <cp:lastModifiedBy>Katie Lankowicz</cp:lastModifiedBy>
  <cp:revision>18</cp:revision>
  <dcterms:created xsi:type="dcterms:W3CDTF">2025-10-15T16:43:00Z</dcterms:created>
  <dcterms:modified xsi:type="dcterms:W3CDTF">2025-10-23T20:38:00Z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id="5AQoGKp7"/&gt;&lt;style id="http://www.zotero.org/styles/marine-ecology-progress-series" hasBibliography="1" bibliographyStyleHasBeenSet="1"/&gt;&lt;prefs&gt;&lt;pref name="fieldType" value="Field"/&gt;&lt;/prefs&gt;&lt;/data</vt:lpwstr>
  </property>
  <property fmtid="{D5CDD505-2E9C-101B-9397-08002B2CF9AE}" pid="3" name="ZOTERO_PREF_2">
    <vt:lpwstr>&gt;</vt:lpwstr>
  </property>
</Properties>
</file>