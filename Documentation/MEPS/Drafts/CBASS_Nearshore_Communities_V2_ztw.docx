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5622F337"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a</w:t>
      </w:r>
      <w:r w:rsidR="00FF216E" w:rsidRPr="00926F2C">
        <w:rPr>
          <w:vertAlign w:val="superscript"/>
        </w:rPr>
        <w:t>*</w:t>
      </w:r>
      <w:r w:rsidRPr="00926F2C">
        <w:t xml:space="preserve">, </w:t>
      </w:r>
      <w:r w:rsidR="00D03449" w:rsidRPr="00926F2C">
        <w:t>Courtney Swenson</w:t>
      </w:r>
      <w:r w:rsidR="009C0A61" w:rsidRPr="00926F2C">
        <w:t xml:space="preserve"> </w:t>
      </w:r>
      <w:r w:rsidR="00D03449" w:rsidRPr="00926F2C">
        <w:rPr>
          <w:vertAlign w:val="superscript"/>
        </w:rPr>
        <w:t>b</w:t>
      </w:r>
      <w:r w:rsidR="00D03449" w:rsidRPr="00926F2C">
        <w:t xml:space="preserve">, </w:t>
      </w:r>
      <w:r w:rsidR="009C0A61" w:rsidRPr="00926F2C">
        <w:t xml:space="preserve">Zach Whitener </w:t>
      </w:r>
      <w:r w:rsidR="009C0A61" w:rsidRPr="00926F2C">
        <w:rPr>
          <w:vertAlign w:val="superscript"/>
        </w:rPr>
        <w:t>a</w:t>
      </w:r>
      <w:r w:rsidR="009C0A61" w:rsidRPr="00926F2C">
        <w:t xml:space="preserve">, Aaron Whitman </w:t>
      </w:r>
      <w:r w:rsidR="009C0A61" w:rsidRPr="00926F2C">
        <w:rPr>
          <w:vertAlign w:val="superscript"/>
        </w:rPr>
        <w:t>a</w:t>
      </w:r>
      <w:r w:rsidR="009C0A61" w:rsidRPr="00926F2C">
        <w:t xml:space="preserve">, Samantha Bengs </w:t>
      </w:r>
      <w:r w:rsidR="009C0A61" w:rsidRPr="00926F2C">
        <w:rPr>
          <w:vertAlign w:val="superscript"/>
        </w:rPr>
        <w:t>a</w:t>
      </w:r>
      <w:r w:rsidR="009C0A61" w:rsidRPr="00926F2C">
        <w:t xml:space="preserve">, </w:t>
      </w:r>
      <w:r w:rsidRPr="00926F2C">
        <w:t xml:space="preserve">Graham Sherwood </w:t>
      </w:r>
      <w:r w:rsidRPr="00926F2C">
        <w:rPr>
          <w:vertAlign w:val="superscript"/>
        </w:rPr>
        <w:t>a</w:t>
      </w:r>
    </w:p>
    <w:p w14:paraId="7E3440D0" w14:textId="30AC6C87" w:rsidR="00C92709" w:rsidRPr="00926F2C" w:rsidRDefault="00C92709" w:rsidP="0005676A">
      <w:pPr>
        <w:spacing w:after="0" w:line="240" w:lineRule="auto"/>
      </w:pPr>
      <w:r w:rsidRPr="00926F2C">
        <w:t>a. Gulf of Maine Research Institute, Portland, ME, USA</w:t>
      </w:r>
      <w:r w:rsidR="00FF216E" w:rsidRPr="00926F2C">
        <w:t xml:space="preserve"> 04011</w:t>
      </w:r>
    </w:p>
    <w:p w14:paraId="4F82F5DA" w14:textId="0490BBF7" w:rsidR="00D03449" w:rsidRPr="00926F2C" w:rsidRDefault="00D03449" w:rsidP="0005676A">
      <w:pPr>
        <w:spacing w:after="0" w:line="240" w:lineRule="auto"/>
      </w:pPr>
      <w:r w:rsidRPr="00926F2C">
        <w:t>b.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71C0782F" w:rsidR="00C92709" w:rsidRPr="00926F2C" w:rsidRDefault="00C92709" w:rsidP="0005676A">
      <w:pPr>
        <w:spacing w:after="0" w:line="240" w:lineRule="auto"/>
      </w:pPr>
      <w:r w:rsidRPr="00926F2C">
        <w:rPr>
          <w:b/>
          <w:color w:val="4472C4"/>
        </w:rPr>
        <w:t xml:space="preserve">Formatted for: </w:t>
      </w:r>
      <w:r w:rsidRPr="00926F2C">
        <w:t xml:space="preserve">Marine Ecology Progress Series </w:t>
      </w:r>
      <w:r w:rsidR="00562A5F" w:rsidRPr="00926F2C">
        <w:t xml:space="preserve">(ALT: </w:t>
      </w:r>
      <w:r w:rsidRPr="00926F2C">
        <w:t>Estuaries and Coasts</w:t>
      </w:r>
      <w:r w:rsidR="00562A5F" w:rsidRPr="00926F2C">
        <w:t>)</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2EA316F7" w:rsidR="00C92709" w:rsidRPr="00926F2C" w:rsidRDefault="00C92709" w:rsidP="0005676A">
      <w:pPr>
        <w:spacing w:after="0" w:line="240" w:lineRule="auto"/>
        <w:rPr>
          <w:b/>
          <w:color w:val="4472C4"/>
        </w:rPr>
      </w:pPr>
      <w:r w:rsidRPr="00926F2C">
        <w:rPr>
          <w:b/>
          <w:color w:val="4472C4"/>
        </w:rPr>
        <w:t>1</w:t>
      </w:r>
      <w:r w:rsidRPr="00926F2C">
        <w:rPr>
          <w:b/>
          <w:color w:val="4472C4"/>
        </w:rPr>
        <w:tab/>
        <w:t>Abstract</w:t>
      </w:r>
      <w:r w:rsidR="00544779" w:rsidRPr="00926F2C">
        <w:rPr>
          <w:b/>
          <w:color w:val="4472C4"/>
        </w:rPr>
        <w:t xml:space="preserve"> (</w:t>
      </w:r>
      <w:proofErr w:type="gramStart"/>
      <w:r w:rsidR="00544779" w:rsidRPr="00926F2C">
        <w:rPr>
          <w:b/>
          <w:color w:val="4472C4"/>
        </w:rPr>
        <w:t>250 word</w:t>
      </w:r>
      <w:proofErr w:type="gramEnd"/>
      <w:r w:rsidR="00544779" w:rsidRPr="00926F2C">
        <w:rPr>
          <w:b/>
          <w:color w:val="4472C4"/>
        </w:rPr>
        <w:t xml:space="preserve"> max, currently </w:t>
      </w:r>
      <w:r w:rsidR="00F86040" w:rsidRPr="00926F2C">
        <w:rPr>
          <w:b/>
          <w:color w:val="4472C4"/>
        </w:rPr>
        <w:t>2</w:t>
      </w:r>
      <w:r w:rsidR="00710539" w:rsidRPr="00926F2C">
        <w:rPr>
          <w:b/>
          <w:color w:val="4472C4"/>
        </w:rPr>
        <w:t>43</w:t>
      </w:r>
      <w:r w:rsidR="00F86040" w:rsidRPr="00926F2C">
        <w:rPr>
          <w:b/>
          <w:color w:val="4472C4"/>
        </w:rPr>
        <w:t xml:space="preserve"> </w:t>
      </w:r>
      <w:r w:rsidR="00544779" w:rsidRPr="00926F2C">
        <w:rPr>
          <w:b/>
          <w:color w:val="4472C4"/>
        </w:rPr>
        <w:t>words)</w:t>
      </w:r>
    </w:p>
    <w:p w14:paraId="73CC19A5" w14:textId="3D1F254D" w:rsidR="00C92709" w:rsidRPr="00926F2C" w:rsidRDefault="00544779" w:rsidP="0005676A">
      <w:pPr>
        <w:spacing w:after="0" w:line="240" w:lineRule="auto"/>
      </w:pPr>
      <w:bookmarkStart w:id="0" w:name="_heading=h.gjdgxs" w:colFirst="0" w:colLast="0"/>
      <w:bookmarkEnd w:id="0"/>
      <w:r w:rsidRPr="00926F2C">
        <w:t>Nearshore regions in the Gulf of Maine are highly variable habitats</w:t>
      </w:r>
      <w:r w:rsidR="00710539" w:rsidRPr="00926F2C">
        <w:t xml:space="preserve"> </w:t>
      </w:r>
      <w:del w:id="1" w:author="Courtney Swenson" w:date="2025-07-29T09:46:00Z" w16du:dateUtc="2025-07-29T13:46:00Z">
        <w:r>
          <w:delText>which</w:delText>
        </w:r>
      </w:del>
      <w:ins w:id="2" w:author="Courtney Swenson" w:date="2025-07-29T09:46:00Z" w16du:dateUtc="2025-07-29T13:46:00Z">
        <w:r w:rsidR="00710539" w:rsidRPr="00926F2C">
          <w:t>acted upon by processes operating on multiple spatial scales and levels of biological organization. As such, they</w:t>
        </w:r>
      </w:ins>
      <w:r w:rsidR="00710539" w:rsidRPr="00926F2C">
        <w:t xml:space="preserve"> facilitate the reproduction, growth, and migration of many fish species, and are particularly </w:t>
      </w:r>
      <w:del w:id="3" w:author="Courtney Swenson" w:date="2025-07-29T09:46:00Z" w16du:dateUtc="2025-07-29T13:46:00Z">
        <w:r w:rsidR="00F86040">
          <w:delText>connected</w:delText>
        </w:r>
      </w:del>
      <w:ins w:id="4" w:author="Courtney Swenson" w:date="2025-07-29T09:46:00Z" w16du:dateUtc="2025-07-29T13:46:00Z">
        <w:r w:rsidR="00710539" w:rsidRPr="00926F2C">
          <w:t>tied</w:t>
        </w:r>
      </w:ins>
      <w:r w:rsidR="00710539" w:rsidRPr="00926F2C">
        <w:t xml:space="preserve"> to the life histories of </w:t>
      </w:r>
      <w:ins w:id="5" w:author="Courtney Swenson" w:date="2025-07-29T09:46:00Z" w16du:dateUtc="2025-07-29T13:46:00Z">
        <w:r w:rsidR="00710539" w:rsidRPr="00926F2C">
          <w:t xml:space="preserve">many </w:t>
        </w:r>
      </w:ins>
      <w:r w:rsidR="00710539" w:rsidRPr="00926F2C">
        <w:t xml:space="preserve">forage fishes. </w:t>
      </w:r>
      <w:del w:id="6" w:author="Courtney Swenson" w:date="2025-07-29T09:46:00Z" w16du:dateUtc="2025-07-29T13:46:00Z">
        <w:r>
          <w:delText xml:space="preserve">As such, nearshore regions are tied to processes operating on multiple spatial scales and across several levels of biological organization. </w:delText>
        </w:r>
      </w:del>
      <w:r w:rsidRPr="00926F2C">
        <w:t xml:space="preserve">Temperatures in the Gulf of Maine have rapidly increased in recent decades, which may be driving changes in nearshore </w:t>
      </w:r>
      <w:r w:rsidR="00F86040" w:rsidRPr="00926F2C">
        <w:t>ecosystems</w:t>
      </w:r>
      <w:r w:rsidRPr="00926F2C">
        <w:t xml:space="preserve">. Here, we use 11 years of summer </w:t>
      </w:r>
      <w:ins w:id="7" w:author="GMRI Eds" w:date="2025-07-29T09:46:00Z" w16du:dateUtc="2025-07-29T13:46:00Z">
        <w:r w:rsidR="001407E8">
          <w:t>beach</w:t>
        </w:r>
        <w:r>
          <w:t xml:space="preserve"> </w:t>
        </w:r>
      </w:ins>
      <w:r w:rsidRPr="00926F2C">
        <w:t>seine survey data within Casco Bay, Maine, to illustrate temperature-related changes to community structure</w:t>
      </w:r>
      <w:del w:id="8" w:author="Courtney Swenson" w:date="2025-07-29T09:46:00Z" w16du:dateUtc="2025-07-29T13:46:00Z">
        <w:r>
          <w:delText xml:space="preserve"> and the growth and relative abundances of</w:delText>
        </w:r>
      </w:del>
      <w:ins w:id="9" w:author="Courtney Swenson" w:date="2025-07-29T09:46:00Z" w16du:dateUtc="2025-07-29T13:46:00Z">
        <w:r w:rsidR="00710539" w:rsidRPr="00926F2C">
          <w:t>. Further, we use</w:t>
        </w:r>
      </w:ins>
      <w:r w:rsidR="00710539" w:rsidRPr="00926F2C">
        <w:t xml:space="preserve"> </w:t>
      </w:r>
      <w:r w:rsidRPr="00926F2C">
        <w:t>Atlantic herring (</w:t>
      </w:r>
      <w:r w:rsidRPr="00926F2C">
        <w:rPr>
          <w:i/>
          <w:iCs/>
        </w:rPr>
        <w:t>Clupea</w:t>
      </w:r>
      <w:r w:rsidRPr="00926F2C">
        <w:t xml:space="preserve"> </w:t>
      </w:r>
      <w:r w:rsidRPr="00926F2C">
        <w:rPr>
          <w:i/>
          <w:iCs/>
        </w:rPr>
        <w:t>harengus</w:t>
      </w:r>
      <w:r w:rsidRPr="00926F2C">
        <w:t>) and Atlantic silversides (</w:t>
      </w:r>
      <w:r w:rsidRPr="00926F2C">
        <w:rPr>
          <w:i/>
          <w:iCs/>
        </w:rPr>
        <w:t>Menidia</w:t>
      </w:r>
      <w:r w:rsidRPr="00926F2C">
        <w:t xml:space="preserve"> </w:t>
      </w:r>
      <w:r w:rsidRPr="00926F2C">
        <w:rPr>
          <w:i/>
          <w:iCs/>
        </w:rPr>
        <w:t>menidia</w:t>
      </w:r>
      <w:r w:rsidRPr="00926F2C">
        <w:t>) as focal species</w:t>
      </w:r>
      <w:del w:id="10" w:author="Courtney Swenson" w:date="2025-07-29T09:46:00Z" w16du:dateUtc="2025-07-29T13:46:00Z">
        <w:r>
          <w:delText>.</w:delText>
        </w:r>
      </w:del>
      <w:ins w:id="11" w:author="Courtney Swenson" w:date="2025-07-29T09:46:00Z" w16du:dateUtc="2025-07-29T13:46:00Z">
        <w:r w:rsidR="00710539" w:rsidRPr="00926F2C">
          <w:t xml:space="preserve"> to describe the effects of temperature on individual growth rates and relative abundance.</w:t>
        </w:r>
      </w:ins>
      <w:r w:rsidRPr="00926F2C">
        <w:t xml:space="preserve">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rsidRPr="00926F2C">
        <w:t>interannual variation</w:t>
      </w:r>
      <w:r w:rsidRPr="00926F2C">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rsidRPr="00926F2C">
        <w:t xml:space="preserve">the dynamics of species that use these areas to facilitate reproduction, growth, and migration, and could therefore be used to identify </w:t>
      </w:r>
      <w:r w:rsidRPr="00926F2C">
        <w:t>potential changes to</w:t>
      </w:r>
      <w:r w:rsidR="00F86040" w:rsidRPr="00926F2C">
        <w:t xml:space="preserve"> Gulf of Maine</w:t>
      </w:r>
      <w:r w:rsidRPr="00926F2C">
        <w:t xml:space="preserve"> community and trophic ecology</w:t>
      </w:r>
      <w:r w:rsidR="00F86040" w:rsidRPr="00926F2C">
        <w:t>.</w:t>
      </w:r>
    </w:p>
    <w:p w14:paraId="4A226766" w14:textId="77777777" w:rsidR="00544779" w:rsidRPr="00926F2C" w:rsidRDefault="00544779" w:rsidP="005E42CD">
      <w:pPr>
        <w:spacing w:line="240" w:lineRule="auto"/>
        <w:rPr>
          <w:b/>
          <w:color w:val="4472C4"/>
        </w:rPr>
      </w:pPr>
    </w:p>
    <w:p w14:paraId="5BA8FC61" w14:textId="7EAA2E0A" w:rsidR="00C92709" w:rsidRPr="00926F2C" w:rsidRDefault="00C92709" w:rsidP="005E42CD">
      <w:pPr>
        <w:spacing w:line="240" w:lineRule="auto"/>
      </w:pPr>
      <w:r w:rsidRPr="00926F2C">
        <w:rPr>
          <w:b/>
          <w:color w:val="4472C4"/>
        </w:rPr>
        <w:t>Keywords:</w:t>
      </w:r>
      <w:r w:rsidRPr="00926F2C">
        <w:rPr>
          <w:color w:val="4472C4"/>
        </w:rPr>
        <w:t xml:space="preserve"> </w:t>
      </w:r>
      <w:r w:rsidR="00544779" w:rsidRPr="00926F2C">
        <w:t>distribution, phenology, Gulf of Maine, nearshore, littoral</w:t>
      </w:r>
      <w:r w:rsidRPr="00926F2C">
        <w:br w:type="page"/>
      </w:r>
      <w:r w:rsidRPr="00926F2C">
        <w:rPr>
          <w:b/>
          <w:color w:val="4472C4"/>
        </w:rPr>
        <w:lastRenderedPageBreak/>
        <w:t>2</w:t>
      </w:r>
      <w:r w:rsidRPr="00926F2C">
        <w:rPr>
          <w:b/>
          <w:color w:val="4472C4"/>
        </w:rPr>
        <w:tab/>
        <w:t>Introduction</w:t>
      </w:r>
    </w:p>
    <w:p w14:paraId="1AE05964" w14:textId="00DD84CC" w:rsidR="00EA498A" w:rsidRPr="00926F2C" w:rsidRDefault="009C0A61" w:rsidP="0005676A">
      <w:pPr>
        <w:spacing w:after="0" w:line="240" w:lineRule="auto"/>
        <w:rPr>
          <w:bCs/>
        </w:rPr>
      </w:pPr>
      <w:r w:rsidRPr="00926F2C">
        <w:rPr>
          <w:bCs/>
        </w:rPr>
        <w:t>Nearshore regions</w:t>
      </w:r>
      <w:r w:rsidR="00EA498A" w:rsidRPr="00926F2C">
        <w:rPr>
          <w:bCs/>
        </w:rPr>
        <w:t xml:space="preserve"> </w:t>
      </w:r>
      <w:commentRangeStart w:id="12"/>
      <w:commentRangeStart w:id="13"/>
      <w:commentRangeStart w:id="14"/>
      <w:r w:rsidR="00EA498A" w:rsidRPr="00926F2C">
        <w:rPr>
          <w:bCs/>
        </w:rPr>
        <w:t>(0-50 m depth</w:t>
      </w:r>
      <w:del w:id="15" w:author="Katie Lankowicz" w:date="2025-07-01T12:53:00Z" w16du:dateUtc="2025-07-01T16:53:00Z">
        <w:r w:rsidR="00EA498A">
          <w:rPr>
            <w:bCs/>
          </w:rPr>
          <w:delText>)</w:delText>
        </w:r>
        <w:r>
          <w:rPr>
            <w:bCs/>
          </w:rPr>
          <w:delText>,</w:delText>
        </w:r>
      </w:del>
      <w:ins w:id="16" w:author="Katie Lankowicz" w:date="2025-07-01T12:53:00Z" w16du:dateUtc="2025-07-01T16:53:00Z">
        <w:r w:rsidR="00EA498A">
          <w:rPr>
            <w:bCs/>
          </w:rPr>
          <w:t>)</w:t>
        </w:r>
        <w:commentRangeEnd w:id="12"/>
        <w:r w:rsidR="004E265F">
          <w:rPr>
            <w:rStyle w:val="CommentReference"/>
          </w:rPr>
          <w:commentReference w:id="12"/>
        </w:r>
      </w:ins>
      <w:commentRangeEnd w:id="13"/>
      <w:r w:rsidR="00717CBF">
        <w:rPr>
          <w:rStyle w:val="CommentReference"/>
        </w:rPr>
        <w:commentReference w:id="13"/>
      </w:r>
      <w:commentRangeEnd w:id="14"/>
      <w:r w:rsidR="00BA086C">
        <w:rPr>
          <w:rStyle w:val="CommentReference"/>
        </w:rPr>
        <w:commentReference w:id="14"/>
      </w:r>
      <w:del w:id="17" w:author="GMRI Eds" w:date="2025-07-29T09:46:00Z" w16du:dateUtc="2025-07-29T13:46:00Z">
        <w:r w:rsidR="00EA498A" w:rsidRPr="00926F2C">
          <w:rPr>
            <w:bCs/>
          </w:rPr>
          <w:delText>)</w:delText>
        </w:r>
        <w:r w:rsidRPr="00926F2C">
          <w:rPr>
            <w:bCs/>
          </w:rPr>
          <w:delText xml:space="preserve"> are utilized by a </w:delText>
        </w:r>
        <w:r w:rsidR="00EA498A" w:rsidRPr="00926F2C">
          <w:rPr>
            <w:bCs/>
          </w:rPr>
          <w:delText>wide</w:delText>
        </w:r>
        <w:r w:rsidRPr="00926F2C">
          <w:rPr>
            <w:bCs/>
          </w:rPr>
          <w:delText xml:space="preserve"> array of aquatic species</w:delText>
        </w:r>
      </w:del>
      <w:r w:rsidR="00DF11E4" w:rsidRPr="00926F2C">
        <w:rPr>
          <w:bCs/>
        </w:rPr>
        <w:t xml:space="preserve">, via a unique combination of tidal mixing, freshwater input, shallow depths, </w:t>
      </w:r>
      <w:ins w:id="18" w:author="GMRI Eds" w:date="2025-07-29T09:46:00Z" w16du:dateUtc="2025-07-29T13:46:00Z">
        <w:r w:rsidR="004E265F">
          <w:rPr>
            <w:bCs/>
          </w:rPr>
          <w:t>complex habitats (e.g., rocky coastline or emergent macrophytes)</w:t>
        </w:r>
        <w:r w:rsidR="00717CBF">
          <w:rPr>
            <w:bCs/>
          </w:rPr>
          <w:t>,</w:t>
        </w:r>
        <w:r w:rsidR="004E265F">
          <w:rPr>
            <w:bCs/>
          </w:rPr>
          <w:t xml:space="preserve"> </w:t>
        </w:r>
      </w:ins>
      <w:r w:rsidR="00DF11E4" w:rsidRPr="00926F2C">
        <w:rPr>
          <w:bCs/>
        </w:rPr>
        <w:t>and seasonal variation in temperatures</w:t>
      </w:r>
      <w:del w:id="19" w:author="Courtney Swenson" w:date="2025-07-29T09:46:00Z" w16du:dateUtc="2025-07-29T13:46:00Z">
        <w:r>
          <w:rPr>
            <w:bCs/>
          </w:rPr>
          <w:delText xml:space="preserve">, are utilized by a </w:delText>
        </w:r>
        <w:r w:rsidR="00EA498A">
          <w:rPr>
            <w:bCs/>
          </w:rPr>
          <w:delText>wide</w:delText>
        </w:r>
        <w:r>
          <w:rPr>
            <w:bCs/>
          </w:rPr>
          <w:delText xml:space="preserve"> array of aquatic species</w:delText>
        </w:r>
        <w:r w:rsidR="00EA498A">
          <w:rPr>
            <w:bCs/>
          </w:rPr>
          <w:delText>.</w:delText>
        </w:r>
      </w:del>
      <w:ins w:id="20" w:author="Courtney Swenson" w:date="2025-07-29T09:46:00Z" w16du:dateUtc="2025-07-29T13:46:00Z">
        <w:r w:rsidR="00EA498A" w:rsidRPr="00926F2C">
          <w:rPr>
            <w:bCs/>
          </w:rPr>
          <w:t>.</w:t>
        </w:r>
      </w:ins>
      <w:r w:rsidR="00EA498A" w:rsidRPr="00926F2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w:t>
      </w:r>
      <w:ins w:id="21" w:author="Zachary Whitener" w:date="2025-09-10T10:29:00Z" w16du:dateUtc="2025-09-10T14:29:00Z">
        <w:r w:rsidR="00BA086C">
          <w:rPr>
            <w:bCs/>
          </w:rPr>
          <w:t xml:space="preserve">wave action, </w:t>
        </w:r>
      </w:ins>
      <w:r w:rsidR="00A655C2" w:rsidRPr="00926F2C">
        <w:rPr>
          <w:bCs/>
        </w:rPr>
        <w:t>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w:t>
      </w:r>
      <w:ins w:id="22" w:author="GMRI Eds" w:date="2025-07-29T09:46:00Z" w16du:dateUtc="2025-07-29T13:46:00Z">
        <w:r>
          <w:rPr>
            <w:bCs/>
          </w:rPr>
          <w:t xml:space="preserve"> </w:t>
        </w:r>
        <w:r w:rsidR="004E265F">
          <w:rPr>
            <w:bCs/>
          </w:rPr>
          <w:t>complex habitats and</w:t>
        </w:r>
      </w:ins>
      <w:r w:rsidRPr="00926F2C">
        <w:rPr>
          <w:bCs/>
        </w:rPr>
        <w:t xml:space="preserve">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w:t>
      </w:r>
      <w:ins w:id="23" w:author="GMRI Eds" w:date="2025-07-29T09:46:00Z" w16du:dateUtc="2025-07-29T13:46:00Z">
        <w:r w:rsidR="00AA5D06">
          <w:rPr>
            <w:bCs/>
          </w:rPr>
          <w:t>herring</w:t>
        </w:r>
        <w:r w:rsidR="004E265F">
          <w:rPr>
            <w:bCs/>
          </w:rPr>
          <w:t>s</w:t>
        </w:r>
      </w:ins>
      <w:del w:id="24" w:author="GMRI Eds" w:date="2025-07-29T09:46:00Z" w16du:dateUtc="2025-07-29T13:46:00Z">
        <w:r w:rsidR="00AA5D06" w:rsidRPr="00926F2C">
          <w:rPr>
            <w:bCs/>
          </w:rPr>
          <w:delText>herring</w:delText>
        </w:r>
      </w:del>
      <w:r w:rsidR="00AA5D06" w:rsidRPr="00926F2C">
        <w:rPr>
          <w:bCs/>
        </w:rPr>
        <w:t xml:space="preserve">,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w:t>
      </w:r>
      <w:ins w:id="25" w:author="GMRI Eds" w:date="2025-07-29T09:46:00Z" w16du:dateUtc="2025-07-29T13:46:00Z">
        <w:r w:rsidR="001407E8">
          <w:rPr>
            <w:bCs/>
          </w:rPr>
          <w:t>,</w:t>
        </w:r>
      </w:ins>
      <w:r w:rsidR="00EA498A" w:rsidRPr="00926F2C">
        <w:rPr>
          <w:bCs/>
        </w:rPr>
        <w:t xml:space="preserve"> but also economic importance.</w:t>
      </w:r>
    </w:p>
    <w:p w14:paraId="7263164F" w14:textId="77777777" w:rsidR="00EA498A" w:rsidRPr="00926F2C" w:rsidRDefault="00EA498A" w:rsidP="0005676A">
      <w:pPr>
        <w:spacing w:after="0" w:line="240" w:lineRule="auto"/>
        <w:rPr>
          <w:bCs/>
        </w:rPr>
      </w:pPr>
    </w:p>
    <w:p w14:paraId="4F93CD5E" w14:textId="334577EF" w:rsidR="00CF4A80" w:rsidRPr="00926F2C" w:rsidRDefault="00EA498A" w:rsidP="0005676A">
      <w:pPr>
        <w:spacing w:after="0" w:line="240" w:lineRule="auto"/>
        <w:rPr>
          <w:bCs/>
        </w:rPr>
      </w:pPr>
      <w:r w:rsidRPr="00926F2C">
        <w:rPr>
          <w:bCs/>
        </w:rPr>
        <w:t xml:space="preserve">Temperature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261818">
        <w:rPr>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261818">
        <w:rPr>
          <w:rFonts w:ascii="Aptos" w:hAnsi="Aptos"/>
        </w:rPr>
        <w:t>(Pershing et al. 2015, Le Bris et al. 2018, Record et al. 2024)</w:t>
      </w:r>
      <w:r w:rsidR="00AA5D06" w:rsidRPr="00926F2C">
        <w:rPr>
          <w:bCs/>
        </w:rPr>
        <w:fldChar w:fldCharType="end"/>
      </w:r>
      <w:r w:rsidR="00AA5D06" w:rsidRPr="00261818">
        <w:rPr>
          <w:bCs/>
        </w:rPr>
        <w:t xml:space="preserve">. </w:t>
      </w:r>
      <w:r w:rsidR="00AA5D06" w:rsidRPr="00926F2C">
        <w:rPr>
          <w:bCs/>
        </w:rPr>
        <w:t>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339FEDE1" w14:textId="77777777" w:rsidR="00CF4A80" w:rsidRPr="00926F2C" w:rsidRDefault="00CF4A80" w:rsidP="0005676A">
      <w:pPr>
        <w:spacing w:after="0" w:line="240" w:lineRule="auto"/>
        <w:rPr>
          <w:bCs/>
        </w:rPr>
      </w:pPr>
    </w:p>
    <w:p w14:paraId="38C142C4" w14:textId="45F22549" w:rsidR="00A655C2" w:rsidRPr="00926F2C" w:rsidRDefault="00AA5D06" w:rsidP="0005676A">
      <w:pPr>
        <w:spacing w:after="0" w:line="240" w:lineRule="auto"/>
        <w:rPr>
          <w:bCs/>
        </w:rPr>
      </w:pPr>
      <w:r w:rsidRPr="00926F2C">
        <w:rPr>
          <w:bCs/>
        </w:rPr>
        <w:t xml:space="preserve">Regional warming is expected to continue at an above-average rate </w:t>
      </w:r>
      <w:r w:rsidR="00CF4A80" w:rsidRPr="00926F2C">
        <w:rPr>
          <w:bCs/>
        </w:rPr>
        <w:t xml:space="preserve">in the GoM </w:t>
      </w:r>
      <w:r w:rsidRPr="00926F2C">
        <w:rPr>
          <w:bCs/>
        </w:rPr>
        <w:t xml:space="preserve">as compared to </w:t>
      </w:r>
      <w:r w:rsidR="00CF4A80" w:rsidRPr="00926F2C">
        <w:rPr>
          <w:bCs/>
        </w:rPr>
        <w:t>other oceanic ecoregions</w:t>
      </w:r>
      <w:r w:rsidRPr="00926F2C">
        <w:rPr>
          <w:bCs/>
        </w:rPr>
        <w:t xml:space="preserve"> </w:t>
      </w:r>
      <w:r w:rsidRPr="00926F2C">
        <w:rPr>
          <w:bCs/>
        </w:rPr>
        <w:fldChar w:fldCharType="begin"/>
      </w:r>
      <w:r w:rsidR="00167751" w:rsidRPr="00926F2C">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926F2C">
        <w:rPr>
          <w:bCs/>
        </w:rPr>
        <w:fldChar w:fldCharType="separate"/>
      </w:r>
      <w:r w:rsidRPr="00926F2C">
        <w:rPr>
          <w:rFonts w:ascii="Aptos" w:hAnsi="Aptos"/>
        </w:rPr>
        <w:t>(Saba et al. 2016)</w:t>
      </w:r>
      <w:r w:rsidRPr="00926F2C">
        <w:rPr>
          <w:bCs/>
        </w:rPr>
        <w:fldChar w:fldCharType="end"/>
      </w:r>
      <w:r w:rsidR="00CF4A80" w:rsidRPr="00926F2C">
        <w:rPr>
          <w:bCs/>
        </w:rPr>
        <w:t>. T</w:t>
      </w:r>
      <w:r w:rsidRPr="00926F2C">
        <w:rPr>
          <w:bCs/>
        </w:rPr>
        <w:t xml:space="preserve">emperature-linked disturbances to historic nearshore community structure and function may become more frequent, intense, and prolonged. Monitoring nearshore regions will be critical to </w:t>
      </w:r>
      <w:proofErr w:type="gramStart"/>
      <w:r w:rsidRPr="00926F2C">
        <w:rPr>
          <w:bCs/>
        </w:rPr>
        <w:t>predicting</w:t>
      </w:r>
      <w:proofErr w:type="gramEnd"/>
      <w:r w:rsidRPr="00926F2C">
        <w:rPr>
          <w:bCs/>
        </w:rPr>
        <w:t xml:space="preserve"> and </w:t>
      </w:r>
      <w:proofErr w:type="gramStart"/>
      <w:r w:rsidRPr="00926F2C">
        <w:rPr>
          <w:bCs/>
        </w:rPr>
        <w:t>understanding</w:t>
      </w:r>
      <w:proofErr w:type="gramEnd"/>
      <w:r w:rsidRPr="00926F2C">
        <w:rPr>
          <w:bCs/>
        </w:rPr>
        <w:t xml:space="preserve"> how increased temperatures may affect </w:t>
      </w:r>
      <w:r w:rsidR="00A655C2" w:rsidRPr="00926F2C">
        <w:rPr>
          <w:bCs/>
        </w:rPr>
        <w:t xml:space="preserve">biological </w:t>
      </w:r>
      <w:r w:rsidR="001774AF" w:rsidRPr="00926F2C">
        <w:rPr>
          <w:bCs/>
        </w:rPr>
        <w:t xml:space="preserve">organization </w:t>
      </w:r>
      <w:r w:rsidR="00A655C2" w:rsidRPr="00926F2C">
        <w:rPr>
          <w:bCs/>
        </w:rPr>
        <w:t xml:space="preserve">levels from individual species to the overall </w:t>
      </w:r>
      <w:r w:rsidR="00562A5F" w:rsidRPr="00926F2C">
        <w:rPr>
          <w:bCs/>
        </w:rPr>
        <w:t>GoM</w:t>
      </w:r>
      <w:r w:rsidR="00A655C2" w:rsidRPr="00926F2C">
        <w:rPr>
          <w:bCs/>
        </w:rPr>
        <w:t xml:space="preserve"> ecosystem.</w:t>
      </w:r>
      <w:r w:rsidR="00562A5F" w:rsidRPr="00926F2C">
        <w:rPr>
          <w:bCs/>
        </w:rPr>
        <w:t xml:space="preserve"> </w:t>
      </w:r>
      <w:commentRangeStart w:id="26"/>
      <w:r w:rsidR="00562A5F" w:rsidRPr="00926F2C">
        <w:rPr>
          <w:bCs/>
        </w:rPr>
        <w:t xml:space="preserve">In this study, we will relate changes in nearshore surface temperature </w:t>
      </w:r>
      <w:r w:rsidR="00CF4A80" w:rsidRPr="00926F2C">
        <w:rPr>
          <w:bCs/>
        </w:rPr>
        <w:t xml:space="preserve">to changes in the </w:t>
      </w:r>
      <w:r w:rsidR="00562A5F" w:rsidRPr="00926F2C">
        <w:rPr>
          <w:bCs/>
        </w:rPr>
        <w:t>community structure</w:t>
      </w:r>
      <w:r w:rsidR="00CF4A80" w:rsidRPr="00926F2C">
        <w:rPr>
          <w:bCs/>
        </w:rPr>
        <w:t xml:space="preserve">, </w:t>
      </w:r>
      <w:r w:rsidR="00562A5F" w:rsidRPr="00926F2C">
        <w:rPr>
          <w:bCs/>
        </w:rPr>
        <w:t>relative abundance</w:t>
      </w:r>
      <w:r w:rsidR="00CF4A80" w:rsidRPr="00926F2C">
        <w:rPr>
          <w:bCs/>
        </w:rPr>
        <w:t xml:space="preserve">, and summer </w:t>
      </w:r>
      <w:r w:rsidR="00562A5F" w:rsidRPr="00926F2C">
        <w:rPr>
          <w:bCs/>
        </w:rPr>
        <w:t>growth rates of</w:t>
      </w:r>
      <w:del w:id="27" w:author="GMRI Eds" w:date="2025-07-29T09:46:00Z" w16du:dateUtc="2025-07-29T13:46:00Z">
        <w:r w:rsidR="00562A5F" w:rsidRPr="00926F2C">
          <w:rPr>
            <w:bCs/>
          </w:rPr>
          <w:delText xml:space="preserve"> common</w:delText>
        </w:r>
      </w:del>
      <w:r w:rsidR="00562A5F" w:rsidRPr="00926F2C">
        <w:rPr>
          <w:bCs/>
        </w:rPr>
        <w:t xml:space="preserve"> </w:t>
      </w:r>
      <w:r w:rsidR="00CF4A80" w:rsidRPr="00926F2C">
        <w:rPr>
          <w:bCs/>
        </w:rPr>
        <w:t xml:space="preserve">nearshore </w:t>
      </w:r>
      <w:r w:rsidR="00562A5F" w:rsidRPr="00926F2C">
        <w:rPr>
          <w:bCs/>
        </w:rPr>
        <w:t>fishes</w:t>
      </w:r>
      <w:ins w:id="28" w:author="GMRI Eds" w:date="2025-07-29T09:46:00Z" w16du:dateUtc="2025-07-29T13:46:00Z">
        <w:r w:rsidR="004E265F">
          <w:rPr>
            <w:bCs/>
          </w:rPr>
          <w:t xml:space="preserve"> commonly encountered in a beach seine survey</w:t>
        </w:r>
      </w:ins>
      <w:r w:rsidR="00562A5F" w:rsidRPr="00926F2C">
        <w:rPr>
          <w:bCs/>
        </w:rPr>
        <w:t>, using Atlantic silverside (</w:t>
      </w:r>
      <w:r w:rsidR="00562A5F" w:rsidRPr="00926F2C">
        <w:rPr>
          <w:bCs/>
          <w:i/>
          <w:iCs/>
        </w:rPr>
        <w:t xml:space="preserve">Menidia </w:t>
      </w:r>
      <w:proofErr w:type="spellStart"/>
      <w:r w:rsidR="00562A5F" w:rsidRPr="00926F2C">
        <w:rPr>
          <w:bCs/>
          <w:i/>
          <w:iCs/>
        </w:rPr>
        <w:t>menidia</w:t>
      </w:r>
      <w:proofErr w:type="spellEnd"/>
      <w:r w:rsidR="00562A5F" w:rsidRPr="00926F2C">
        <w:rPr>
          <w:bCs/>
          <w:i/>
          <w:iCs/>
        </w:rPr>
        <w:t xml:space="preserve">; </w:t>
      </w:r>
      <w:r w:rsidR="00562A5F" w:rsidRPr="00926F2C">
        <w:rPr>
          <w:bCs/>
        </w:rPr>
        <w:t>hereafter, silverside) and Atlantic herring (</w:t>
      </w:r>
      <w:r w:rsidR="00562A5F" w:rsidRPr="00926F2C">
        <w:rPr>
          <w:bCs/>
          <w:i/>
          <w:iCs/>
        </w:rPr>
        <w:t xml:space="preserve">Clupea harengus; </w:t>
      </w:r>
      <w:r w:rsidR="00562A5F" w:rsidRPr="00926F2C">
        <w:rPr>
          <w:bCs/>
        </w:rPr>
        <w:t>hereafter, herring) as focal species.</w:t>
      </w:r>
      <w:commentRangeEnd w:id="26"/>
      <w:r w:rsidR="00A3597B" w:rsidRPr="00926F2C">
        <w:rPr>
          <w:rStyle w:val="CommentReference"/>
        </w:rPr>
        <w:commentReference w:id="26"/>
      </w:r>
    </w:p>
    <w:p w14:paraId="0CBFCC02" w14:textId="77777777" w:rsidR="00562A5F" w:rsidRPr="00926F2C" w:rsidRDefault="00562A5F" w:rsidP="0005676A">
      <w:pPr>
        <w:spacing w:after="0" w:line="240" w:lineRule="auto"/>
        <w:rPr>
          <w:bCs/>
        </w:rPr>
      </w:pPr>
    </w:p>
    <w:p w14:paraId="3D6331A5" w14:textId="17409F2A" w:rsidR="00562A5F" w:rsidRPr="00926F2C" w:rsidRDefault="00562A5F" w:rsidP="0005676A">
      <w:pPr>
        <w:spacing w:after="0" w:line="240" w:lineRule="auto"/>
        <w:rPr>
          <w:bCs/>
        </w:rPr>
      </w:pPr>
      <w:commentRangeStart w:id="29"/>
      <w:commentRangeStart w:id="30"/>
      <w:r w:rsidRPr="00926F2C">
        <w:rPr>
          <w:bCs/>
        </w:rPr>
        <w:t>Atlantic silverside</w:t>
      </w:r>
      <w:r w:rsidR="00CF4A80" w:rsidRPr="00926F2C">
        <w:rPr>
          <w:bCs/>
        </w:rPr>
        <w:t xml:space="preserve"> is</w:t>
      </w:r>
      <w:r w:rsidRPr="00926F2C">
        <w:rPr>
          <w:bCs/>
        </w:rPr>
        <w:t xml:space="preserve"> 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commentRangeEnd w:id="29"/>
      <w:r w:rsidR="004E265F">
        <w:rPr>
          <w:rStyle w:val="CommentReference"/>
        </w:rPr>
        <w:commentReference w:id="29"/>
      </w:r>
      <w:commentRangeEnd w:id="30"/>
      <w:r w:rsidR="00717CBF">
        <w:rPr>
          <w:rStyle w:val="CommentReference"/>
        </w:rPr>
        <w:commentReference w:id="30"/>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w:t>
      </w:r>
      <w:commentRangeStart w:id="31"/>
      <w:r w:rsidRPr="00926F2C">
        <w:rPr>
          <w:bCs/>
        </w:rPr>
        <w:lastRenderedPageBreak/>
        <w:t>spring,</w:t>
      </w:r>
      <w:commentRangeEnd w:id="31"/>
      <w:r w:rsidR="00525C42">
        <w:rPr>
          <w:rStyle w:val="CommentReference"/>
        </w:rPr>
        <w:commentReference w:id="31"/>
      </w:r>
      <w:r w:rsidRPr="00926F2C">
        <w:rPr>
          <w:bCs/>
        </w:rPr>
        <w:t xml:space="preserve"> and young-of-year migrate to deeper offshore waters in the winter to maintain a warmer thermal habitat. It’s expected that less than 1% of the</w:t>
      </w:r>
      <w:del w:id="32" w:author="GMRI Eds" w:date="2025-07-29T09:46:00Z" w16du:dateUtc="2025-07-29T13:46:00Z">
        <w:r w:rsidRPr="00926F2C">
          <w:rPr>
            <w:bCs/>
          </w:rPr>
          <w:delText xml:space="preserve"> singular</w:delText>
        </w:r>
      </w:del>
      <w:r w:rsidRPr="00926F2C">
        <w:rPr>
          <w:bCs/>
        </w:rPr>
        <w:t xml:space="preserve"> year class returns from this overwintering period on the inner continental shelf to recolonize shallow nearshore and estuarine habitats and spawn </w:t>
      </w:r>
      <w:r w:rsidRPr="00926F2C">
        <w:rPr>
          <w:bCs/>
        </w:rPr>
        <w:fldChar w:fldCharType="begin"/>
      </w:r>
      <w:r w:rsidRPr="00926F2C">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Pr="00926F2C">
        <w:rPr>
          <w:bCs/>
        </w:rPr>
        <w:fldChar w:fldCharType="separate"/>
      </w:r>
      <w:r w:rsidRPr="00926F2C">
        <w:rPr>
          <w:rFonts w:ascii="Aptos" w:hAnsi="Aptos"/>
        </w:rPr>
        <w:t>(Conover &amp; Murawski 1982, Conover 2024)</w:t>
      </w:r>
      <w:r w:rsidRPr="00926F2C">
        <w:rPr>
          <w:bCs/>
        </w:rPr>
        <w:fldChar w:fldCharType="end"/>
      </w:r>
      <w:r w:rsidRPr="00926F2C">
        <w:rPr>
          <w:bCs/>
        </w:rPr>
        <w:t xml:space="preserve">. </w:t>
      </w:r>
      <w:r w:rsidR="00CF4A80" w:rsidRPr="00926F2C">
        <w:rPr>
          <w:bCs/>
        </w:rPr>
        <w:t>Silverside</w:t>
      </w:r>
      <w:r w:rsidRPr="00926F2C">
        <w:rPr>
          <w:bCs/>
        </w:rPr>
        <w:t xml:space="preserve"> </w:t>
      </w:r>
      <w:proofErr w:type="gramStart"/>
      <w:r w:rsidR="00CF4A80" w:rsidRPr="00926F2C">
        <w:rPr>
          <w:bCs/>
        </w:rPr>
        <w:t>are</w:t>
      </w:r>
      <w:proofErr w:type="gramEnd"/>
      <w:r w:rsidR="00CF4A80" w:rsidRPr="00926F2C">
        <w:rPr>
          <w:bCs/>
        </w:rPr>
        <w:t xml:space="preserve"> distributed</w:t>
      </w:r>
      <w:r w:rsidRPr="00926F2C">
        <w:rPr>
          <w:bCs/>
        </w:rPr>
        <w:t xml:space="preserve"> from southern Florida</w:t>
      </w:r>
      <w:r w:rsidR="00CF4A80" w:rsidRPr="00926F2C">
        <w:rPr>
          <w:bCs/>
        </w:rPr>
        <w:t xml:space="preserve">, USA </w:t>
      </w:r>
      <w:r w:rsidRPr="00926F2C">
        <w:rPr>
          <w:bCs/>
        </w:rPr>
        <w:t>to the northern Gulf of St. 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in the northern half of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on sex determination, countergradient growth variation, spatial scale of local adaptation, and fisheries</w:t>
      </w:r>
      <w:ins w:id="33" w:author="GMRI Eds" w:date="2025-07-29T09:46:00Z" w16du:dateUtc="2025-07-29T13:46:00Z">
        <w:r w:rsidR="00717CBF">
          <w:rPr>
            <w:bCs/>
          </w:rPr>
          <w:t xml:space="preserve"> selectivity</w:t>
        </w:r>
      </w:ins>
      <w:r w:rsidRPr="00926F2C">
        <w:rPr>
          <w:bCs/>
        </w:rPr>
        <w:t xml:space="preserve">-induced evolution (see the works of David O. Conover cited within Conover 2024). </w:t>
      </w:r>
      <w:ins w:id="34" w:author="Katie Lankowicz [2]" w:date="2025-07-01T13:39:00Z" w16du:dateUtc="2025-07-01T17:39:00Z">
        <w:r w:rsidR="00371699">
          <w:rPr>
            <w:bCs/>
          </w:rPr>
          <w:t>Silversides have</w:t>
        </w:r>
      </w:ins>
      <w:del w:id="35" w:author="GMRI Eds" w:date="2025-07-29T09:46:00Z" w16du:dateUtc="2025-07-29T13:46:00Z">
        <w:r w:rsidRPr="00926F2C">
          <w:rPr>
            <w:bCs/>
          </w:rPr>
          <w:delText>The</w:delText>
        </w:r>
      </w:del>
      <w:ins w:id="36" w:author="Katie Lankowicz [2]" w:date="2025-07-01T13:39:00Z" w16du:dateUtc="2025-07-01T17:39:00Z">
        <w:r w:rsidRPr="00926F2C">
          <w:rPr>
            <w:bCs/>
          </w:rPr>
          <w:t xml:space="preserve"> demonstrated sensitivity </w:t>
        </w:r>
      </w:ins>
      <w:del w:id="37" w:author="GMRI Eds" w:date="2025-07-29T09:46:00Z" w16du:dateUtc="2025-07-29T13:46:00Z">
        <w:r w:rsidRPr="00926F2C">
          <w:rPr>
            <w:bCs/>
          </w:rPr>
          <w:delText>of silverside</w:delText>
        </w:r>
        <w:r w:rsidR="00CF4A80" w:rsidRPr="00926F2C">
          <w:rPr>
            <w:bCs/>
          </w:rPr>
          <w:delText>s</w:delText>
        </w:r>
        <w:r w:rsidRPr="00926F2C">
          <w:rPr>
            <w:bCs/>
          </w:rPr>
          <w:delText xml:space="preserve"> </w:delText>
        </w:r>
      </w:del>
      <w:ins w:id="38" w:author="Katie Lankowicz [2]" w:date="2025-07-01T13:39:00Z" w16du:dateUtc="2025-07-01T17:39:00Z">
        <w:r w:rsidRPr="00926F2C">
          <w:rPr>
            <w:bCs/>
          </w:rPr>
          <w:t>to temperature</w:t>
        </w:r>
      </w:ins>
      <w:ins w:id="39" w:author="Katie Lankowicz [2]" w:date="2025-07-01T13:42:00Z" w16du:dateUtc="2025-07-01T17:42:00Z">
        <w:r w:rsidR="00371699">
          <w:rPr>
            <w:bCs/>
          </w:rPr>
          <w:t xml:space="preserve">; </w:t>
        </w:r>
      </w:ins>
      <w:del w:id="40" w:author="GMRI Eds" w:date="2025-07-29T09:46:00Z" w16du:dateUtc="2025-07-29T13:46:00Z">
        <w:r w:rsidRPr="00926F2C">
          <w:rPr>
            <w:bCs/>
          </w:rPr>
          <w:delText xml:space="preserve">, chiefly the increased growth rate of higher-latitude fishes </w:delText>
        </w:r>
      </w:del>
      <w:ins w:id="41" w:author="Katie Lankowicz [2]" w:date="2025-07-01T13:42:00Z" w16du:dateUtc="2025-07-01T17:42:00Z">
        <w:r w:rsidRPr="00926F2C">
          <w:rPr>
            <w:bCs/>
          </w:rPr>
          <w:t>when reared in “common</w:t>
        </w:r>
      </w:ins>
      <w:ins w:id="42" w:author="Katie Lankowicz [2]" w:date="2025-07-01T13:50:00Z" w16du:dateUtc="2025-07-01T17:50:00Z">
        <w:r w:rsidRPr="00926F2C">
          <w:rPr>
            <w:bCs/>
          </w:rPr>
          <w:t xml:space="preserve"> </w:t>
        </w:r>
      </w:ins>
      <w:ins w:id="43" w:author="Katie Lankowicz [2]" w:date="2025-07-01T13:42:00Z" w16du:dateUtc="2025-07-01T17:42:00Z">
        <w:r w:rsidRPr="00926F2C">
          <w:rPr>
            <w:bCs/>
          </w:rPr>
          <w:t>garden” median-temperature experiments</w:t>
        </w:r>
        <w:r w:rsidR="00371699">
          <w:rPr>
            <w:bCs/>
          </w:rPr>
          <w:t>, higher-latitude fishes have increased growth rates when</w:t>
        </w:r>
      </w:ins>
      <w:del w:id="44" w:author="GMRI Eds" w:date="2025-07-29T09:46:00Z" w16du:dateUtc="2025-07-29T13:46:00Z">
        <w:r w:rsidRPr="00926F2C">
          <w:rPr>
            <w:bCs/>
          </w:rPr>
          <w:delText xml:space="preserve"> as</w:delText>
        </w:r>
      </w:del>
      <w:ins w:id="45" w:author="Katie Lankowicz [2]" w:date="2025-07-01T13:42:00Z" w16du:dateUtc="2025-07-01T17:42:00Z">
        <w:r w:rsidRPr="00926F2C">
          <w:rPr>
            <w:bCs/>
          </w:rPr>
          <w:t xml:space="preserve"> compared to lower-latitude conspecifics </w:t>
        </w:r>
      </w:ins>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ins w:id="46" w:author="Katie Lankowicz [2]" w:date="2025-07-01T13:42:00Z" w16du:dateUtc="2025-07-01T17:42:00Z">
        <w:r w:rsidR="00371699">
          <w:rPr>
            <w:bCs/>
          </w:rPr>
          <w:t xml:space="preserve">. This response is </w:t>
        </w:r>
      </w:ins>
      <w:ins w:id="47" w:author="Katie Lankowicz [2]" w:date="2025-07-01T13:51:00Z" w16du:dateUtc="2025-07-01T17:51:00Z">
        <w:r w:rsidR="00924B85">
          <w:rPr>
            <w:bCs/>
          </w:rPr>
          <w:t xml:space="preserve">consistent </w:t>
        </w:r>
      </w:ins>
      <w:ins w:id="48" w:author="Katie Lankowicz [2]" w:date="2025-07-01T13:54:00Z" w16du:dateUtc="2025-07-01T17:54:00Z">
        <w:r w:rsidR="00924B85">
          <w:rPr>
            <w:bCs/>
          </w:rPr>
          <w:t xml:space="preserve">an expected temperature-mediated growth increase for a species is not near its thermal </w:t>
        </w:r>
      </w:ins>
      <w:ins w:id="49" w:author="Katie Lankowicz [2]" w:date="2025-07-01T13:57:00Z" w16du:dateUtc="2025-07-01T17:57:00Z">
        <w:r w:rsidR="00B9699F">
          <w:rPr>
            <w:bCs/>
          </w:rPr>
          <w:t>maximum and</w:t>
        </w:r>
      </w:ins>
      <w:del w:id="50" w:author="GMRI Eds" w:date="2025-07-29T09:46:00Z" w16du:dateUtc="2025-07-29T13:46:00Z">
        <w:r w:rsidRPr="00926F2C">
          <w:rPr>
            <w:bCs/>
          </w:rPr>
          <w:delText>,</w:delText>
        </w:r>
      </w:del>
      <w:ins w:id="51" w:author="Katie Lankowicz [2]" w:date="2025-07-01T13:54:00Z" w16du:dateUtc="2025-07-01T17:54:00Z">
        <w:r w:rsidRPr="00926F2C">
          <w:rPr>
            <w:bCs/>
          </w:rPr>
          <w:t xml:space="preserve"> indicates </w:t>
        </w:r>
        <w:r w:rsidR="00924B85">
          <w:rPr>
            <w:bCs/>
          </w:rPr>
          <w:t>that</w:t>
        </w:r>
        <w:del w:id="52" w:author="Zachary Whitener" w:date="2025-09-10T10:59:00Z" w16du:dateUtc="2025-09-10T14:59:00Z">
          <w:r w:rsidR="00924B85" w:rsidDel="000A3B93">
            <w:rPr>
              <w:bCs/>
            </w:rPr>
            <w:delText xml:space="preserve"> </w:delText>
          </w:r>
        </w:del>
      </w:ins>
      <w:ins w:id="53" w:author="GMRI Eds" w:date="2025-07-29T09:46:00Z" w16du:dateUtc="2025-07-29T13:46:00Z">
        <w:r>
          <w:rPr>
            <w:bCs/>
          </w:rPr>
          <w:t xml:space="preserve"> </w:t>
        </w:r>
      </w:ins>
      <w:r w:rsidRPr="00926F2C">
        <w:rPr>
          <w:bCs/>
        </w:rPr>
        <w:t xml:space="preserve">increased temperatures in Casco Bay would result in higher growth rates for local </w:t>
      </w:r>
      <w:commentRangeStart w:id="54"/>
      <w:commentRangeStart w:id="55"/>
      <w:r w:rsidRPr="00926F2C">
        <w:rPr>
          <w:bCs/>
        </w:rPr>
        <w:t>silverside</w:t>
      </w:r>
      <w:r w:rsidR="009329FE" w:rsidRPr="00926F2C">
        <w:rPr>
          <w:bCs/>
        </w:rPr>
        <w:t>s</w:t>
      </w:r>
      <w:commentRangeEnd w:id="54"/>
      <w:r w:rsidR="00563400">
        <w:rPr>
          <w:rStyle w:val="CommentReference"/>
        </w:rPr>
        <w:commentReference w:id="54"/>
      </w:r>
      <w:commentRangeEnd w:id="55"/>
      <w:r w:rsidR="00B9699F">
        <w:rPr>
          <w:rStyle w:val="CommentReference"/>
        </w:rPr>
        <w:commentReference w:id="55"/>
      </w:r>
      <w:r w:rsidRPr="00926F2C">
        <w:rPr>
          <w:bCs/>
        </w:rPr>
        <w:t>.</w:t>
      </w:r>
    </w:p>
    <w:p w14:paraId="21744EA6" w14:textId="77777777" w:rsidR="00562A5F" w:rsidRPr="00926F2C" w:rsidRDefault="00562A5F" w:rsidP="0005676A">
      <w:pPr>
        <w:spacing w:after="0" w:line="240" w:lineRule="auto"/>
        <w:rPr>
          <w:bCs/>
        </w:rPr>
      </w:pPr>
    </w:p>
    <w:p w14:paraId="5326830D" w14:textId="21BB124D" w:rsidR="00562A5F" w:rsidRPr="00926F2C" w:rsidRDefault="00CF4A80" w:rsidP="0005676A">
      <w:pPr>
        <w:spacing w:after="0" w:line="240" w:lineRule="auto"/>
        <w:rPr>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del w:id="56" w:author="Courtney Swenson" w:date="2025-07-29T09:46:00Z" w16du:dateUtc="2025-07-29T13:46:00Z">
        <w:r w:rsidR="00562A5F">
          <w:rPr>
            <w:bCs/>
          </w:rPr>
          <w:delText>.</w:delText>
        </w:r>
      </w:del>
      <w:ins w:id="57" w:author="Courtney Swenson" w:date="2025-07-29T09:46:00Z" w16du:dateUtc="2025-07-29T13:46:00Z">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w:t>
        </w:r>
      </w:ins>
      <w:r w:rsidR="00562A5F" w:rsidRPr="00926F2C">
        <w:rPr>
          <w:bCs/>
        </w:rPr>
        <w:t xml:space="preserve"> Spawning occurs in the late summer to fall</w:t>
      </w:r>
      <w:r w:rsidR="00D171AE" w:rsidRPr="00926F2C">
        <w:rPr>
          <w:bCs/>
        </w:rPr>
        <w:t>, with peak spawning occurring</w:t>
      </w:r>
      <w:r w:rsidR="00562A5F" w:rsidRPr="00926F2C">
        <w:rPr>
          <w:bCs/>
        </w:rPr>
        <w:t xml:space="preserve"> in October </w:t>
      </w:r>
      <w:r w:rsidR="00562A5F" w:rsidRPr="00926F2C">
        <w:rPr>
          <w:bCs/>
        </w:rPr>
        <w:fldChar w:fldCharType="begin"/>
      </w:r>
      <w:r w:rsidR="00562A5F" w:rsidRPr="00926F2C">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sidRPr="00926F2C">
        <w:rPr>
          <w:bCs/>
        </w:rPr>
        <w:fldChar w:fldCharType="separate"/>
      </w:r>
      <w:r w:rsidR="00562A5F" w:rsidRPr="00926F2C">
        <w:rPr>
          <w:rFonts w:ascii="Aptos" w:hAnsi="Aptos"/>
        </w:rPr>
        <w:t>(Graham et al. 1972b)</w:t>
      </w:r>
      <w:r w:rsidR="00562A5F" w:rsidRPr="00926F2C">
        <w:rPr>
          <w:bCs/>
        </w:rPr>
        <w:fldChar w:fldCharType="end"/>
      </w:r>
      <w:r w:rsidR="00562A5F" w:rsidRPr="00926F2C">
        <w:rPr>
          <w:bCs/>
        </w:rPr>
        <w:t xml:space="preserve">. </w:t>
      </w:r>
      <w:r w:rsidRPr="00926F2C">
        <w:rPr>
          <w:bCs/>
        </w:rPr>
        <w:t xml:space="preserve">Larvae </w:t>
      </w:r>
      <w:r w:rsidR="00562A5F" w:rsidRPr="00926F2C">
        <w:rPr>
          <w:bCs/>
        </w:rPr>
        <w:t xml:space="preserve">are dispersed into coastal zones where they overwinter </w:t>
      </w:r>
      <w:r w:rsidR="00562A5F" w:rsidRPr="00926F2C">
        <w:rPr>
          <w:bCs/>
        </w:rPr>
        <w:fldChar w:fldCharType="begin"/>
      </w:r>
      <w:r w:rsidR="00562A5F" w:rsidRPr="00926F2C">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sidRPr="00926F2C">
        <w:rPr>
          <w:bCs/>
        </w:rPr>
        <w:fldChar w:fldCharType="separate"/>
      </w:r>
      <w:r w:rsidR="00562A5F" w:rsidRPr="00926F2C">
        <w:rPr>
          <w:rFonts w:ascii="Aptos" w:hAnsi="Aptos"/>
        </w:rPr>
        <w:t>(Graham et al. 1972a, Graham &amp; Townsend 1985)</w:t>
      </w:r>
      <w:r w:rsidR="00562A5F" w:rsidRPr="00926F2C">
        <w:rPr>
          <w:bCs/>
        </w:rPr>
        <w:fldChar w:fldCharType="end"/>
      </w:r>
      <w:r w:rsidRPr="00926F2C">
        <w:rPr>
          <w:bCs/>
        </w:rPr>
        <w:t xml:space="preserve"> </w:t>
      </w:r>
      <w:r w:rsidR="00562A5F" w:rsidRPr="00926F2C">
        <w:rPr>
          <w:bCs/>
        </w:rPr>
        <w:t xml:space="preserve">and grow rapidly </w:t>
      </w:r>
      <w:r w:rsidRPr="00926F2C">
        <w:rPr>
          <w:bCs/>
        </w:rPr>
        <w:t>in the following spring and summer</w:t>
      </w:r>
      <w:r w:rsidR="00562A5F" w:rsidRPr="00926F2C">
        <w:rPr>
          <w:bCs/>
        </w:rPr>
        <w:t xml:space="preserve"> </w:t>
      </w:r>
      <w:r w:rsidR="00562A5F" w:rsidRPr="00926F2C">
        <w:rPr>
          <w:bCs/>
        </w:rPr>
        <w:fldChar w:fldCharType="begin"/>
      </w:r>
      <w:r w:rsidR="00562A5F" w:rsidRPr="00926F2C">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sidRPr="00926F2C">
        <w:rPr>
          <w:bCs/>
        </w:rPr>
        <w:fldChar w:fldCharType="separate"/>
      </w:r>
      <w:r w:rsidR="00562A5F" w:rsidRPr="00926F2C">
        <w:rPr>
          <w:rFonts w:ascii="Aptos" w:hAnsi="Aptos"/>
        </w:rPr>
        <w:t>(Anthony 1972, Lough et al. 1982)</w:t>
      </w:r>
      <w:r w:rsidR="00562A5F" w:rsidRPr="00926F2C">
        <w:rPr>
          <w:bCs/>
        </w:rPr>
        <w:fldChar w:fldCharType="end"/>
      </w:r>
      <w:r w:rsidR="00562A5F" w:rsidRPr="00926F2C">
        <w:rPr>
          <w:bCs/>
        </w:rPr>
        <w:t>. Until they reach sexual maturity</w:t>
      </w:r>
      <w:r w:rsidRPr="00926F2C">
        <w:rPr>
          <w:bCs/>
        </w:rPr>
        <w:t xml:space="preserve"> around ages 3-4 </w:t>
      </w:r>
      <w:r w:rsidRPr="00926F2C">
        <w:rPr>
          <w:bCs/>
        </w:rPr>
        <w:fldChar w:fldCharType="begin"/>
      </w:r>
      <w:r w:rsidRPr="00926F2C">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sidRPr="00926F2C">
        <w:rPr>
          <w:bCs/>
        </w:rPr>
        <w:fldChar w:fldCharType="separate"/>
      </w:r>
      <w:r w:rsidRPr="00926F2C">
        <w:rPr>
          <w:rFonts w:ascii="Aptos" w:hAnsi="Aptos" w:cs="Times New Roman"/>
          <w:kern w:val="0"/>
        </w:rPr>
        <w:t>(O’Brien et al. 1993, Chamberland et al. 2022)</w:t>
      </w:r>
      <w:r w:rsidRPr="00926F2C">
        <w:rPr>
          <w:bCs/>
        </w:rPr>
        <w:fldChar w:fldCharType="end"/>
      </w:r>
      <w:r w:rsidR="00562A5F" w:rsidRPr="00926F2C">
        <w:rPr>
          <w:bCs/>
        </w:rPr>
        <w:t xml:space="preserve">, herring will annually move offshore or to deeper bays to overwinter in more suitable thermal habitats </w:t>
      </w:r>
      <w:r w:rsidR="00562A5F" w:rsidRPr="00926F2C">
        <w:rPr>
          <w:bCs/>
        </w:rPr>
        <w:fldChar w:fldCharType="begin"/>
      </w:r>
      <w:r w:rsidR="00562A5F" w:rsidRPr="00926F2C">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sidRPr="00926F2C">
        <w:rPr>
          <w:bCs/>
        </w:rPr>
        <w:fldChar w:fldCharType="separate"/>
      </w:r>
      <w:r w:rsidR="00562A5F" w:rsidRPr="00926F2C">
        <w:rPr>
          <w:rFonts w:ascii="Aptos" w:hAnsi="Aptos"/>
        </w:rPr>
        <w:t>(Boyar 1968)</w:t>
      </w:r>
      <w:r w:rsidR="00562A5F" w:rsidRPr="00926F2C">
        <w:rPr>
          <w:bCs/>
        </w:rPr>
        <w:fldChar w:fldCharType="end"/>
      </w:r>
      <w:r w:rsidRPr="00926F2C">
        <w:rPr>
          <w:bCs/>
        </w:rPr>
        <w:t xml:space="preserve"> and generally remain close to these overwintering grounds </w:t>
      </w:r>
      <w:r w:rsidRPr="00926F2C">
        <w:rPr>
          <w:bCs/>
        </w:rPr>
        <w:fldChar w:fldCharType="begin"/>
      </w:r>
      <w:r w:rsidRPr="00926F2C">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(Creaser &amp; Libby 1986, 1988)</w:t>
      </w:r>
      <w:r w:rsidRPr="00926F2C">
        <w:rPr>
          <w:bCs/>
        </w:rPr>
        <w:fldChar w:fldCharType="end"/>
      </w:r>
      <w:r w:rsidR="00562A5F" w:rsidRPr="00926F2C">
        <w:rPr>
          <w:bCs/>
        </w:rPr>
        <w:t>. Adults are oceanodromous and will make seasonal migrations from more northerly spawning grounds to more southerly 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(southern extent, winter distribution) to Labrador</w:t>
      </w:r>
      <w:r w:rsidRPr="00926F2C">
        <w:rPr>
          <w:bCs/>
        </w:rPr>
        <w:t>, Canada</w:t>
      </w:r>
      <w:r w:rsidR="00562A5F" w:rsidRPr="00926F2C">
        <w:rPr>
          <w:bCs/>
        </w:rPr>
        <w:t xml:space="preserve"> (northern extent, summer distribution). </w:t>
      </w:r>
      <w:r w:rsidRPr="00926F2C">
        <w:rPr>
          <w:bCs/>
        </w:rPr>
        <w:t xml:space="preserve">Increased temperatures have been found to decrease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r w:rsidR="00562A5F" w:rsidRPr="00926F2C">
        <w:rPr>
          <w:bCs/>
        </w:rPr>
        <w:t xml:space="preserve">A recent synoptic study of all Northwest Atlantic herring populations indicates that there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 (southern) 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del w:id="58" w:author="Courtney Swenson" w:date="2025-07-29T09:46:00Z" w16du:dateUtc="2025-07-29T13:46:00Z">
        <w:r w:rsidR="00562A5F">
          <w:rPr>
            <w:bCs/>
          </w:rPr>
          <w:delText>Though it</w:delText>
        </w:r>
      </w:del>
      <w:ins w:id="59" w:author="Courtney Swenson" w:date="2025-07-29T09:46:00Z" w16du:dateUtc="2025-07-29T13:46:00Z">
        <w:r w:rsidR="00436016" w:rsidRPr="00926F2C">
          <w:rPr>
            <w:bCs/>
          </w:rPr>
          <w:t>It</w:t>
        </w:r>
      </w:ins>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del w:id="60" w:author="Courtney Swenson" w:date="2025-07-29T09:46:00Z" w16du:dateUtc="2025-07-29T13:46:00Z">
        <w:r w:rsidR="00562A5F">
          <w:rPr>
            <w:bCs/>
          </w:rPr>
          <w:delText>,</w:delText>
        </w:r>
      </w:del>
      <w:ins w:id="61" w:author="Courtney Swenson" w:date="2025-07-29T09:46:00Z" w16du:dateUtc="2025-07-29T13:46:00Z">
        <w:r w:rsidR="00436016" w:rsidRPr="00926F2C">
          <w:rPr>
            <w:bCs/>
          </w:rPr>
          <w:t>. Despite this,</w:t>
        </w:r>
      </w:ins>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affect recruitment </w:t>
      </w:r>
      <w:r w:rsidR="00D171AE" w:rsidRPr="00926F2C">
        <w:rPr>
          <w:bCs/>
        </w:rPr>
        <w:t xml:space="preserve">and phenology </w:t>
      </w:r>
      <w:r w:rsidR="00562A5F" w:rsidRPr="00926F2C">
        <w:rPr>
          <w:bCs/>
        </w:rPr>
        <w:t xml:space="preserve">in Canadian stocks in the Bay of Fundy and Scotian Shelf </w:t>
      </w:r>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w:t>
      </w:r>
      <w:proofErr w:type="spellStart"/>
      <w:r w:rsidR="00562A5F" w:rsidRPr="00926F2C">
        <w:rPr>
          <w:rFonts w:ascii="Aptos" w:hAnsi="Aptos"/>
        </w:rPr>
        <w:t>Kleisner</w:t>
      </w:r>
      <w:proofErr w:type="spellEnd"/>
      <w:r w:rsidR="00562A5F" w:rsidRPr="00926F2C">
        <w:rPr>
          <w:rFonts w:ascii="Aptos" w:hAnsi="Aptos"/>
        </w:rPr>
        <w:t xml:space="preserve"> et al. 2017, Allyn et al. 2020)</w:t>
      </w:r>
      <w:r w:rsidR="00562A5F" w:rsidRPr="00926F2C">
        <w:rPr>
          <w:bCs/>
        </w:rPr>
        <w:fldChar w:fldCharType="end"/>
      </w:r>
      <w:r w:rsidR="00562A5F" w:rsidRPr="00926F2C">
        <w:rPr>
          <w:bCs/>
        </w:rPr>
        <w:t xml:space="preserve">. </w:t>
      </w:r>
    </w:p>
    <w:p w14:paraId="6AB4E4BC" w14:textId="77777777" w:rsidR="00CF4A80" w:rsidRPr="00926F2C" w:rsidRDefault="00CF4A80" w:rsidP="0005676A">
      <w:pPr>
        <w:spacing w:after="0" w:line="240" w:lineRule="auto"/>
        <w:rPr>
          <w:bCs/>
        </w:rPr>
      </w:pPr>
    </w:p>
    <w:p w14:paraId="3F5D79AF" w14:textId="43CCB2D5" w:rsidR="004B3608" w:rsidRPr="00926F2C" w:rsidRDefault="00562A5F" w:rsidP="0005676A">
      <w:pPr>
        <w:spacing w:after="0" w:line="240" w:lineRule="auto"/>
        <w:rPr>
          <w:bCs/>
        </w:rPr>
      </w:pPr>
      <w:commentRangeStart w:id="62"/>
      <w:r w:rsidRPr="00926F2C">
        <w:rPr>
          <w:bCs/>
        </w:rPr>
        <w:t xml:space="preserve">Both silverside and herring are highly abundant in the nearshore regions of the GoM in the summer. However, their </w:t>
      </w:r>
      <w:r w:rsidR="00CF4A80" w:rsidRPr="00926F2C">
        <w:rPr>
          <w:bCs/>
        </w:rPr>
        <w:t>differing</w:t>
      </w:r>
      <w:r w:rsidR="00AA3345" w:rsidRPr="00926F2C">
        <w:rPr>
          <w:bCs/>
        </w:rPr>
        <w:t xml:space="preserve"> </w:t>
      </w:r>
      <w:r w:rsidRPr="00926F2C">
        <w:rPr>
          <w:bCs/>
        </w:rPr>
        <w:t xml:space="preserve">life history strategies and </w:t>
      </w:r>
      <w:r w:rsidR="00CF4A80" w:rsidRPr="00926F2C">
        <w:rPr>
          <w:bCs/>
        </w:rPr>
        <w:t xml:space="preserve">the </w:t>
      </w:r>
      <w:r w:rsidRPr="00926F2C">
        <w:rPr>
          <w:bCs/>
        </w:rPr>
        <w:t xml:space="preserve">relative position of the GoM to their overall distributions (northern half of range for silverside, southern half of range for herring), could lead to opposing responses to </w:t>
      </w:r>
      <w:r w:rsidR="00CF4A80" w:rsidRPr="00926F2C">
        <w:rPr>
          <w:bCs/>
        </w:rPr>
        <w:t>increasing temperatures</w:t>
      </w:r>
      <w:r w:rsidRPr="00926F2C">
        <w:rPr>
          <w:bCs/>
        </w:rPr>
        <w:t xml:space="preserve">. Increases in nearshore GoM surface temperatures may be advantageous to silverside growth and reproduction, while conversely </w:t>
      </w:r>
      <w:r w:rsidR="00D171AE" w:rsidRPr="00926F2C">
        <w:rPr>
          <w:bCs/>
        </w:rPr>
        <w:t>altering patterns of</w:t>
      </w:r>
      <w:r w:rsidRPr="00926F2C">
        <w:rPr>
          <w:bCs/>
        </w:rPr>
        <w:t xml:space="preserve"> nearshore habitat use and </w:t>
      </w:r>
      <w:r w:rsidR="00D171AE" w:rsidRPr="00926F2C">
        <w:rPr>
          <w:bCs/>
        </w:rPr>
        <w:t xml:space="preserve">reducing the </w:t>
      </w:r>
      <w:r w:rsidRPr="00926F2C">
        <w:rPr>
          <w:bCs/>
        </w:rPr>
        <w:t xml:space="preserve">growth of herring. In this study, we use 11 years of summer </w:t>
      </w:r>
      <w:r w:rsidRPr="00926F2C">
        <w:rPr>
          <w:bCs/>
        </w:rPr>
        <w:lastRenderedPageBreak/>
        <w:t xml:space="preserve">beach seine data collected in Casco Bay, Maine to explore </w:t>
      </w:r>
      <w:r w:rsidR="00CF4A80" w:rsidRPr="00926F2C">
        <w:rPr>
          <w:bCs/>
        </w:rPr>
        <w:t>the effect of nearshore temperature on the summer growth rates and relative abundances of herring and silverside.</w:t>
      </w:r>
      <w:r w:rsidRPr="00926F2C">
        <w:rPr>
          <w:bCs/>
        </w:rPr>
        <w:t xml:space="preserve"> We also use </w:t>
      </w:r>
      <w:proofErr w:type="gramStart"/>
      <w:r w:rsidRPr="00926F2C">
        <w:rPr>
          <w:bCs/>
        </w:rPr>
        <w:t>these</w:t>
      </w:r>
      <w:proofErr w:type="gramEnd"/>
      <w:r w:rsidRPr="00926F2C">
        <w:rPr>
          <w:bCs/>
        </w:rPr>
        <w:t xml:space="preserve"> data to examine changes in spatiotemporal community structure. </w:t>
      </w:r>
      <w:r w:rsidR="004B3608" w:rsidRPr="00926F2C">
        <w:rPr>
          <w:bCs/>
        </w:rPr>
        <w:t xml:space="preserve">Seasonal warming and the linked phenology of nearshore species should result in </w:t>
      </w:r>
      <w:r w:rsidRPr="00926F2C">
        <w:rPr>
          <w:bCs/>
        </w:rPr>
        <w:t xml:space="preserve">juvenile stages of spring-spawning oceanodromous and diadromous fishes </w:t>
      </w:r>
      <w:r w:rsidR="004B3608" w:rsidRPr="00926F2C">
        <w:rPr>
          <w:bCs/>
        </w:rPr>
        <w:t>dominating species assemblages</w:t>
      </w:r>
      <w:r w:rsidRPr="00926F2C">
        <w:rPr>
          <w:bCs/>
        </w:rPr>
        <w:t xml:space="preserve"> in the early summer</w:t>
      </w:r>
      <w:ins w:id="63" w:author="GMRI Eds" w:date="2025-07-29T09:46:00Z" w16du:dateUtc="2025-07-29T13:46:00Z">
        <w:r w:rsidR="00563400">
          <w:rPr>
            <w:bCs/>
          </w:rPr>
          <w:t>.</w:t>
        </w:r>
        <w:r w:rsidR="00B9699F">
          <w:rPr>
            <w:bCs/>
          </w:rPr>
          <w:t xml:space="preserve"> </w:t>
        </w:r>
        <w:r w:rsidR="00563400">
          <w:rPr>
            <w:bCs/>
          </w:rPr>
          <w:t>Alternatively,</w:t>
        </w:r>
      </w:ins>
      <w:del w:id="64" w:author="GMRI Eds" w:date="2025-07-29T09:46:00Z" w16du:dateUtc="2025-07-29T13:46:00Z">
        <w:r w:rsidRPr="00926F2C">
          <w:rPr>
            <w:bCs/>
          </w:rPr>
          <w:delText>, but</w:delText>
        </w:r>
      </w:del>
      <w:r w:rsidRPr="00926F2C">
        <w:rPr>
          <w:bCs/>
        </w:rPr>
        <w:t xml:space="preserve"> summer-spawning oceanodromous fishes and nearshore residents </w:t>
      </w:r>
      <w:ins w:id="65" w:author="GMRI Eds" w:date="2025-07-29T09:46:00Z" w16du:dateUtc="2025-07-29T13:46:00Z">
        <w:r w:rsidR="00563400">
          <w:rPr>
            <w:bCs/>
          </w:rPr>
          <w:t xml:space="preserve">should </w:t>
        </w:r>
        <w:r w:rsidR="004B3608">
          <w:rPr>
            <w:bCs/>
          </w:rPr>
          <w:t>dominat</w:t>
        </w:r>
        <w:r w:rsidR="00563400">
          <w:rPr>
            <w:bCs/>
          </w:rPr>
          <w:t>e</w:t>
        </w:r>
      </w:ins>
      <w:del w:id="66" w:author="GMRI Eds" w:date="2025-07-29T09:46:00Z" w16du:dateUtc="2025-07-29T13:46:00Z">
        <w:r w:rsidR="004B3608" w:rsidRPr="00926F2C">
          <w:rPr>
            <w:bCs/>
          </w:rPr>
          <w:delText>dominating</w:delText>
        </w:r>
      </w:del>
      <w:r w:rsidRPr="00926F2C">
        <w:rPr>
          <w:bCs/>
        </w:rPr>
        <w:t xml:space="preserve"> in the late summer. </w:t>
      </w:r>
      <w:r w:rsidR="004B3608" w:rsidRPr="00926F2C">
        <w:rPr>
          <w:bCs/>
        </w:rPr>
        <w:t>Average annual community composition across all of Casco Bay may shift from herring-dominated in cooler years to silverside-dominated in recent, warmer years.</w:t>
      </w:r>
      <w:commentRangeEnd w:id="62"/>
      <w:r w:rsidR="00436016" w:rsidRPr="00926F2C">
        <w:rPr>
          <w:rStyle w:val="CommentReference"/>
        </w:rPr>
        <w:commentReference w:id="62"/>
      </w:r>
    </w:p>
    <w:p w14:paraId="6545168C" w14:textId="77777777" w:rsidR="00562A5F" w:rsidRPr="00926F2C" w:rsidRDefault="00562A5F" w:rsidP="0005676A">
      <w:pPr>
        <w:spacing w:after="0" w:line="240" w:lineRule="auto"/>
        <w:rPr>
          <w:bCs/>
        </w:rPr>
      </w:pPr>
    </w:p>
    <w:p w14:paraId="3713CBAD" w14:textId="0511F0D3" w:rsidR="00C92709" w:rsidRPr="00926F2C" w:rsidRDefault="00C92709" w:rsidP="0005676A">
      <w:pPr>
        <w:spacing w:after="0" w:line="240" w:lineRule="auto"/>
        <w:rPr>
          <w:b/>
          <w:color w:val="4472C4"/>
        </w:rPr>
      </w:pPr>
      <w:r w:rsidRPr="00926F2C">
        <w:rPr>
          <w:b/>
          <w:color w:val="4472C4"/>
        </w:rPr>
        <w:t>3</w:t>
      </w:r>
      <w:r w:rsidRPr="00926F2C">
        <w:rPr>
          <w:b/>
          <w:color w:val="4472C4"/>
        </w:rPr>
        <w:tab/>
        <w:t>Methods</w:t>
      </w:r>
    </w:p>
    <w:p w14:paraId="74E818DD" w14:textId="58EF6B13" w:rsidR="00C92709" w:rsidRPr="00926F2C" w:rsidRDefault="00C92709" w:rsidP="0005676A">
      <w:pPr>
        <w:spacing w:after="0" w:line="240" w:lineRule="auto"/>
        <w:rPr>
          <w:bCs/>
          <w:color w:val="4472C4"/>
        </w:rPr>
      </w:pPr>
      <w:r w:rsidRPr="00926F2C">
        <w:rPr>
          <w:bCs/>
          <w:color w:val="4472C4"/>
        </w:rPr>
        <w:t>3.1</w:t>
      </w:r>
      <w:r w:rsidRPr="00926F2C">
        <w:rPr>
          <w:bCs/>
          <w:color w:val="4472C4"/>
        </w:rPr>
        <w:tab/>
        <w:t>Field data collection</w:t>
      </w:r>
    </w:p>
    <w:p w14:paraId="727E1B7C" w14:textId="0CC90DD8" w:rsidR="00562A5F" w:rsidRPr="00926F2C" w:rsidRDefault="00562A5F" w:rsidP="0005676A">
      <w:pPr>
        <w:spacing w:after="0" w:line="240" w:lineRule="auto"/>
        <w:rPr>
          <w:bCs/>
        </w:rPr>
      </w:pPr>
      <w:r w:rsidRPr="00926F2C">
        <w:rPr>
          <w:bCs/>
        </w:rPr>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261818">
        <w:t>(Fig.</w:t>
      </w:r>
      <w:r w:rsidR="00291AF8" w:rsidRPr="00261818">
        <w:t xml:space="preserve"> 1</w:t>
      </w:r>
      <w:r w:rsidRPr="00261818">
        <w:t>)</w:t>
      </w:r>
      <w:r w:rsidR="00AF4269" w:rsidRPr="00261818">
        <w:t>,</w:t>
      </w:r>
      <w:r w:rsidR="00AF4269" w:rsidRPr="00926F2C">
        <w:rPr>
          <w:bCs/>
        </w:rPr>
        <w:t xml:space="preserve"> resulting</w:t>
      </w:r>
      <w:ins w:id="67" w:author="GMRI Eds" w:date="2025-07-29T09:46:00Z" w16du:dateUtc="2025-07-29T13:46:00Z">
        <w:r w:rsidR="00AF4269">
          <w:rPr>
            <w:bCs/>
          </w:rPr>
          <w:t xml:space="preserve"> </w:t>
        </w:r>
        <w:r w:rsidR="00563400">
          <w:rPr>
            <w:bCs/>
          </w:rPr>
          <w:t>in</w:t>
        </w:r>
      </w:ins>
      <w:r w:rsidR="00AF4269" w:rsidRPr="00926F2C">
        <w:rPr>
          <w:bCs/>
        </w:rPr>
        <w:t xml:space="preserve"> samples </w:t>
      </w:r>
      <w:ins w:id="68" w:author="GMRI Eds" w:date="2025-07-29T09:46:00Z" w16du:dateUtc="2025-07-29T13:46:00Z">
        <w:r w:rsidR="00563400">
          <w:rPr>
            <w:bCs/>
          </w:rPr>
          <w:t xml:space="preserve">arranged </w:t>
        </w:r>
      </w:ins>
      <w:r w:rsidR="00AF4269" w:rsidRPr="00926F2C">
        <w:rPr>
          <w:bCs/>
        </w:rPr>
        <w:t>along a gradient of salinity</w:t>
      </w:r>
      <w:r w:rsidRPr="00926F2C">
        <w:rPr>
          <w:bCs/>
        </w:rPr>
        <w:t xml:space="preserve">. Bottom substrate type varies </w:t>
      </w:r>
      <w:proofErr w:type="gramStart"/>
      <w:r w:rsidRPr="00926F2C">
        <w:rPr>
          <w:bCs/>
        </w:rPr>
        <w:t>across sites</w:t>
      </w:r>
      <w:proofErr w:type="gramEnd"/>
      <w:r w:rsidRPr="00926F2C">
        <w:rPr>
          <w:bCs/>
        </w:rPr>
        <w:t xml:space="preserve"> from fine-grained mud at the sites within the Presumpscot River to coarse-grained gravel at sites along the Cape Elizabeth coast. </w:t>
      </w:r>
      <w:commentRangeStart w:id="69"/>
      <w:r w:rsidRPr="00926F2C">
        <w:rPr>
          <w:bCs/>
        </w:rPr>
        <w:t>Sites were sampled at approximately 2-week interva</w:t>
      </w:r>
      <w:r w:rsidR="004E0283" w:rsidRPr="00926F2C">
        <w:rPr>
          <w:bCs/>
        </w:rPr>
        <w:t xml:space="preserve">ls from early summer through early fall, </w:t>
      </w:r>
      <w:r w:rsidRPr="00926F2C">
        <w:rPr>
          <w:bCs/>
        </w:rPr>
        <w:t>with scattered omissions or delays due to weather or mechanical issues</w:t>
      </w:r>
      <w:r w:rsidR="00B10F9B" w:rsidRPr="00926F2C">
        <w:rPr>
          <w:bCs/>
        </w:rPr>
        <w:t xml:space="preserve">. </w:t>
      </w:r>
      <w:commentRangeEnd w:id="69"/>
      <w:r w:rsidR="003F73FD" w:rsidRPr="00926F2C">
        <w:rPr>
          <w:rStyle w:val="CommentReference"/>
        </w:rPr>
        <w:commentReference w:id="69"/>
      </w:r>
    </w:p>
    <w:p w14:paraId="5BF07BC3" w14:textId="77777777" w:rsidR="00562A5F" w:rsidRPr="00926F2C" w:rsidRDefault="00562A5F" w:rsidP="0005676A">
      <w:pPr>
        <w:spacing w:after="0" w:line="240" w:lineRule="auto"/>
        <w:rPr>
          <w:bCs/>
        </w:rPr>
      </w:pPr>
    </w:p>
    <w:p w14:paraId="43298FC9" w14:textId="3A8B3A08" w:rsidR="00562A5F" w:rsidRPr="00926F2C" w:rsidRDefault="00BE222F" w:rsidP="0005676A">
      <w:pPr>
        <w:spacing w:after="0" w:line="240" w:lineRule="auto"/>
        <w:rPr>
          <w:bCs/>
        </w:rPr>
      </w:pPr>
      <w:commentRangeStart w:id="70"/>
      <w:commentRangeStart w:id="71"/>
      <w:r w:rsidRPr="00926F2C">
        <w:rPr>
          <w:bCs/>
        </w:rPr>
        <w:t xml:space="preserve">All </w:t>
      </w:r>
      <w:commentRangeEnd w:id="70"/>
      <w:r w:rsidR="004B3608" w:rsidRPr="00926F2C">
        <w:rPr>
          <w:rStyle w:val="CommentReference"/>
        </w:rPr>
        <w:commentReference w:id="70"/>
      </w:r>
      <w:commentRangeEnd w:id="71"/>
      <w:r w:rsidR="006B0679">
        <w:rPr>
          <w:rStyle w:val="CommentReference"/>
        </w:rPr>
        <w:commentReference w:id="71"/>
      </w:r>
      <w:r w:rsidRPr="00926F2C">
        <w:rPr>
          <w:bCs/>
        </w:rPr>
        <w:t>samples were collected using a 45.7</w:t>
      </w:r>
      <w:r w:rsidR="00F37E69" w:rsidRPr="00926F2C">
        <w:rPr>
          <w:bCs/>
        </w:rPr>
        <w:t xml:space="preserve"> </w:t>
      </w:r>
      <w:r w:rsidRPr="00926F2C">
        <w:rPr>
          <w:bCs/>
        </w:rPr>
        <w:t xml:space="preserve">m long, 2.4 m tall seine built </w:t>
      </w:r>
      <w:ins w:id="72" w:author="GMRI Eds" w:date="2025-07-29T09:46:00Z" w16du:dateUtc="2025-07-29T13:46:00Z">
        <w:r w:rsidR="006B0679">
          <w:rPr>
            <w:bCs/>
          </w:rPr>
          <w:t xml:space="preserve">by Memphis Net and Twine </w:t>
        </w:r>
      </w:ins>
      <w:r w:rsidRPr="00926F2C">
        <w:rPr>
          <w:bCs/>
        </w:rPr>
        <w:t>of 4.8</w:t>
      </w:r>
      <w:r w:rsidR="00F37E69" w:rsidRPr="00926F2C">
        <w:rPr>
          <w:bCs/>
        </w:rPr>
        <w:t xml:space="preserve"> </w:t>
      </w:r>
      <w:r w:rsidRPr="00926F2C">
        <w:rPr>
          <w:bCs/>
        </w:rPr>
        <w:t>mm</w:t>
      </w:r>
      <w:r w:rsidR="00F37E69" w:rsidRPr="00926F2C">
        <w:rPr>
          <w:bCs/>
        </w:rPr>
        <w:t xml:space="preserve"> knotless delta-style nylon mesh with a central</w:t>
      </w:r>
      <w:r w:rsidR="00AF4269" w:rsidRPr="00926F2C">
        <w:rPr>
          <w:bCs/>
        </w:rPr>
        <w:t xml:space="preserve"> 2.4m by 2.4m by 2.4m</w:t>
      </w:r>
      <w:r w:rsidR="00F37E69" w:rsidRPr="00926F2C">
        <w:rPr>
          <w:bCs/>
        </w:rPr>
        <w:t xml:space="preserve"> bag. The </w:t>
      </w:r>
      <w:r w:rsidR="00B72F87" w:rsidRPr="00926F2C">
        <w:rPr>
          <w:bCs/>
        </w:rPr>
        <w:t xml:space="preserve">bottom line was weighted with lead </w:t>
      </w:r>
      <w:proofErr w:type="gramStart"/>
      <w:r w:rsidR="00B72F87" w:rsidRPr="00926F2C">
        <w:rPr>
          <w:bCs/>
        </w:rPr>
        <w:t>sinkers</w:t>
      </w:r>
      <w:proofErr w:type="gramEnd"/>
      <w:r w:rsidR="00FE7BDE" w:rsidRPr="00926F2C">
        <w:rPr>
          <w:bCs/>
        </w:rPr>
        <w:t xml:space="preserve"> and </w:t>
      </w:r>
      <w:r w:rsidR="00B72F87" w:rsidRPr="00926F2C">
        <w:rPr>
          <w:bCs/>
        </w:rPr>
        <w:t xml:space="preserve">the top line was fitted with buoyant </w:t>
      </w:r>
      <w:ins w:id="73" w:author="GMRI Eds" w:date="2025-07-29T09:46:00Z" w16du:dateUtc="2025-07-29T13:46:00Z">
        <w:r w:rsidR="00B9699F">
          <w:rPr>
            <w:bCs/>
          </w:rPr>
          <w:t xml:space="preserve"> </w:t>
        </w:r>
        <w:r w:rsidR="006B0679">
          <w:rPr>
            <w:bCs/>
          </w:rPr>
          <w:t>Spongex</w:t>
        </w:r>
      </w:ins>
      <w:del w:id="74" w:author="GMRI Eds" w:date="2025-07-29T09:46:00Z" w16du:dateUtc="2025-07-29T13:46:00Z">
        <w:r w:rsidR="00B72F87" w:rsidRPr="00926F2C">
          <w:rPr>
            <w:bCs/>
          </w:rPr>
          <w:delText>spongex</w:delText>
        </w:r>
      </w:del>
      <w:r w:rsidR="00B72F87" w:rsidRPr="00926F2C">
        <w:rPr>
          <w:bCs/>
        </w:rPr>
        <w:t xml:space="preserve"> floats. </w:t>
      </w:r>
      <w:r w:rsidR="0005676A" w:rsidRPr="00926F2C">
        <w:rPr>
          <w:bCs/>
        </w:rPr>
        <w:t>T</w:t>
      </w:r>
      <w:r w:rsidR="00B72F87" w:rsidRPr="00926F2C">
        <w:rPr>
          <w:bCs/>
        </w:rPr>
        <w:t xml:space="preserve">he seine was connected to a bridle and 2m </w:t>
      </w:r>
      <w:r w:rsidR="00B10F9B" w:rsidRPr="00926F2C">
        <w:rPr>
          <w:bCs/>
        </w:rPr>
        <w:t xml:space="preserve">of spare </w:t>
      </w:r>
      <w:r w:rsidR="00B72F87" w:rsidRPr="00926F2C">
        <w:rPr>
          <w:bCs/>
        </w:rPr>
        <w:t>line</w:t>
      </w:r>
      <w:r w:rsidR="0005676A" w:rsidRPr="00926F2C">
        <w:rPr>
          <w:bCs/>
        </w:rPr>
        <w:t xml:space="preserve"> on both ends</w:t>
      </w:r>
      <w:r w:rsidR="00B72F87" w:rsidRPr="00926F2C">
        <w:rPr>
          <w:bCs/>
        </w:rPr>
        <w:t xml:space="preserve">. </w:t>
      </w:r>
      <w:r w:rsidR="00D171AE" w:rsidRPr="00926F2C">
        <w:rPr>
          <w:bCs/>
        </w:rPr>
        <w:t xml:space="preserve">Seines were deployed with the help of a skiff. </w:t>
      </w:r>
      <w:r w:rsidR="00B72F87" w:rsidRPr="00926F2C">
        <w:rPr>
          <w:bCs/>
        </w:rPr>
        <w:t xml:space="preserve">For each sample, one end of the seine </w:t>
      </w:r>
      <w:r w:rsidR="00FE7BDE" w:rsidRPr="00926F2C">
        <w:rPr>
          <w:bCs/>
        </w:rPr>
        <w:t>wa</w:t>
      </w:r>
      <w:r w:rsidR="00B72F87" w:rsidRPr="00926F2C">
        <w:rPr>
          <w:bCs/>
        </w:rPr>
        <w:t xml:space="preserve">s held on the beach while the net </w:t>
      </w:r>
      <w:proofErr w:type="gramStart"/>
      <w:r w:rsidR="00FE7BDE" w:rsidRPr="00926F2C">
        <w:rPr>
          <w:bCs/>
        </w:rPr>
        <w:t>wa</w:t>
      </w:r>
      <w:r w:rsidR="00B72F87" w:rsidRPr="00926F2C">
        <w:rPr>
          <w:bCs/>
        </w:rPr>
        <w:t>s flaked</w:t>
      </w:r>
      <w:proofErr w:type="gramEnd"/>
      <w:r w:rsidR="00B72F87" w:rsidRPr="00926F2C">
        <w:rPr>
          <w:bCs/>
        </w:rPr>
        <w:t xml:space="preserve"> out from the bow of </w:t>
      </w:r>
      <w:r w:rsidR="00D171AE" w:rsidRPr="00926F2C">
        <w:rPr>
          <w:bCs/>
        </w:rPr>
        <w:t>the</w:t>
      </w:r>
      <w:r w:rsidR="00B72F87" w:rsidRPr="00926F2C">
        <w:rPr>
          <w:bCs/>
        </w:rPr>
        <w:t xml:space="preserve"> skiff</w:t>
      </w:r>
      <w:r w:rsidR="0005676A" w:rsidRPr="00926F2C">
        <w:rPr>
          <w:bCs/>
        </w:rPr>
        <w:t xml:space="preserve"> as it backed off the beach</w:t>
      </w:r>
      <w:r w:rsidR="00B72F87" w:rsidRPr="00926F2C">
        <w:rPr>
          <w:bCs/>
        </w:rPr>
        <w:t xml:space="preserve">. The skiff </w:t>
      </w:r>
      <w:r w:rsidR="003158B4" w:rsidRPr="00926F2C">
        <w:rPr>
          <w:bCs/>
        </w:rPr>
        <w:t xml:space="preserve">was moved to extend the </w:t>
      </w:r>
      <w:r w:rsidR="00B72F87" w:rsidRPr="00926F2C">
        <w:rPr>
          <w:bCs/>
        </w:rPr>
        <w:t xml:space="preserve">seine to the near edge of the bag, then </w:t>
      </w:r>
      <w:r w:rsidR="00FE7BDE" w:rsidRPr="00926F2C">
        <w:rPr>
          <w:bCs/>
        </w:rPr>
        <w:t xml:space="preserve">pivoted to return to shore. The remaining length of the seine </w:t>
      </w:r>
      <w:proofErr w:type="gramStart"/>
      <w:r w:rsidR="00FE7BDE" w:rsidRPr="00926F2C">
        <w:rPr>
          <w:bCs/>
        </w:rPr>
        <w:t>was flaked</w:t>
      </w:r>
      <w:proofErr w:type="gramEnd"/>
      <w:r w:rsidR="00FE7BDE" w:rsidRPr="00926F2C">
        <w:rPr>
          <w:bCs/>
        </w:rPr>
        <w:t xml:space="preserve"> out until the skiff landed back on the beach. This resulted in a generally U-shaped deployment of the seine</w:t>
      </w:r>
      <w:r w:rsidR="0005676A" w:rsidRPr="00926F2C">
        <w:rPr>
          <w:bCs/>
        </w:rPr>
        <w:t xml:space="preserve"> with approximately 20 m between the ends on the beach</w:t>
      </w:r>
      <w:r w:rsidR="00FE7BDE" w:rsidRPr="00926F2C">
        <w:rPr>
          <w:bCs/>
        </w:rPr>
        <w:t xml:space="preserve">. </w:t>
      </w:r>
      <w:r w:rsidR="00291AF8" w:rsidRPr="00926F2C">
        <w:rPr>
          <w:bCs/>
        </w:rPr>
        <w:t xml:space="preserve">Tidal stage was not a criterion for sampling, but tidal information was </w:t>
      </w:r>
      <w:proofErr w:type="gramStart"/>
      <w:r w:rsidR="00291AF8" w:rsidRPr="00926F2C">
        <w:rPr>
          <w:bCs/>
        </w:rPr>
        <w:t>recorded</w:t>
      </w:r>
      <w:proofErr w:type="gramEnd"/>
      <w:r w:rsidR="00291AF8" w:rsidRPr="00926F2C">
        <w:rPr>
          <w:bCs/>
        </w:rPr>
        <w:t xml:space="preserve"> and seines were set so </w:t>
      </w:r>
      <w:r w:rsidR="00FE7BDE" w:rsidRPr="00926F2C">
        <w:rPr>
          <w:bCs/>
        </w:rPr>
        <w:t xml:space="preserve">that the deepest point sampled was between </w:t>
      </w:r>
      <w:commentRangeStart w:id="75"/>
      <w:r w:rsidR="00FE7BDE" w:rsidRPr="00926F2C">
        <w:rPr>
          <w:bCs/>
        </w:rPr>
        <w:t xml:space="preserve">1.5 </w:t>
      </w:r>
      <w:commentRangeEnd w:id="75"/>
      <w:r w:rsidR="000A3B93">
        <w:rPr>
          <w:rStyle w:val="CommentReference"/>
        </w:rPr>
        <w:commentReference w:id="75"/>
      </w:r>
      <w:r w:rsidR="00FE7BDE" w:rsidRPr="00926F2C">
        <w:rPr>
          <w:bCs/>
        </w:rPr>
        <w:t xml:space="preserve">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sidRPr="00926F2C">
        <w:rPr>
          <w:bCs/>
        </w:rPr>
        <w:t>species</w:t>
      </w:r>
      <w:r w:rsidR="00FE7BDE" w:rsidRPr="00926F2C">
        <w:rPr>
          <w:bCs/>
        </w:rPr>
        <w:t xml:space="preserve"> with </w:t>
      </w:r>
      <w:r w:rsidR="00CF4A80" w:rsidRPr="00926F2C">
        <w:rPr>
          <w:bCs/>
        </w:rPr>
        <w:t xml:space="preserve">easily identifiable </w:t>
      </w:r>
      <w:r w:rsidR="00FE7BDE" w:rsidRPr="00926F2C">
        <w:rPr>
          <w:bCs/>
        </w:rPr>
        <w:t xml:space="preserve">sexually dimorphic features (i.e., crabs) were sexed. </w:t>
      </w:r>
      <w:commentRangeStart w:id="76"/>
      <w:commentRangeStart w:id="77"/>
      <w:commentRangeStart w:id="78"/>
      <w:commentRangeStart w:id="79"/>
      <w:commentRangeStart w:id="80"/>
      <w:r w:rsidR="00FE7BDE" w:rsidRPr="00926F2C">
        <w:rPr>
          <w:bCs/>
        </w:rPr>
        <w:t xml:space="preserve">All organisms were released immediately </w:t>
      </w:r>
      <w:commentRangeEnd w:id="76"/>
      <w:r w:rsidR="003F73FD" w:rsidRPr="00926F2C">
        <w:rPr>
          <w:rStyle w:val="CommentReference"/>
        </w:rPr>
        <w:commentReference w:id="76"/>
      </w:r>
      <w:commentRangeEnd w:id="77"/>
      <w:r w:rsidR="00710539" w:rsidRPr="00926F2C">
        <w:rPr>
          <w:rStyle w:val="CommentReference"/>
        </w:rPr>
        <w:commentReference w:id="77"/>
      </w:r>
      <w:commentRangeEnd w:id="78"/>
      <w:r w:rsidR="00043FF8">
        <w:rPr>
          <w:rStyle w:val="CommentReference"/>
        </w:rPr>
        <w:commentReference w:id="78"/>
      </w:r>
      <w:r w:rsidR="00FE7BDE" w:rsidRPr="00926F2C">
        <w:rPr>
          <w:bCs/>
        </w:rPr>
        <w:t>after they were counted and/or measured</w:t>
      </w:r>
      <w:commentRangeEnd w:id="79"/>
      <w:r w:rsidR="00E76F70">
        <w:rPr>
          <w:rStyle w:val="CommentReference"/>
        </w:rPr>
        <w:commentReference w:id="79"/>
      </w:r>
      <w:commentRangeEnd w:id="80"/>
      <w:r w:rsidR="00B9699F">
        <w:rPr>
          <w:rStyle w:val="CommentReference"/>
        </w:rPr>
        <w:commentReference w:id="80"/>
      </w:r>
      <w:r w:rsidR="00FE7BDE" w:rsidRPr="00926F2C">
        <w:rPr>
          <w:bCs/>
        </w:rPr>
        <w:t>.</w:t>
      </w:r>
      <w:r w:rsidR="00410226" w:rsidRPr="00926F2C">
        <w:rPr>
          <w:bCs/>
        </w:rPr>
        <w:t xml:space="preserve"> </w:t>
      </w:r>
      <w:r w:rsidR="0005676A" w:rsidRPr="00926F2C">
        <w:rPr>
          <w:bCs/>
        </w:rPr>
        <w:t>After completion of seine operations, s</w:t>
      </w:r>
      <w:r w:rsidR="00410226" w:rsidRPr="00926F2C">
        <w:rPr>
          <w:bCs/>
        </w:rPr>
        <w:t xml:space="preserve">urface temperature </w:t>
      </w:r>
      <w:r w:rsidR="001579FC" w:rsidRPr="00926F2C">
        <w:rPr>
          <w:bCs/>
        </w:rPr>
        <w:t>and salinity were</w:t>
      </w:r>
      <w:r w:rsidR="00ED01C5" w:rsidRPr="00926F2C">
        <w:rPr>
          <w:bCs/>
        </w:rPr>
        <w:t xml:space="preserve"> </w:t>
      </w:r>
      <w:r w:rsidR="0005676A" w:rsidRPr="00926F2C">
        <w:rPr>
          <w:bCs/>
        </w:rPr>
        <w:t>measured</w:t>
      </w:r>
      <w:r w:rsidR="00410226" w:rsidRPr="00926F2C">
        <w:rPr>
          <w:bCs/>
        </w:rPr>
        <w:t xml:space="preserve"> using a YSI multiparameter </w:t>
      </w:r>
      <w:proofErr w:type="gramStart"/>
      <w:r w:rsidR="00410226" w:rsidRPr="00926F2C">
        <w:rPr>
          <w:bCs/>
        </w:rPr>
        <w:t>sonde</w:t>
      </w:r>
      <w:proofErr w:type="gramEnd"/>
      <w:r w:rsidR="00792C70" w:rsidRPr="00926F2C">
        <w:rPr>
          <w:bCs/>
        </w:rPr>
        <w:t>, and general weather conditions were recorded.</w:t>
      </w:r>
    </w:p>
    <w:p w14:paraId="28EF5BE5" w14:textId="77777777" w:rsidR="00792C70" w:rsidRPr="00926F2C" w:rsidRDefault="00792C70" w:rsidP="0005676A">
      <w:pPr>
        <w:spacing w:after="0" w:line="240" w:lineRule="auto"/>
        <w:rPr>
          <w:bCs/>
        </w:rPr>
      </w:pPr>
    </w:p>
    <w:p w14:paraId="019D60FE" w14:textId="1C484F88" w:rsidR="00792C70" w:rsidRPr="00926F2C" w:rsidRDefault="00792C70" w:rsidP="0005676A">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Minimal sampling occurred in 2019</w:t>
      </w:r>
      <w:r w:rsidR="00990552" w:rsidRPr="00926F2C">
        <w:rPr>
          <w:bCs/>
        </w:rPr>
        <w:t xml:space="preserve"> </w:t>
      </w:r>
      <w:r w:rsidRPr="00926F2C">
        <w:rPr>
          <w:bCs/>
        </w:rPr>
        <w:t>and therefore 2019 data are excluded from all analyses.</w:t>
      </w:r>
      <w:r w:rsidR="00553F6B" w:rsidRPr="00926F2C">
        <w:rPr>
          <w:bCs/>
        </w:rPr>
        <w:t xml:space="preserve"> </w:t>
      </w:r>
      <w:r w:rsidRPr="00926F2C">
        <w:rPr>
          <w:bCs/>
        </w:rPr>
        <w:t xml:space="preserve">The most consistently sampled period each year was between </w:t>
      </w:r>
      <w:proofErr w:type="gramStart"/>
      <w:r w:rsidRPr="00926F2C">
        <w:rPr>
          <w:bCs/>
        </w:rPr>
        <w:t>weeks 24</w:t>
      </w:r>
      <w:proofErr w:type="gramEnd"/>
      <w:r w:rsidRPr="00926F2C">
        <w:rPr>
          <w:bCs/>
        </w:rPr>
        <w:t xml:space="preserve"> and 39 (early June through mid-September). Sporadic data outside this period were removed. 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640C17DF" w:rsidR="00562A5F" w:rsidRPr="00926F2C" w:rsidRDefault="00562A5F" w:rsidP="0005676A">
      <w:pPr>
        <w:spacing w:after="0" w:line="240" w:lineRule="auto"/>
        <w:rPr>
          <w:bCs/>
          <w:color w:val="4472C4"/>
        </w:rPr>
      </w:pPr>
      <w:r w:rsidRPr="00926F2C">
        <w:rPr>
          <w:bCs/>
          <w:color w:val="4472C4"/>
        </w:rPr>
        <w:lastRenderedPageBreak/>
        <w:t>3.2</w:t>
      </w:r>
      <w:r w:rsidRPr="00926F2C">
        <w:rPr>
          <w:bCs/>
          <w:color w:val="4472C4"/>
        </w:rPr>
        <w:tab/>
        <w:t>Nearshore surface temperature anomaly</w:t>
      </w:r>
    </w:p>
    <w:p w14:paraId="57644D59" w14:textId="373C186B" w:rsidR="00C45BD3" w:rsidRPr="00926F2C" w:rsidRDefault="0005676A" w:rsidP="0005676A">
      <w:pPr>
        <w:spacing w:after="0" w:line="240" w:lineRule="auto"/>
        <w:rPr>
          <w:bCs/>
        </w:rPr>
      </w:pPr>
      <w:r w:rsidRPr="00926F2C">
        <w:rPr>
          <w:bCs/>
        </w:rPr>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 xml:space="preserve">cannot characterize long-term changes in </w:t>
      </w:r>
      <w:proofErr w:type="gramStart"/>
      <w:r w:rsidR="00A662E9" w:rsidRPr="00926F2C">
        <w:rPr>
          <w:bCs/>
        </w:rPr>
        <w:t>nearshore</w:t>
      </w:r>
      <w:proofErr w:type="gramEnd"/>
      <w:r w:rsidR="00A662E9" w:rsidRPr="00926F2C">
        <w:rPr>
          <w:bCs/>
        </w:rPr>
        <w:t xml:space="preserv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gauge (Station ID: 8418150). Although </w:t>
      </w:r>
      <w:r w:rsidR="00D171AE" w:rsidRPr="00926F2C">
        <w:rPr>
          <w:bCs/>
        </w:rPr>
        <w:t xml:space="preserve">this station records the </w:t>
      </w:r>
      <w:r w:rsidR="00A14065" w:rsidRPr="00926F2C">
        <w:rPr>
          <w:bCs/>
        </w:rPr>
        <w:t xml:space="preserve">temperature </w:t>
      </w:r>
      <w:r w:rsidR="00D171AE" w:rsidRPr="00926F2C">
        <w:rPr>
          <w:bCs/>
        </w:rPr>
        <w:t>of</w:t>
      </w:r>
      <w:r w:rsidR="00A14065" w:rsidRPr="00926F2C">
        <w:rPr>
          <w:bCs/>
        </w:rPr>
        <w:t xml:space="preserve"> </w:t>
      </w:r>
      <w:r w:rsidR="00D171AE" w:rsidRPr="00926F2C">
        <w:rPr>
          <w:bCs/>
        </w:rPr>
        <w:t>only one</w:t>
      </w:r>
      <w:r w:rsidR="00A14065" w:rsidRPr="00926F2C">
        <w:rPr>
          <w:bCs/>
        </w:rPr>
        <w:t xml:space="preserve"> point within Casco Bay, it is the most complete dataset available for historical </w:t>
      </w:r>
      <w:proofErr w:type="gramStart"/>
      <w:r w:rsidR="001D0998" w:rsidRPr="00926F2C">
        <w:rPr>
          <w:bCs/>
        </w:rPr>
        <w:t>nearshore</w:t>
      </w:r>
      <w:proofErr w:type="gramEnd"/>
      <w:r w:rsidR="001D0998" w:rsidRPr="00926F2C">
        <w:rPr>
          <w:bCs/>
        </w:rPr>
        <w:t xml:space="preserve"> </w:t>
      </w:r>
      <w:r w:rsidR="00A14065" w:rsidRPr="00926F2C">
        <w:rPr>
          <w:bCs/>
        </w:rPr>
        <w:t>water temperature information. The station has r</w:t>
      </w:r>
      <w:r w:rsidR="00C45BD3" w:rsidRPr="00926F2C">
        <w:rPr>
          <w:bCs/>
        </w:rPr>
        <w:t>eliably r</w:t>
      </w:r>
      <w:r w:rsidR="00A14065" w:rsidRPr="00926F2C">
        <w:rPr>
          <w:bCs/>
        </w:rPr>
        <w:t xml:space="preserve">ecorded surface water temperature at 6-minute intervals </w:t>
      </w:r>
      <w:r w:rsidR="000C3C33" w:rsidRPr="00926F2C">
        <w:rPr>
          <w:bCs/>
        </w:rPr>
        <w:t xml:space="preserve">since </w:t>
      </w:r>
      <w:r w:rsidR="00C45BD3" w:rsidRPr="00926F2C">
        <w:rPr>
          <w:bCs/>
        </w:rPr>
        <w:t xml:space="preserve">August </w:t>
      </w:r>
      <w:r w:rsidR="000C3C33" w:rsidRPr="00926F2C">
        <w:rPr>
          <w:bCs/>
        </w:rPr>
        <w:t>200</w:t>
      </w:r>
      <w:r w:rsidR="00C45BD3" w:rsidRPr="00926F2C">
        <w:rPr>
          <w:bCs/>
        </w:rPr>
        <w:t>2</w:t>
      </w:r>
      <w:r w:rsidR="000C3C33" w:rsidRPr="00926F2C">
        <w:rPr>
          <w:bCs/>
        </w:rPr>
        <w:t xml:space="preserve"> with minimal disruption. </w:t>
      </w:r>
      <w:r w:rsidR="001D0998" w:rsidRPr="00926F2C">
        <w:rPr>
          <w:bCs/>
        </w:rPr>
        <w:t xml:space="preserve">Wider spatial scale data sources, such as NOAA’s Optimum Interpolated Sea Surface Temperature (OISST) product, </w:t>
      </w:r>
      <w:r w:rsidR="00A64B5D" w:rsidRPr="00926F2C">
        <w:rPr>
          <w:bCs/>
        </w:rPr>
        <w:t xml:space="preserve">do not predict </w:t>
      </w:r>
      <w:r w:rsidR="00D171AE" w:rsidRPr="00926F2C">
        <w:rPr>
          <w:bCs/>
        </w:rPr>
        <w:t xml:space="preserve">the </w:t>
      </w:r>
      <w:r w:rsidR="00A64B5D" w:rsidRPr="00926F2C">
        <w:rPr>
          <w:bCs/>
        </w:rPr>
        <w:t xml:space="preserve">temperature </w:t>
      </w:r>
      <w:r w:rsidR="00D171AE" w:rsidRPr="00926F2C">
        <w:rPr>
          <w:bCs/>
        </w:rPr>
        <w:t>of</w:t>
      </w:r>
      <w:r w:rsidR="00A64B5D" w:rsidRPr="00926F2C">
        <w:rPr>
          <w:bCs/>
        </w:rPr>
        <w:t xml:space="preserve"> the extreme nearshore shallows </w:t>
      </w:r>
      <w:r w:rsidR="003158B4" w:rsidRPr="00926F2C">
        <w:rPr>
          <w:bCs/>
        </w:rPr>
        <w:t>sampled in this study</w:t>
      </w:r>
      <w:r w:rsidR="00A64B5D" w:rsidRPr="00926F2C">
        <w:rPr>
          <w:bCs/>
        </w:rPr>
        <w:t xml:space="preserve">, and thus </w:t>
      </w:r>
      <w:r w:rsidR="00D171AE" w:rsidRPr="00926F2C">
        <w:rPr>
          <w:bCs/>
        </w:rPr>
        <w:t>may</w:t>
      </w:r>
      <w:r w:rsidR="00A64B5D" w:rsidRPr="00926F2C">
        <w:rPr>
          <w:bCs/>
        </w:rPr>
        <w:t xml:space="preserve"> not create </w:t>
      </w:r>
      <w:r w:rsidR="00D171AE" w:rsidRPr="00926F2C">
        <w:rPr>
          <w:bCs/>
        </w:rPr>
        <w:t xml:space="preserve">a precise or accurate </w:t>
      </w:r>
      <w:r w:rsidR="00A64B5D" w:rsidRPr="00926F2C">
        <w:rPr>
          <w:bCs/>
        </w:rPr>
        <w:t>index of temperatures in these areas.</w:t>
      </w:r>
    </w:p>
    <w:p w14:paraId="7766CB17" w14:textId="77777777" w:rsidR="00C45BD3" w:rsidRPr="00926F2C" w:rsidRDefault="00C45BD3" w:rsidP="0005676A">
      <w:pPr>
        <w:spacing w:after="0" w:line="240" w:lineRule="auto"/>
        <w:rPr>
          <w:bCs/>
        </w:rPr>
      </w:pPr>
    </w:p>
    <w:p w14:paraId="38B41F4C" w14:textId="6CDE89F1" w:rsidR="00BD373B" w:rsidRPr="00926F2C" w:rsidRDefault="000C3C33" w:rsidP="00BD373B">
      <w:pPr>
        <w:spacing w:after="0" w:line="240" w:lineRule="auto"/>
        <w:rPr>
          <w:bCs/>
        </w:rPr>
      </w:pPr>
      <w:r w:rsidRPr="00926F2C">
        <w:rPr>
          <w:bCs/>
        </w:rPr>
        <w:t xml:space="preserve">We extracted </w:t>
      </w:r>
      <w:ins w:id="81" w:author="GMRI Eds" w:date="2025-07-29T09:46:00Z" w16du:dateUtc="2025-07-29T13:46:00Z">
        <w:r w:rsidR="00E76F70">
          <w:rPr>
            <w:bCs/>
          </w:rPr>
          <w:t>temperature</w:t>
        </w:r>
      </w:ins>
      <w:del w:id="82" w:author="GMRI Eds" w:date="2025-07-29T09:46:00Z" w16du:dateUtc="2025-07-29T13:46:00Z">
        <w:r w:rsidRPr="00926F2C">
          <w:rPr>
            <w:bCs/>
          </w:rPr>
          <w:delText>all</w:delText>
        </w:r>
      </w:del>
      <w:r w:rsidRPr="00926F2C">
        <w:rPr>
          <w:bCs/>
        </w:rPr>
        <w:t xml:space="preserve">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r w:rsidR="001D0998" w:rsidRPr="00926F2C">
        <w:rPr>
          <w:bCs/>
        </w:rPr>
        <w:t xml:space="preserve">. </w:t>
      </w:r>
      <w:r w:rsidR="00A64B5D" w:rsidRPr="00926F2C">
        <w:rPr>
          <w:bCs/>
        </w:rPr>
        <w:t xml:space="preserve">Standard practice, as described by the NOAA National Centers for Environmental Information, is to use a </w:t>
      </w:r>
      <w:r w:rsidR="00D171AE" w:rsidRPr="00926F2C">
        <w:rPr>
          <w:bCs/>
        </w:rPr>
        <w:t>defined</w:t>
      </w:r>
      <w:r w:rsidR="00A64B5D" w:rsidRPr="00926F2C">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sidRPr="00926F2C">
        <w:rPr>
          <w:bCs/>
        </w:rPr>
        <w:t xml:space="preserve"> 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proofErr w:type="spellStart"/>
      <w:r w:rsidR="0056222B" w:rsidRPr="00926F2C">
        <w:rPr>
          <w:bCs/>
          <w:i/>
          <w:iCs/>
        </w:rPr>
        <w:t>mgcv</w:t>
      </w:r>
      <w:proofErr w:type="spellEnd"/>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69093CF1" w:rsidR="00562A5F" w:rsidRPr="00926F2C" w:rsidRDefault="00C92709" w:rsidP="0005676A">
      <w:pPr>
        <w:spacing w:after="0" w:line="240" w:lineRule="auto"/>
        <w:rPr>
          <w:bCs/>
          <w:color w:val="4472C4"/>
        </w:rPr>
      </w:pPr>
      <w:r w:rsidRPr="00926F2C">
        <w:rPr>
          <w:bCs/>
          <w:color w:val="4472C4"/>
        </w:rPr>
        <w:t>3.</w:t>
      </w:r>
      <w:r w:rsidR="00562A5F" w:rsidRPr="00926F2C">
        <w:rPr>
          <w:bCs/>
          <w:color w:val="4472C4"/>
        </w:rPr>
        <w:t>3</w:t>
      </w:r>
      <w:r w:rsidRPr="00926F2C">
        <w:rPr>
          <w:bCs/>
          <w:color w:val="4472C4"/>
        </w:rPr>
        <w:tab/>
      </w:r>
      <w:r w:rsidR="00562A5F" w:rsidRPr="00926F2C">
        <w:rPr>
          <w:bCs/>
          <w:color w:val="4472C4"/>
        </w:rPr>
        <w:t>Statistical analyses</w:t>
      </w:r>
    </w:p>
    <w:p w14:paraId="1A25A1AF" w14:textId="1201B67E" w:rsidR="007501E2" w:rsidRPr="00926F2C" w:rsidRDefault="00562A5F" w:rsidP="0005676A">
      <w:pPr>
        <w:spacing w:after="0" w:line="240" w:lineRule="auto"/>
        <w:rPr>
          <w:bCs/>
          <w:color w:val="4472C4"/>
        </w:rPr>
      </w:pPr>
      <w:commentRangeStart w:id="83"/>
      <w:r w:rsidRPr="00926F2C">
        <w:rPr>
          <w:bCs/>
          <w:color w:val="4472C4"/>
        </w:rPr>
        <w:t>3.3.1</w:t>
      </w:r>
      <w:r w:rsidRPr="00926F2C">
        <w:rPr>
          <w:bCs/>
          <w:color w:val="4472C4"/>
        </w:rPr>
        <w:tab/>
      </w:r>
      <w:r w:rsidR="001579FC" w:rsidRPr="00926F2C">
        <w:rPr>
          <w:bCs/>
          <w:color w:val="4472C4"/>
        </w:rPr>
        <w:t>Weekly growth rates</w:t>
      </w:r>
      <w:commentRangeEnd w:id="83"/>
      <w:r w:rsidR="005B3CE9">
        <w:rPr>
          <w:rStyle w:val="CommentReference"/>
        </w:rPr>
        <w:commentReference w:id="83"/>
      </w:r>
    </w:p>
    <w:p w14:paraId="25B83382" w14:textId="61CD3EE0" w:rsidR="00CF4A80" w:rsidRPr="00926F2C" w:rsidRDefault="007A7EA3" w:rsidP="00BD6ED4">
      <w:pPr>
        <w:spacing w:after="0" w:line="240" w:lineRule="auto"/>
        <w:rPr>
          <w:bCs/>
        </w:rPr>
      </w:pPr>
      <w:r w:rsidRPr="00926F2C">
        <w:rPr>
          <w:bCs/>
        </w:rPr>
        <w:t>Growth rate fluctuates with age, so it is necessary to separate fish captured in summer beach s</w:t>
      </w:r>
      <w:r w:rsidR="00D171AE" w:rsidRPr="00926F2C">
        <w:rPr>
          <w:bCs/>
        </w:rPr>
        <w:t>e</w:t>
      </w:r>
      <w:r w:rsidRPr="00926F2C">
        <w:rPr>
          <w:bCs/>
        </w:rPr>
        <w:t xml:space="preserve">ine operations into discrete year classes. </w:t>
      </w:r>
      <w:r w:rsidR="00D171AE" w:rsidRPr="00926F2C">
        <w:rPr>
          <w:bCs/>
        </w:rPr>
        <w:t>When direct measurements of age are not available</w:t>
      </w:r>
      <w:r w:rsidR="004B3608" w:rsidRPr="00926F2C">
        <w:rPr>
          <w:bCs/>
        </w:rPr>
        <w:t xml:space="preserve">, </w:t>
      </w:r>
      <w:r w:rsidR="00D171AE" w:rsidRPr="00926F2C">
        <w:rPr>
          <w:bCs/>
        </w:rPr>
        <w:t xml:space="preserve">statistical length-frequency models can be used to estimate </w:t>
      </w:r>
      <w:r w:rsidR="004B3608" w:rsidRPr="00926F2C">
        <w:rPr>
          <w:bCs/>
        </w:rPr>
        <w:t>age. This process is effective for t</w:t>
      </w:r>
      <w:r w:rsidR="00D171AE" w:rsidRPr="00926F2C">
        <w:rPr>
          <w:bCs/>
        </w:rPr>
        <w:t xml:space="preserve">emperate fishes with short, distinct spawning seasons </w:t>
      </w:r>
      <w:r w:rsidR="00D171AE" w:rsidRPr="00926F2C">
        <w:rPr>
          <w:bCs/>
        </w:rPr>
        <w:fldChar w:fldCharType="begin"/>
      </w:r>
      <w:r w:rsidR="00D171AE" w:rsidRPr="00926F2C">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sidRPr="00926F2C">
        <w:rPr>
          <w:bCs/>
        </w:rPr>
        <w:fldChar w:fldCharType="separate"/>
      </w:r>
      <w:r w:rsidR="00D171AE" w:rsidRPr="00926F2C">
        <w:rPr>
          <w:rFonts w:ascii="Aptos" w:hAnsi="Aptos"/>
        </w:rPr>
        <w:t>(Macdonald &amp; Pitcher 1979)</w:t>
      </w:r>
      <w:r w:rsidR="00D171AE" w:rsidRPr="00926F2C">
        <w:rPr>
          <w:bCs/>
        </w:rPr>
        <w:fldChar w:fldCharType="end"/>
      </w:r>
      <w:r w:rsidR="00D171AE" w:rsidRPr="00926F2C">
        <w:rPr>
          <w:bCs/>
        </w:rPr>
        <w:t xml:space="preserve">. </w:t>
      </w:r>
      <w:r w:rsidR="00CF4A80" w:rsidRPr="00926F2C">
        <w:rPr>
          <w:bCs/>
        </w:rPr>
        <w:t>Th</w:t>
      </w:r>
      <w:r w:rsidR="0059204D" w:rsidRPr="00926F2C">
        <w:rPr>
          <w:bCs/>
        </w:rPr>
        <w:t xml:space="preserve">e relationship of length to age </w:t>
      </w:r>
      <w:r w:rsidR="00CF4A80" w:rsidRPr="00926F2C">
        <w:rPr>
          <w:bCs/>
        </w:rPr>
        <w:t xml:space="preserve">becomes more difficult to detect as fish age and growth slows or ceases </w:t>
      </w:r>
      <w:r w:rsidR="00CF4A80" w:rsidRPr="00926F2C">
        <w:rPr>
          <w:bCs/>
        </w:rPr>
        <w:fldChar w:fldCharType="begin"/>
      </w:r>
      <w:r w:rsidR="00CF4A80" w:rsidRPr="00926F2C">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sidRPr="00926F2C">
        <w:rPr>
          <w:rFonts w:ascii="Arial" w:hAnsi="Arial" w:cs="Arial"/>
          <w:bCs/>
        </w:rPr>
        <w:instrText> </w:instrText>
      </w:r>
      <w:r w:rsidR="00CF4A80" w:rsidRPr="00926F2C">
        <w:rPr>
          <w:rFonts w:ascii="Aptos" w:hAnsi="Aptos" w:cs="Aptos"/>
          <w:bCs/>
        </w:rPr>
        <w:instrText>→</w:instrText>
      </w:r>
      <w:r w:rsidR="00CF4A80" w:rsidRPr="00926F2C">
        <w:rPr>
          <w:rFonts w:ascii="Arial" w:hAnsi="Arial" w:cs="Arial"/>
          <w:bCs/>
        </w:rPr>
        <w:instrText> </w:instrText>
      </w:r>
      <w:r w:rsidR="00CF4A80" w:rsidRPr="00926F2C">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sidRPr="00926F2C">
        <w:rPr>
          <w:bCs/>
        </w:rPr>
        <w:fldChar w:fldCharType="separate"/>
      </w:r>
      <w:r w:rsidR="00CF4A80" w:rsidRPr="00926F2C">
        <w:rPr>
          <w:rFonts w:ascii="Aptos" w:hAnsi="Aptos"/>
        </w:rPr>
        <w:t>(Maunder et al. 2018)</w:t>
      </w:r>
      <w:r w:rsidR="00CF4A80" w:rsidRPr="00926F2C">
        <w:rPr>
          <w:bCs/>
        </w:rPr>
        <w:fldChar w:fldCharType="end"/>
      </w:r>
      <w:r w:rsidR="00CF4A80" w:rsidRPr="00926F2C">
        <w:rPr>
          <w:bCs/>
        </w:rPr>
        <w:t xml:space="preserve">. However, both focal species (herring and silverside) can likely be aged using this approach. Both species have seasonal growth patterns. The short lifespan </w:t>
      </w:r>
      <w:r w:rsidR="004B3608" w:rsidRPr="00926F2C">
        <w:rPr>
          <w:bCs/>
        </w:rPr>
        <w:t xml:space="preserve">and simple age structure </w:t>
      </w:r>
      <w:r w:rsidR="00CF4A80" w:rsidRPr="00926F2C">
        <w:rPr>
          <w:bCs/>
        </w:rPr>
        <w:t xml:space="preserve">of silverside should facilitate the detection of distinct ages by size. </w:t>
      </w:r>
      <w:del w:id="84" w:author="Courtney Swenson" w:date="2025-07-29T09:46:00Z" w16du:dateUtc="2025-07-29T13:46:00Z">
        <w:r w:rsidR="0059204D">
          <w:rPr>
            <w:bCs/>
          </w:rPr>
          <w:delText>All</w:delText>
        </w:r>
      </w:del>
      <w:ins w:id="85" w:author="Courtney Swenson" w:date="2025-07-29T09:46:00Z" w16du:dateUtc="2025-07-29T13:46:00Z">
        <w:r w:rsidR="00926F2C" w:rsidRPr="00926F2C">
          <w:rPr>
            <w:bCs/>
          </w:rPr>
          <w:t>Though older and larger</w:t>
        </w:r>
      </w:ins>
      <w:r w:rsidR="00926F2C" w:rsidRPr="00926F2C">
        <w:rPr>
          <w:bCs/>
        </w:rPr>
        <w:t xml:space="preserve"> </w:t>
      </w:r>
      <w:proofErr w:type="gramStart"/>
      <w:r w:rsidR="00926F2C" w:rsidRPr="00926F2C">
        <w:rPr>
          <w:bCs/>
        </w:rPr>
        <w:t>herring</w:t>
      </w:r>
      <w:proofErr w:type="gramEnd"/>
      <w:r w:rsidR="00926F2C" w:rsidRPr="00926F2C">
        <w:rPr>
          <w:bCs/>
        </w:rPr>
        <w:t xml:space="preserve"> </w:t>
      </w:r>
      <w:ins w:id="86" w:author="Courtney Swenson" w:date="2025-07-29T09:46:00Z" w16du:dateUtc="2025-07-29T13:46:00Z">
        <w:r w:rsidR="00926F2C" w:rsidRPr="00926F2C">
          <w:rPr>
            <w:bCs/>
          </w:rPr>
          <w:t xml:space="preserve">may no longer have distinct distributions of size at age, all herring </w:t>
        </w:r>
      </w:ins>
      <w:r w:rsidR="00926F2C" w:rsidRPr="00926F2C">
        <w:rPr>
          <w:bCs/>
        </w:rPr>
        <w:t xml:space="preserve">individuals caught in </w:t>
      </w:r>
      <w:ins w:id="87" w:author="Courtney Swenson" w:date="2025-07-29T09:46:00Z" w16du:dateUtc="2025-07-29T13:46:00Z">
        <w:r w:rsidR="00926F2C" w:rsidRPr="00926F2C">
          <w:rPr>
            <w:bCs/>
          </w:rPr>
          <w:t xml:space="preserve">our </w:t>
        </w:r>
      </w:ins>
      <w:r w:rsidR="00926F2C" w:rsidRPr="00926F2C">
        <w:rPr>
          <w:bCs/>
        </w:rPr>
        <w:t xml:space="preserve">seine sampling efforts </w:t>
      </w:r>
      <w:r w:rsidR="0059204D" w:rsidRPr="00926F2C">
        <w:rPr>
          <w:bCs/>
        </w:rPr>
        <w:t>were 14-139 mm long</w:t>
      </w:r>
      <w:del w:id="88" w:author="Courtney Swenson" w:date="2025-07-29T09:46:00Z" w16du:dateUtc="2025-07-29T13:46:00Z">
        <w:r w:rsidR="0059204D">
          <w:rPr>
            <w:bCs/>
          </w:rPr>
          <w:delText>; when</w:delText>
        </w:r>
      </w:del>
      <w:ins w:id="89" w:author="Courtney Swenson" w:date="2025-07-29T09:46:00Z" w16du:dateUtc="2025-07-29T13:46:00Z">
        <w:r w:rsidR="00926F2C" w:rsidRPr="00926F2C">
          <w:rPr>
            <w:bCs/>
          </w:rPr>
          <w:t>. W</w:t>
        </w:r>
        <w:r w:rsidR="0059204D" w:rsidRPr="00926F2C">
          <w:rPr>
            <w:bCs/>
          </w:rPr>
          <w:t>hen</w:t>
        </w:r>
      </w:ins>
      <w:r w:rsidR="0059204D" w:rsidRPr="00926F2C">
        <w:rPr>
          <w:bCs/>
        </w:rPr>
        <w:t xml:space="preserve"> comparing to </w:t>
      </w:r>
      <w:r w:rsidR="0059204D" w:rsidRPr="00926F2C">
        <w:rPr>
          <w:bCs/>
        </w:rPr>
        <w:lastRenderedPageBreak/>
        <w:t xml:space="preserve">the expected size and age of herring at maturation (275 mm at ages 3-4; </w:t>
      </w:r>
      <w:r w:rsidR="0059204D" w:rsidRPr="00926F2C">
        <w:rPr>
          <w:bCs/>
        </w:rPr>
        <w:fldChar w:fldCharType="begin"/>
      </w:r>
      <w:r w:rsidR="004B3608" w:rsidRPr="00926F2C">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sidRPr="00926F2C">
        <w:rPr>
          <w:bCs/>
        </w:rPr>
        <w:fldChar w:fldCharType="separate"/>
      </w:r>
      <w:r w:rsidR="0059204D" w:rsidRPr="00926F2C">
        <w:rPr>
          <w:rFonts w:ascii="Aptos" w:hAnsi="Aptos"/>
        </w:rPr>
        <w:t>Boyar 1968)</w:t>
      </w:r>
      <w:r w:rsidR="0059204D" w:rsidRPr="00926F2C">
        <w:rPr>
          <w:bCs/>
        </w:rPr>
        <w:fldChar w:fldCharType="end"/>
      </w:r>
      <w:del w:id="90" w:author="Courtney Swenson" w:date="2025-07-29T09:46:00Z" w16du:dateUtc="2025-07-29T13:46:00Z">
        <w:r w:rsidR="0059204D">
          <w:rPr>
            <w:bCs/>
          </w:rPr>
          <w:delText xml:space="preserve"> and expected maximum size and age (390 mm at ages 15-18; </w:delText>
        </w:r>
        <w:r w:rsidR="0059204D">
          <w:rPr>
            <w:bCs/>
          </w:rPr>
          <w:fldChar w:fldCharType="begin"/>
        </w:r>
        <w:r w:rsidR="004B3608">
          <w:rPr>
            <w:bCs/>
          </w:rPr>
          <w:del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delInstrText>
        </w:r>
        <w:r w:rsidR="0059204D">
          <w:rPr>
            <w:bCs/>
          </w:rPr>
          <w:fldChar w:fldCharType="separate"/>
        </w:r>
        <w:r w:rsidR="0059204D" w:rsidRPr="0059204D">
          <w:rPr>
            <w:rFonts w:ascii="Aptos" w:hAnsi="Aptos"/>
          </w:rPr>
          <w:delText>Anthony 1972)</w:delText>
        </w:r>
        <w:r w:rsidR="0059204D">
          <w:rPr>
            <w:bCs/>
          </w:rPr>
          <w:fldChar w:fldCharType="end"/>
        </w:r>
        <w:r w:rsidR="0059204D">
          <w:rPr>
            <w:bCs/>
          </w:rPr>
          <w:delText>,</w:delText>
        </w:r>
      </w:del>
      <w:r w:rsidR="0059204D" w:rsidRPr="00926F2C">
        <w:rPr>
          <w:bCs/>
        </w:rPr>
        <w:t xml:space="preserve"> it is clear that these are all younger individuals</w:t>
      </w:r>
      <w:del w:id="91" w:author="Courtney Swenson" w:date="2025-07-29T09:46:00Z" w16du:dateUtc="2025-07-29T13:46:00Z">
        <w:r w:rsidR="0059204D">
          <w:rPr>
            <w:bCs/>
          </w:rPr>
          <w:delText>. It</w:delText>
        </w:r>
      </w:del>
      <w:ins w:id="92" w:author="Courtney Swenson" w:date="2025-07-29T09:46:00Z" w16du:dateUtc="2025-07-29T13:46:00Z">
        <w:r w:rsidR="00926F2C" w:rsidRPr="00926F2C">
          <w:rPr>
            <w:bCs/>
          </w:rPr>
          <w:t xml:space="preserve"> which</w:t>
        </w:r>
      </w:ins>
      <w:r w:rsidR="00926F2C" w:rsidRPr="00926F2C">
        <w:rPr>
          <w:bCs/>
        </w:rPr>
        <w:t xml:space="preserve"> should </w:t>
      </w:r>
      <w:del w:id="93" w:author="Courtney Swenson" w:date="2025-07-29T09:46:00Z" w16du:dateUtc="2025-07-29T13:46:00Z">
        <w:r w:rsidR="0059204D">
          <w:rPr>
            <w:bCs/>
          </w:rPr>
          <w:delText>be possible to estimate the age of seine-captured herring by</w:delText>
        </w:r>
      </w:del>
      <w:ins w:id="94" w:author="Courtney Swenson" w:date="2025-07-29T09:46:00Z" w16du:dateUtc="2025-07-29T13:46:00Z">
        <w:r w:rsidR="00926F2C" w:rsidRPr="00926F2C">
          <w:rPr>
            <w:bCs/>
          </w:rPr>
          <w:t>have detectable relationships of</w:t>
        </w:r>
      </w:ins>
      <w:r w:rsidR="00926F2C" w:rsidRPr="00926F2C">
        <w:rPr>
          <w:bCs/>
        </w:rPr>
        <w:t xml:space="preserve"> length</w:t>
      </w:r>
      <w:del w:id="95" w:author="Courtney Swenson" w:date="2025-07-29T09:46:00Z" w16du:dateUtc="2025-07-29T13:46:00Z">
        <w:r w:rsidR="0059204D">
          <w:rPr>
            <w:bCs/>
          </w:rPr>
          <w:delText>.</w:delText>
        </w:r>
      </w:del>
      <w:ins w:id="96" w:author="Courtney Swenson" w:date="2025-07-29T09:46:00Z" w16du:dateUtc="2025-07-29T13:46:00Z">
        <w:r w:rsidR="00926F2C" w:rsidRPr="00926F2C">
          <w:rPr>
            <w:bCs/>
          </w:rPr>
          <w:t xml:space="preserve"> to age</w:t>
        </w:r>
        <w:r w:rsidR="0059204D" w:rsidRPr="00926F2C">
          <w:rPr>
            <w:bCs/>
          </w:rPr>
          <w:t>.</w:t>
        </w:r>
      </w:ins>
      <w:del w:id="97" w:author="Katie Lankowicz [2]" w:date="2025-07-29T08:55:00Z" w16du:dateUtc="2025-07-29T12:55:00Z">
        <w:r w:rsidR="00926F2C" w:rsidRPr="00926F2C" w:rsidDel="00926F2C">
          <w:rPr>
            <w:bCs/>
          </w:rPr>
          <w:delText xml:space="preserve"> </w:delText>
        </w:r>
        <w:r w:rsidR="0059204D" w:rsidRPr="00926F2C" w:rsidDel="00926F2C">
          <w:rPr>
            <w:bCs/>
          </w:rPr>
          <w:delText xml:space="preserve"> </w:delText>
        </w:r>
      </w:del>
    </w:p>
    <w:p w14:paraId="60139F68" w14:textId="77777777" w:rsidR="00CF4A80" w:rsidRPr="00926F2C" w:rsidRDefault="00CF4A80" w:rsidP="00BD6ED4">
      <w:pPr>
        <w:spacing w:after="0" w:line="240" w:lineRule="auto"/>
        <w:rPr>
          <w:bCs/>
        </w:rPr>
      </w:pPr>
    </w:p>
    <w:p w14:paraId="109D5EB5" w14:textId="1A8C9766" w:rsidR="00D171AE" w:rsidRDefault="004B3608" w:rsidP="001F1CA4">
      <w:pPr>
        <w:spacing w:after="0" w:line="240" w:lineRule="auto"/>
        <w:rPr>
          <w:bCs/>
        </w:rPr>
      </w:pPr>
      <w:del w:id="98" w:author="Courtney Swenson" w:date="2025-07-29T09:46:00Z" w16du:dateUtc="2025-07-29T13:46:00Z">
        <w:r>
          <w:rPr>
            <w:bCs/>
          </w:rPr>
          <w:delText>To calculate</w:delText>
        </w:r>
        <w:r w:rsidR="0059204D">
          <w:rPr>
            <w:bCs/>
          </w:rPr>
          <w:delText xml:space="preserve"> growth rates for the youngest cohort of each focal species</w:delText>
        </w:r>
        <w:r>
          <w:rPr>
            <w:bCs/>
          </w:rPr>
          <w:delText>,</w:delText>
        </w:r>
        <w:r w:rsidR="0059204D">
          <w:rPr>
            <w:bCs/>
          </w:rPr>
          <w:delText xml:space="preserve"> age-0 fishes</w:delText>
        </w:r>
        <w:r>
          <w:rPr>
            <w:bCs/>
          </w:rPr>
          <w:delText xml:space="preserve"> must be</w:delText>
        </w:r>
      </w:del>
      <w:ins w:id="99" w:author="Courtney Swenson" w:date="2025-07-29T09:46:00Z" w16du:dateUtc="2025-07-29T13:46:00Z">
        <w:r w:rsidR="00926F2C" w:rsidRPr="00926F2C">
          <w:rPr>
            <w:bCs/>
          </w:rPr>
          <w:t>Next, we</w:t>
        </w:r>
      </w:ins>
      <w:r w:rsidR="00926F2C" w:rsidRPr="00926F2C">
        <w:rPr>
          <w:bCs/>
        </w:rPr>
        <w:t xml:space="preserve"> identified and selected </w:t>
      </w:r>
      <w:del w:id="100" w:author="Courtney Swenson" w:date="2025-07-29T09:46:00Z" w16du:dateUtc="2025-07-29T13:46:00Z">
        <w:r>
          <w:rPr>
            <w:bCs/>
          </w:rPr>
          <w:delText>from the sampled population</w:delText>
        </w:r>
        <w:r w:rsidR="0059204D">
          <w:rPr>
            <w:bCs/>
          </w:rPr>
          <w:delText>.</w:delText>
        </w:r>
      </w:del>
      <w:ins w:id="101" w:author="Courtney Swenson" w:date="2025-07-29T09:46:00Z" w16du:dateUtc="2025-07-29T13:46:00Z">
        <w:r w:rsidR="00926F2C" w:rsidRPr="00926F2C">
          <w:rPr>
            <w:bCs/>
          </w:rPr>
          <w:t>probable age-0 individuals of both species for the calculation of weekly growth rates.</w:t>
        </w:r>
      </w:ins>
      <w:r w:rsidR="00926F2C" w:rsidRPr="00926F2C">
        <w:rPr>
          <w:bCs/>
        </w:rPr>
        <w:t xml:space="preserve"> </w:t>
      </w:r>
      <w:r w:rsidR="0059204D" w:rsidRPr="00926F2C">
        <w:rPr>
          <w:bCs/>
        </w:rPr>
        <w:t xml:space="preserve">This begins with an assumption that the lengths of sampled </w:t>
      </w:r>
      <w:proofErr w:type="gramStart"/>
      <w:r w:rsidR="0059204D" w:rsidRPr="00926F2C">
        <w:rPr>
          <w:bCs/>
        </w:rPr>
        <w:t>conspecifics</w:t>
      </w:r>
      <w:proofErr w:type="gramEnd"/>
      <w:r w:rsidR="0059204D" w:rsidRPr="00926F2C">
        <w:rPr>
          <w:bCs/>
        </w:rPr>
        <w:t xml:space="preserve"> in the same year class at the same time come from an identifiable distribution. Commonly, a normal distribution is assumed </w:t>
      </w:r>
      <w:r w:rsidR="0059204D" w:rsidRPr="00926F2C">
        <w:rPr>
          <w:bCs/>
        </w:rPr>
        <w:fldChar w:fldCharType="begin"/>
      </w:r>
      <w:r w:rsidR="0059204D" w:rsidRPr="00926F2C">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sidRPr="00926F2C">
        <w:rPr>
          <w:bCs/>
        </w:rPr>
        <w:fldChar w:fldCharType="separate"/>
      </w:r>
      <w:r w:rsidR="0059204D" w:rsidRPr="00926F2C">
        <w:rPr>
          <w:rFonts w:ascii="Aptos" w:hAnsi="Aptos"/>
        </w:rPr>
        <w:t>(Macdonald &amp; Pitcher 1979, Zhou et al. 2022)</w:t>
      </w:r>
      <w:r w:rsidR="0059204D" w:rsidRPr="00926F2C">
        <w:rPr>
          <w:bCs/>
        </w:rPr>
        <w:fldChar w:fldCharType="end"/>
      </w:r>
      <w:r w:rsidR="0059204D" w:rsidRPr="00926F2C">
        <w:rPr>
          <w:bCs/>
        </w:rPr>
        <w:t xml:space="preserve">. It is therefore possible to identify age groups by their unique modal lengths along a cumulative length distribution </w:t>
      </w:r>
      <w:r w:rsidR="0059204D" w:rsidRPr="00926F2C">
        <w:rPr>
          <w:bCs/>
        </w:rPr>
        <w:fldChar w:fldCharType="begin"/>
      </w:r>
      <w:r w:rsidR="0059204D" w:rsidRPr="00926F2C">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sidRPr="00926F2C">
        <w:rPr>
          <w:bCs/>
        </w:rPr>
        <w:fldChar w:fldCharType="separate"/>
      </w:r>
      <w:r w:rsidR="0059204D" w:rsidRPr="00926F2C">
        <w:rPr>
          <w:rFonts w:ascii="Aptos" w:hAnsi="Aptos"/>
        </w:rPr>
        <w:t>(Macdonald &amp; Pitcher 1979)</w:t>
      </w:r>
      <w:r w:rsidR="0059204D" w:rsidRPr="00926F2C">
        <w:rPr>
          <w:bCs/>
        </w:rPr>
        <w:fldChar w:fldCharType="end"/>
      </w:r>
      <w:r w:rsidR="0059204D" w:rsidRPr="00926F2C">
        <w:rPr>
          <w:bCs/>
        </w:rPr>
        <w:t xml:space="preserve">. </w:t>
      </w:r>
      <w:del w:id="102" w:author="Courtney Swenson" w:date="2025-07-29T09:46:00Z" w16du:dateUtc="2025-07-29T13:46:00Z">
        <w:r w:rsidR="0059204D">
          <w:rPr>
            <w:bCs/>
          </w:rPr>
          <w:delText>For both focal species,</w:delText>
        </w:r>
      </w:del>
      <w:ins w:id="103" w:author="Courtney Swenson" w:date="2025-07-29T09:46:00Z" w16du:dateUtc="2025-07-29T13:46:00Z">
        <w:r w:rsidR="00926F2C" w:rsidRPr="00926F2C">
          <w:rPr>
            <w:bCs/>
          </w:rPr>
          <w:t>To confirm the presence of age-0 fish, the</w:t>
        </w:r>
      </w:ins>
      <w:r w:rsidR="00926F2C" w:rsidRPr="00926F2C">
        <w:rPr>
          <w:bCs/>
        </w:rPr>
        <w:t xml:space="preserve"> weekly length distributions </w:t>
      </w:r>
      <w:del w:id="104" w:author="Courtney Swenson" w:date="2025-07-29T09:46:00Z" w16du:dateUtc="2025-07-29T13:46:00Z">
        <w:r w:rsidR="0059204D">
          <w:rPr>
            <w:bCs/>
          </w:rPr>
          <w:delText xml:space="preserve">indicate that at least two age groups </w:delText>
        </w:r>
        <w:r w:rsidR="00B10F9B">
          <w:rPr>
            <w:bCs/>
          </w:rPr>
          <w:delText xml:space="preserve">are present in the nearshore region during our sampling period, </w:delText>
        </w:r>
        <w:r w:rsidR="0059204D">
          <w:rPr>
            <w:bCs/>
          </w:rPr>
          <w:delText>and the timing of use may vary by age</w:delText>
        </w:r>
        <w:r w:rsidR="00B10F9B">
          <w:rPr>
            <w:bCs/>
          </w:rPr>
          <w:delText xml:space="preserve"> </w:delText>
        </w:r>
        <w:r w:rsidR="00B10F9B" w:rsidRPr="00291AF8">
          <w:rPr>
            <w:bCs/>
            <w:highlight w:val="yellow"/>
          </w:rPr>
          <w:delText xml:space="preserve">(Fig. </w:delText>
        </w:r>
        <w:r w:rsidR="00291AF8">
          <w:rPr>
            <w:bCs/>
            <w:highlight w:val="yellow"/>
          </w:rPr>
          <w:delText>2</w:delText>
        </w:r>
        <w:r w:rsidR="00B10F9B" w:rsidRPr="00291AF8">
          <w:rPr>
            <w:bCs/>
            <w:highlight w:val="yellow"/>
          </w:rPr>
          <w:delText>).</w:delText>
        </w:r>
        <w:r w:rsidR="00B10F9B">
          <w:rPr>
            <w:bCs/>
          </w:rPr>
          <w:delText xml:space="preserve"> </w:delText>
        </w:r>
        <w:r w:rsidR="00167751">
          <w:rPr>
            <w:bCs/>
          </w:rPr>
          <w:delText>Larval</w:delText>
        </w:r>
      </w:del>
      <w:ins w:id="105" w:author="Courtney Swenson" w:date="2025-07-29T09:46:00Z" w16du:dateUtc="2025-07-29T13:46:00Z">
        <w:r w:rsidR="00926F2C" w:rsidRPr="00926F2C">
          <w:rPr>
            <w:bCs/>
          </w:rPr>
          <w:t>of silversides and</w:t>
        </w:r>
      </w:ins>
      <w:r w:rsidR="00926F2C" w:rsidRPr="00926F2C">
        <w:rPr>
          <w:bCs/>
        </w:rPr>
        <w:t xml:space="preserve"> herring </w:t>
      </w:r>
      <w:del w:id="106" w:author="Courtney Swenson" w:date="2025-07-29T09:46:00Z" w16du:dateUtc="2025-07-29T13:46:00Z">
        <w:r w:rsidR="00167751">
          <w:rPr>
            <w:bCs/>
          </w:rPr>
          <w:delText>metamorphose</w:delText>
        </w:r>
      </w:del>
      <w:ins w:id="107" w:author="Courtney Swenson" w:date="2025-07-29T09:46:00Z" w16du:dateUtc="2025-07-29T13:46:00Z">
        <w:r w:rsidR="00926F2C" w:rsidRPr="00926F2C">
          <w:rPr>
            <w:bCs/>
          </w:rPr>
          <w:t>were visualized (Fig. 2) and compared</w:t>
        </w:r>
      </w:ins>
      <w:r w:rsidR="00926F2C" w:rsidRPr="00926F2C">
        <w:rPr>
          <w:bCs/>
        </w:rPr>
        <w:t xml:space="preserve"> to </w:t>
      </w:r>
      <w:del w:id="108" w:author="Courtney Swenson" w:date="2025-07-29T09:46:00Z" w16du:dateUtc="2025-07-29T13:46:00Z">
        <w:r w:rsidR="00167751">
          <w:rPr>
            <w:bCs/>
          </w:rPr>
          <w:delText>juveniles at 40-55 mm standard</w:delText>
        </w:r>
      </w:del>
      <w:ins w:id="109" w:author="Courtney Swenson" w:date="2025-07-29T09:46:00Z" w16du:dateUtc="2025-07-29T13:46:00Z">
        <w:r w:rsidR="00926F2C" w:rsidRPr="00926F2C">
          <w:rPr>
            <w:bCs/>
          </w:rPr>
          <w:t>published values of</w:t>
        </w:r>
      </w:ins>
      <w:r w:rsidR="00926F2C" w:rsidRPr="00926F2C">
        <w:rPr>
          <w:bCs/>
        </w:rPr>
        <w:t xml:space="preserve"> length </w:t>
      </w:r>
      <w:del w:id="110" w:author="Courtney Swenson" w:date="2025-07-29T09:46:00Z" w16du:dateUtc="2025-07-29T13:46:00Z">
        <w:r w:rsidR="00167751">
          <w:rPr>
            <w:bCs/>
          </w:rPr>
          <w:delText xml:space="preserve">by the first spring after hatching </w:delText>
        </w:r>
        <w:r w:rsidR="00167751">
          <w:rPr>
            <w:bCs/>
          </w:rPr>
          <w:fldChar w:fldCharType="begin"/>
        </w:r>
        <w:r w:rsidR="00167751">
          <w:rPr>
            <w:bCs/>
          </w:rPr>
          <w:del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delInstrText>
        </w:r>
        <w:r w:rsidR="00167751">
          <w:rPr>
            <w:bCs/>
          </w:rPr>
          <w:fldChar w:fldCharType="separate"/>
        </w:r>
        <w:r w:rsidR="00167751" w:rsidRPr="00167751">
          <w:rPr>
            <w:rFonts w:ascii="Aptos" w:hAnsi="Aptos"/>
          </w:rPr>
          <w:delText>(Lough et al. 1982)</w:delText>
        </w:r>
        <w:r w:rsidR="00167751">
          <w:rPr>
            <w:bCs/>
          </w:rPr>
          <w:fldChar w:fldCharType="end"/>
        </w:r>
        <w:r w:rsidR="00167751">
          <w:rPr>
            <w:bCs/>
          </w:rPr>
          <w:delText xml:space="preserve"> and</w:delText>
        </w:r>
      </w:del>
      <w:ins w:id="111" w:author="Courtney Swenson" w:date="2025-07-29T09:46:00Z" w16du:dateUtc="2025-07-29T13:46:00Z">
        <w:r w:rsidR="00926F2C" w:rsidRPr="00926F2C">
          <w:rPr>
            <w:bCs/>
          </w:rPr>
          <w:t xml:space="preserve">at age. </w:t>
        </w:r>
        <w:commentRangeStart w:id="112"/>
        <w:commentRangeStart w:id="113"/>
        <w:r w:rsidR="00926F2C" w:rsidRPr="00926F2C">
          <w:rPr>
            <w:bCs/>
          </w:rPr>
          <w:t>Juvenile herring</w:t>
        </w:r>
      </w:ins>
      <w:r w:rsidR="00926F2C" w:rsidRPr="00926F2C">
        <w:rPr>
          <w:bCs/>
        </w:rPr>
        <w:t xml:space="preserve"> </w:t>
      </w:r>
      <w:r w:rsidR="00167751" w:rsidRPr="00926F2C">
        <w:rPr>
          <w:bCs/>
        </w:rPr>
        <w:t xml:space="preserve">grow to lengths of 90-125 mm by the end of their first year </w:t>
      </w:r>
      <w:r w:rsidR="00167751" w:rsidRPr="00926F2C">
        <w:rPr>
          <w:bCs/>
        </w:rPr>
        <w:fldChar w:fldCharType="begin"/>
      </w:r>
      <w:r w:rsidR="00167751" w:rsidRPr="00926F2C">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sidRPr="00926F2C">
        <w:rPr>
          <w:bCs/>
        </w:rPr>
        <w:fldChar w:fldCharType="separate"/>
      </w:r>
      <w:r w:rsidR="00167751" w:rsidRPr="00926F2C">
        <w:rPr>
          <w:rFonts w:ascii="Aptos" w:hAnsi="Aptos"/>
        </w:rPr>
        <w:t>(Anthony 1972)</w:t>
      </w:r>
      <w:r w:rsidR="00167751" w:rsidRPr="00926F2C">
        <w:rPr>
          <w:bCs/>
        </w:rPr>
        <w:fldChar w:fldCharType="end"/>
      </w:r>
      <w:r w:rsidR="00167751" w:rsidRPr="00926F2C">
        <w:rPr>
          <w:bCs/>
        </w:rPr>
        <w:t xml:space="preserve">. </w:t>
      </w:r>
      <w:r w:rsidR="00B10F9B" w:rsidRPr="00926F2C">
        <w:rPr>
          <w:bCs/>
        </w:rPr>
        <w:t xml:space="preserve">The size range of </w:t>
      </w:r>
      <w:proofErr w:type="gramStart"/>
      <w:r w:rsidR="00B10F9B" w:rsidRPr="00926F2C">
        <w:rPr>
          <w:bCs/>
        </w:rPr>
        <w:t>herring</w:t>
      </w:r>
      <w:proofErr w:type="gramEnd"/>
      <w:r w:rsidR="00B10F9B" w:rsidRPr="00926F2C">
        <w:rPr>
          <w:bCs/>
        </w:rPr>
        <w:t xml:space="preserve"> caught in </w:t>
      </w:r>
      <w:r w:rsidR="00167751" w:rsidRPr="00926F2C">
        <w:rPr>
          <w:bCs/>
        </w:rPr>
        <w:t xml:space="preserve">our </w:t>
      </w:r>
      <w:proofErr w:type="gramStart"/>
      <w:r w:rsidR="00B10F9B" w:rsidRPr="00926F2C">
        <w:rPr>
          <w:bCs/>
        </w:rPr>
        <w:t>beach seines</w:t>
      </w:r>
      <w:proofErr w:type="gramEnd"/>
      <w:r w:rsidR="00B10F9B" w:rsidRPr="00926F2C">
        <w:rPr>
          <w:bCs/>
        </w:rPr>
        <w:t xml:space="preserve"> indicates they </w:t>
      </w:r>
      <w:r w:rsidR="00D171AE" w:rsidRPr="00926F2C">
        <w:rPr>
          <w:bCs/>
        </w:rPr>
        <w:t>were</w:t>
      </w:r>
      <w:r w:rsidR="00B10F9B" w:rsidRPr="00926F2C">
        <w:rPr>
          <w:bCs/>
        </w:rPr>
        <w:t xml:space="preserve"> mostly </w:t>
      </w:r>
      <w:r w:rsidR="00F10420" w:rsidRPr="00926F2C">
        <w:rPr>
          <w:bCs/>
        </w:rPr>
        <w:t>age-0</w:t>
      </w:r>
      <w:r w:rsidR="00B10F9B" w:rsidRPr="00926F2C">
        <w:rPr>
          <w:bCs/>
        </w:rPr>
        <w:t xml:space="preserve"> </w:t>
      </w:r>
      <w:proofErr w:type="gramStart"/>
      <w:r w:rsidR="00F10420" w:rsidRPr="00926F2C">
        <w:rPr>
          <w:bCs/>
        </w:rPr>
        <w:t>fish</w:t>
      </w:r>
      <w:proofErr w:type="gramEnd"/>
      <w:r w:rsidR="00F10420" w:rsidRPr="00926F2C">
        <w:rPr>
          <w:bCs/>
        </w:rPr>
        <w:t xml:space="preserve"> </w:t>
      </w:r>
      <w:r w:rsidR="00B10F9B" w:rsidRPr="00926F2C">
        <w:rPr>
          <w:bCs/>
        </w:rPr>
        <w:t xml:space="preserve">spawned the previous fall (mean 64 mm, SD 13 mm). </w:t>
      </w:r>
      <w:del w:id="114" w:author="Courtney Swenson" w:date="2025-07-29T09:46:00Z" w16du:dateUtc="2025-07-29T13:46:00Z">
        <w:r w:rsidR="00F72354">
          <w:rPr>
            <w:bCs/>
          </w:rPr>
          <w:delText>For silverside,</w:delText>
        </w:r>
      </w:del>
      <w:ins w:id="115" w:author="Courtney Swenson" w:date="2025-07-29T09:46:00Z" w16du:dateUtc="2025-07-29T13:46:00Z">
        <w:r w:rsidR="00926F2C" w:rsidRPr="00926F2C">
          <w:rPr>
            <w:bCs/>
          </w:rPr>
          <w:t xml:space="preserve">Silverside spawn in the spring, with juveniles reaching 90-100 mm before growth ceases in the late fall </w:t>
        </w:r>
        <w:r w:rsidR="00926F2C" w:rsidRPr="00926F2C">
          <w:rPr>
            <w:bCs/>
          </w:rPr>
          <w:fldChar w:fldCharType="begin"/>
        </w:r>
        <w:r w:rsidR="00926F2C" w:rsidRPr="00926F2C">
          <w:rPr>
            <w:bCs/>
          </w:rPr>
          <w: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00926F2C" w:rsidRPr="00926F2C">
          <w:rPr>
            <w:bCs/>
          </w:rPr>
          <w:fldChar w:fldCharType="separate"/>
        </w:r>
        <w:r w:rsidR="00926F2C" w:rsidRPr="00926F2C">
          <w:rPr>
            <w:rFonts w:ascii="Aptos" w:hAnsi="Aptos"/>
          </w:rPr>
          <w:t>(Conover &amp; Ross 1982)</w:t>
        </w:r>
        <w:r w:rsidR="00926F2C" w:rsidRPr="00926F2C">
          <w:rPr>
            <w:bCs/>
          </w:rPr>
          <w:fldChar w:fldCharType="end"/>
        </w:r>
        <w:r w:rsidR="00926F2C" w:rsidRPr="00926F2C">
          <w:rPr>
            <w:bCs/>
          </w:rPr>
          <w:t>. Silverside</w:t>
        </w:r>
      </w:ins>
      <w:r w:rsidR="00926F2C" w:rsidRPr="00926F2C">
        <w:rPr>
          <w:bCs/>
        </w:rPr>
        <w:t xml:space="preserve"> </w:t>
      </w:r>
      <w:r w:rsidR="00F72354" w:rsidRPr="00926F2C">
        <w:rPr>
          <w:bCs/>
        </w:rPr>
        <w:t xml:space="preserve">weekly average lengths </w:t>
      </w:r>
      <w:r w:rsidR="00D171AE" w:rsidRPr="00926F2C">
        <w:rPr>
          <w:bCs/>
        </w:rPr>
        <w:t>were</w:t>
      </w:r>
      <w:r w:rsidR="00F72354" w:rsidRPr="00926F2C">
        <w:rPr>
          <w:bCs/>
        </w:rPr>
        <w:t xml:space="preserve"> consistently around 100 mm in the first third of the sampling season but rapidly decrease</w:t>
      </w:r>
      <w:r w:rsidR="00D171AE" w:rsidRPr="00926F2C">
        <w:rPr>
          <w:bCs/>
        </w:rPr>
        <w:t>d</w:t>
      </w:r>
      <w:r w:rsidR="00F72354" w:rsidRPr="00926F2C">
        <w:rPr>
          <w:bCs/>
        </w:rPr>
        <w:t xml:space="preserve"> to a low of 6</w:t>
      </w:r>
      <w:r w:rsidR="007A7EA3" w:rsidRPr="00926F2C">
        <w:rPr>
          <w:bCs/>
        </w:rPr>
        <w:t>7</w:t>
      </w:r>
      <w:r w:rsidR="00F72354" w:rsidRPr="00926F2C">
        <w:rPr>
          <w:bCs/>
        </w:rPr>
        <w:t xml:space="preserve"> mm in </w:t>
      </w:r>
      <w:r w:rsidR="007A7EA3" w:rsidRPr="00926F2C">
        <w:rPr>
          <w:bCs/>
        </w:rPr>
        <w:t>week 31</w:t>
      </w:r>
      <w:r w:rsidR="00F72354" w:rsidRPr="00926F2C">
        <w:rPr>
          <w:bCs/>
        </w:rPr>
        <w:t>. This indicates that mostly age-1+ silverside</w:t>
      </w:r>
      <w:r w:rsidR="009329FE" w:rsidRPr="00926F2C">
        <w:rPr>
          <w:bCs/>
        </w:rPr>
        <w:t>s</w:t>
      </w:r>
      <w:r w:rsidR="00F72354" w:rsidRPr="00926F2C">
        <w:rPr>
          <w:bCs/>
        </w:rPr>
        <w:t xml:space="preserve"> </w:t>
      </w:r>
      <w:r w:rsidR="00D171AE" w:rsidRPr="00926F2C">
        <w:rPr>
          <w:bCs/>
        </w:rPr>
        <w:t>were</w:t>
      </w:r>
      <w:r w:rsidR="00F72354" w:rsidRPr="00926F2C">
        <w:rPr>
          <w:bCs/>
        </w:rPr>
        <w:t xml:space="preserve"> caught early in the season, but </w:t>
      </w:r>
      <w:proofErr w:type="gramStart"/>
      <w:r w:rsidR="00F72354" w:rsidRPr="00926F2C">
        <w:rPr>
          <w:bCs/>
        </w:rPr>
        <w:t>recently-spawned</w:t>
      </w:r>
      <w:proofErr w:type="gramEnd"/>
      <w:r w:rsidR="00F72354" w:rsidRPr="00926F2C">
        <w:rPr>
          <w:bCs/>
        </w:rPr>
        <w:t xml:space="preserve"> silverside</w:t>
      </w:r>
      <w:r w:rsidR="009329FE" w:rsidRPr="00926F2C">
        <w:rPr>
          <w:bCs/>
        </w:rPr>
        <w:t>s</w:t>
      </w:r>
      <w:r w:rsidR="00F72354" w:rsidRPr="00926F2C">
        <w:rPr>
          <w:bCs/>
        </w:rPr>
        <w:t xml:space="preserve"> recruit to the seine </w:t>
      </w:r>
      <w:r w:rsidR="007A7EA3" w:rsidRPr="00926F2C">
        <w:rPr>
          <w:bCs/>
        </w:rPr>
        <w:t>and dominate catch by late July.</w:t>
      </w:r>
      <w:r w:rsidR="000F6289" w:rsidRPr="00926F2C">
        <w:rPr>
          <w:bCs/>
        </w:rPr>
        <w:t xml:space="preserve"> This is consistent with phenological patterns and growth rates reported in the literature </w:t>
      </w:r>
      <w:r w:rsidR="000F6289" w:rsidRPr="00926F2C">
        <w:rPr>
          <w:bCs/>
        </w:rPr>
        <w:fldChar w:fldCharType="begin"/>
      </w:r>
      <w:r w:rsidR="002E045D" w:rsidRPr="00926F2C">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sidRPr="00926F2C">
        <w:rPr>
          <w:bCs/>
        </w:rPr>
        <w:fldChar w:fldCharType="separate"/>
      </w:r>
      <w:r w:rsidR="002E045D" w:rsidRPr="00926F2C">
        <w:rPr>
          <w:rFonts w:ascii="Aptos" w:hAnsi="Aptos"/>
        </w:rPr>
        <w:t>(Conover &amp; Ross 1982, Conover &amp; Present 1990, Gao &amp; Munch 2013)</w:t>
      </w:r>
      <w:r w:rsidR="000F6289" w:rsidRPr="00926F2C">
        <w:rPr>
          <w:bCs/>
        </w:rPr>
        <w:fldChar w:fldCharType="end"/>
      </w:r>
      <w:r w:rsidR="002E045D" w:rsidRPr="00926F2C">
        <w:rPr>
          <w:bCs/>
        </w:rPr>
        <w:t>.</w:t>
      </w:r>
      <w:r w:rsidR="00F10420" w:rsidRPr="00926F2C">
        <w:rPr>
          <w:bCs/>
        </w:rPr>
        <w:t xml:space="preserve"> </w:t>
      </w:r>
      <w:commentRangeEnd w:id="112"/>
      <w:r w:rsidR="00E57659" w:rsidRPr="00926F2C">
        <w:rPr>
          <w:rStyle w:val="CommentReference"/>
        </w:rPr>
        <w:commentReference w:id="112"/>
      </w:r>
      <w:commentRangeEnd w:id="113"/>
      <w:r w:rsidR="00710539" w:rsidRPr="00926F2C">
        <w:rPr>
          <w:rStyle w:val="CommentReference"/>
        </w:rPr>
        <w:commentReference w:id="113"/>
      </w:r>
    </w:p>
    <w:p w14:paraId="78FD72AB" w14:textId="77777777" w:rsidR="00D171AE" w:rsidRPr="00926F2C" w:rsidRDefault="00D171AE" w:rsidP="001F1CA4">
      <w:pPr>
        <w:spacing w:after="0" w:line="240" w:lineRule="auto"/>
        <w:rPr>
          <w:bCs/>
        </w:rPr>
      </w:pPr>
    </w:p>
    <w:p w14:paraId="2496B55B" w14:textId="411C5A59" w:rsidR="00813874" w:rsidRPr="00926F2C" w:rsidRDefault="002D1769" w:rsidP="001F1CA4">
      <w:pPr>
        <w:spacing w:after="0" w:line="240" w:lineRule="auto"/>
        <w:rPr>
          <w:bCs/>
        </w:rPr>
      </w:pPr>
      <w:r w:rsidRPr="00926F2C">
        <w:rPr>
          <w:bCs/>
        </w:rPr>
        <w:t>The following analyses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r w:rsidR="00926BFF" w:rsidRPr="00926F2C">
        <w:rPr>
          <w:bCs/>
        </w:rPr>
        <w:t xml:space="preserve">Bayesian inference through the R package </w:t>
      </w:r>
      <w:r w:rsidR="00926BFF" w:rsidRPr="00926F2C">
        <w:rPr>
          <w:bCs/>
          <w:i/>
          <w:iCs/>
        </w:rPr>
        <w:t>LaplacesDemon</w:t>
      </w:r>
      <w:r w:rsidRPr="00926F2C">
        <w:rPr>
          <w:bCs/>
        </w:rPr>
        <w:t xml:space="preserve"> </w:t>
      </w:r>
      <w:r w:rsidR="00926BFF" w:rsidRPr="00926F2C">
        <w:rPr>
          <w:bCs/>
        </w:rPr>
        <w:fldChar w:fldCharType="begin"/>
      </w:r>
      <w:r w:rsidR="00926BFF"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sidRPr="00926F2C">
        <w:rPr>
          <w:bCs/>
        </w:rPr>
        <w:fldChar w:fldCharType="separate"/>
      </w:r>
      <w:r w:rsidR="00926BFF" w:rsidRPr="00926F2C">
        <w:rPr>
          <w:rFonts w:ascii="Aptos" w:hAnsi="Aptos"/>
        </w:rPr>
        <w:t>(Statisticat LLC 2021)</w:t>
      </w:r>
      <w:r w:rsidR="00926BFF" w:rsidRPr="00926F2C">
        <w:rPr>
          <w:bCs/>
        </w:rPr>
        <w:fldChar w:fldCharType="end"/>
      </w:r>
      <w:r w:rsidR="00926BFF" w:rsidRPr="00926F2C">
        <w:rPr>
          <w:bCs/>
        </w:rPr>
        <w:t xml:space="preserve"> was used to estimate the number of </w:t>
      </w:r>
      <w:r w:rsidR="00F10420" w:rsidRPr="00926F2C">
        <w:rPr>
          <w:bCs/>
        </w:rPr>
        <w:t xml:space="preserve">length distribution modes </w:t>
      </w:r>
      <w:r w:rsidR="00813874" w:rsidRPr="00926F2C">
        <w:rPr>
          <w:bCs/>
        </w:rPr>
        <w:t>within each week</w:t>
      </w:r>
      <w:r w:rsidR="00926BFF" w:rsidRPr="00926F2C">
        <w:rPr>
          <w:bCs/>
        </w:rPr>
        <w:t xml:space="preserve">. This was accomplished through the </w:t>
      </w:r>
      <w:r w:rsidR="00926BFF" w:rsidRPr="00926F2C">
        <w:rPr>
          <w:bCs/>
          <w:i/>
          <w:iCs/>
        </w:rPr>
        <w:t>Modes</w:t>
      </w:r>
      <w:r w:rsidR="00926BFF" w:rsidRPr="00926F2C">
        <w:rPr>
          <w:bCs/>
        </w:rPr>
        <w:t xml:space="preserve"> function, which is a deterministic function that differences </w:t>
      </w:r>
      <w:r w:rsidR="00813874" w:rsidRPr="00926F2C">
        <w:rPr>
          <w:bCs/>
        </w:rPr>
        <w:t xml:space="preserve">the kernel density of a continuous variable and reports </w:t>
      </w:r>
      <w:r w:rsidR="0059204D" w:rsidRPr="00926F2C">
        <w:rPr>
          <w:bCs/>
          <w:i/>
          <w:iCs/>
        </w:rPr>
        <w:t xml:space="preserve">n </w:t>
      </w:r>
      <w:r w:rsidR="00813874" w:rsidRPr="00926F2C">
        <w:rPr>
          <w:bCs/>
        </w:rPr>
        <w:t>modes equal to half the number of changes in direction</w:t>
      </w:r>
      <w:r w:rsidR="00E142AE" w:rsidRPr="00926F2C">
        <w:rPr>
          <w:bCs/>
        </w:rPr>
        <w:t xml:space="preserve">. This allows for the statistical determination of the number of </w:t>
      </w:r>
      <w:r w:rsidR="0059204D" w:rsidRPr="00926F2C">
        <w:rPr>
          <w:bCs/>
        </w:rPr>
        <w:t>age groups</w:t>
      </w:r>
      <w:r w:rsidR="00E142AE" w:rsidRPr="00926F2C">
        <w:rPr>
          <w:bCs/>
        </w:rPr>
        <w:t xml:space="preserve">, as opposed to traditional length frequency analysis methods that require either </w:t>
      </w:r>
      <w:r w:rsidR="00E142AE" w:rsidRPr="00926F2C">
        <w:rPr>
          <w:bCs/>
          <w:i/>
          <w:iCs/>
        </w:rPr>
        <w:t>a priori</w:t>
      </w:r>
      <w:r w:rsidR="00E142AE" w:rsidRPr="00926F2C">
        <w:rPr>
          <w:bCs/>
        </w:rPr>
        <w:t xml:space="preserve"> knowledge or graphical analysis to identify age </w:t>
      </w:r>
      <w:r w:rsidR="0059204D" w:rsidRPr="00926F2C">
        <w:rPr>
          <w:bCs/>
        </w:rPr>
        <w:t>structure</w:t>
      </w:r>
      <w:r w:rsidR="00E142AE" w:rsidRPr="00926F2C">
        <w:rPr>
          <w:bCs/>
        </w:rPr>
        <w:t xml:space="preserve"> </w:t>
      </w:r>
      <w:r w:rsidR="007651E3" w:rsidRPr="00926F2C">
        <w:rPr>
          <w:bCs/>
        </w:rPr>
        <w:fldChar w:fldCharType="begin"/>
      </w:r>
      <w:r w:rsidR="007651E3" w:rsidRPr="00926F2C">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sidRPr="00926F2C">
        <w:rPr>
          <w:bCs/>
        </w:rPr>
        <w:fldChar w:fldCharType="separate"/>
      </w:r>
      <w:r w:rsidR="007651E3" w:rsidRPr="00926F2C">
        <w:rPr>
          <w:rFonts w:ascii="Aptos" w:hAnsi="Aptos"/>
        </w:rPr>
        <w:t>(Petersen 1891, Fournier et al. 1990, Zhou et al. 2022)</w:t>
      </w:r>
      <w:r w:rsidR="007651E3" w:rsidRPr="00926F2C">
        <w:rPr>
          <w:bCs/>
        </w:rPr>
        <w:fldChar w:fldCharType="end"/>
      </w:r>
      <w:r w:rsidR="00E142AE" w:rsidRPr="00926F2C">
        <w:rPr>
          <w:bCs/>
        </w:rPr>
        <w:t xml:space="preserve">. </w:t>
      </w:r>
      <w:r w:rsidR="00813874" w:rsidRPr="00926F2C">
        <w:rPr>
          <w:bCs/>
        </w:rPr>
        <w:t>If the assumption that</w:t>
      </w:r>
      <w:r w:rsidR="00BD6ED4" w:rsidRPr="00926F2C">
        <w:rPr>
          <w:bCs/>
        </w:rPr>
        <w:t xml:space="preserve"> the</w:t>
      </w:r>
      <w:r w:rsidR="00813874" w:rsidRPr="00926F2C">
        <w:rPr>
          <w:bCs/>
        </w:rPr>
        <w:t xml:space="preserve"> </w:t>
      </w:r>
      <w:r w:rsidR="00BD6ED4" w:rsidRPr="00926F2C">
        <w:rPr>
          <w:bCs/>
        </w:rPr>
        <w:t xml:space="preserve">lengths of </w:t>
      </w:r>
      <w:r w:rsidR="0059204D" w:rsidRPr="00926F2C">
        <w:rPr>
          <w:bCs/>
        </w:rPr>
        <w:t xml:space="preserve">each age group </w:t>
      </w:r>
      <w:r w:rsidR="00BD6ED4" w:rsidRPr="00926F2C">
        <w:rPr>
          <w:bCs/>
        </w:rPr>
        <w:t xml:space="preserve">come from a </w:t>
      </w:r>
      <w:proofErr w:type="gramStart"/>
      <w:r w:rsidR="00BD6ED4" w:rsidRPr="00926F2C">
        <w:rPr>
          <w:bCs/>
        </w:rPr>
        <w:t>normal distribution holds</w:t>
      </w:r>
      <w:proofErr w:type="gramEnd"/>
      <w:r w:rsidR="00813874" w:rsidRPr="00926F2C">
        <w:rPr>
          <w:bCs/>
        </w:rPr>
        <w:t xml:space="preserve">, the location of each mode would represent the mean length of fish belonging to that </w:t>
      </w:r>
      <w:r w:rsidR="0059204D" w:rsidRPr="00926F2C">
        <w:rPr>
          <w:bCs/>
        </w:rPr>
        <w:t>group</w:t>
      </w:r>
      <w:r w:rsidR="00813874" w:rsidRPr="00926F2C">
        <w:rPr>
          <w:bCs/>
        </w:rPr>
        <w:t xml:space="preserve">. The location of modes was estimated using a mixed modeling approach via 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r w:rsidR="00813874" w:rsidRPr="00926F2C">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sidRPr="00926F2C">
        <w:rPr>
          <w:bCs/>
        </w:rPr>
        <w:t>mode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r w:rsidR="0059204D" w:rsidRPr="00926F2C">
        <w:rPr>
          <w:bCs/>
        </w:rPr>
        <w:t>age group</w:t>
      </w:r>
      <w:r w:rsidR="00813874" w:rsidRPr="00926F2C">
        <w:rPr>
          <w:bCs/>
        </w:rPr>
        <w:t>.</w:t>
      </w:r>
    </w:p>
    <w:p w14:paraId="6AB59787" w14:textId="77777777" w:rsidR="00813874" w:rsidRPr="00926F2C" w:rsidRDefault="00813874" w:rsidP="001F1CA4">
      <w:pPr>
        <w:spacing w:after="0" w:line="240" w:lineRule="auto"/>
        <w:rPr>
          <w:bCs/>
        </w:rPr>
      </w:pPr>
    </w:p>
    <w:p w14:paraId="1A2F448D" w14:textId="67096734" w:rsidR="00B10F9B" w:rsidRPr="00926F2C" w:rsidRDefault="00075F98" w:rsidP="001F1CA4">
      <w:pPr>
        <w:spacing w:after="0" w:line="240" w:lineRule="auto"/>
        <w:rPr>
          <w:bCs/>
        </w:rPr>
      </w:pPr>
      <w:r w:rsidRPr="00926F2C">
        <w:rPr>
          <w:bCs/>
        </w:rPr>
        <w:t>This approach to length-frequency analysis is similar to established software and methods</w:t>
      </w:r>
      <w:r w:rsidR="00BD6ED4" w:rsidRPr="00926F2C">
        <w:rPr>
          <w:bCs/>
        </w:rPr>
        <w:t xml:space="preserve"> </w:t>
      </w:r>
      <w:r w:rsidR="00BD6ED4" w:rsidRPr="00926F2C">
        <w:rPr>
          <w:bCs/>
        </w:rPr>
        <w:fldChar w:fldCharType="begin"/>
      </w:r>
      <w:r w:rsidR="00BD6ED4" w:rsidRPr="00926F2C">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sidRPr="00926F2C">
        <w:rPr>
          <w:bCs/>
        </w:rPr>
        <w:fldChar w:fldCharType="separate"/>
      </w:r>
      <w:r w:rsidR="00BD6ED4" w:rsidRPr="00926F2C">
        <w:rPr>
          <w:rFonts w:ascii="Aptos" w:hAnsi="Aptos"/>
        </w:rPr>
        <w:t>(Gayanilo et al. 1996, Mildenberger et al. 2017, Zhou et al. 2022)</w:t>
      </w:r>
      <w:r w:rsidR="00BD6ED4" w:rsidRPr="00926F2C">
        <w:rPr>
          <w:bCs/>
        </w:rPr>
        <w:fldChar w:fldCharType="end"/>
      </w:r>
      <w:r w:rsidR="00BD6ED4" w:rsidRPr="00926F2C">
        <w:rPr>
          <w:bCs/>
        </w:rPr>
        <w:t xml:space="preserve">. </w:t>
      </w:r>
      <w:r w:rsidRPr="00926F2C">
        <w:rPr>
          <w:bCs/>
        </w:rPr>
        <w:t xml:space="preserve">Like these other approaches, an expert is required to </w:t>
      </w:r>
      <w:r w:rsidR="00E142AE" w:rsidRPr="00926F2C">
        <w:rPr>
          <w:bCs/>
        </w:rPr>
        <w:t xml:space="preserve">apply informative </w:t>
      </w:r>
      <w:proofErr w:type="gramStart"/>
      <w:r w:rsidR="00E142AE" w:rsidRPr="00926F2C">
        <w:rPr>
          <w:bCs/>
        </w:rPr>
        <w:t>priors</w:t>
      </w:r>
      <w:proofErr w:type="gramEnd"/>
      <w:r w:rsidR="00E142AE" w:rsidRPr="00926F2C">
        <w:rPr>
          <w:bCs/>
        </w:rPr>
        <w:t xml:space="preserve"> and </w:t>
      </w:r>
      <w:r w:rsidRPr="00926F2C">
        <w:rPr>
          <w:bCs/>
        </w:rPr>
        <w:t xml:space="preserve">make decisions about the validity of the identified </w:t>
      </w:r>
      <w:r w:rsidR="0059204D" w:rsidRPr="00926F2C">
        <w:rPr>
          <w:bCs/>
        </w:rPr>
        <w:t>age groups</w:t>
      </w:r>
      <w:r w:rsidRPr="00926F2C">
        <w:rPr>
          <w:bCs/>
        </w:rPr>
        <w:t xml:space="preserve">. We developed a set of rules to exclude biologically invalid or improbable estimates of </w:t>
      </w:r>
      <w:r w:rsidR="0059204D" w:rsidRPr="00926F2C">
        <w:rPr>
          <w:bCs/>
        </w:rPr>
        <w:t>age-specific</w:t>
      </w:r>
      <w:r w:rsidRPr="00926F2C">
        <w:rPr>
          <w:bCs/>
        </w:rPr>
        <w:t xml:space="preserve"> size range. For the former, this included length estimates with minimum lengths below 0mm or maximum lengths above the literature-derived maximum asymptotic body length. For the </w:t>
      </w:r>
      <w:r w:rsidRPr="00926F2C">
        <w:rPr>
          <w:bCs/>
        </w:rPr>
        <w:lastRenderedPageBreak/>
        <w:t xml:space="preserve">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7AEA0EB0" w14:textId="77777777" w:rsidR="00C34F02" w:rsidRPr="00926F2C" w:rsidRDefault="00C34F02" w:rsidP="001F1CA4">
      <w:pPr>
        <w:spacing w:after="0" w:line="240" w:lineRule="auto"/>
        <w:rPr>
          <w:bCs/>
        </w:rPr>
      </w:pPr>
    </w:p>
    <w:p w14:paraId="173903B1" w14:textId="05308E23" w:rsidR="004E0283" w:rsidRPr="00926F2C" w:rsidRDefault="00ED01C5" w:rsidP="0005676A">
      <w:pPr>
        <w:spacing w:after="0" w:line="240" w:lineRule="auto"/>
        <w:rPr>
          <w:bCs/>
        </w:rPr>
      </w:pPr>
      <w:r w:rsidRPr="00926F2C">
        <w:rPr>
          <w:bCs/>
        </w:rPr>
        <w:t xml:space="preserve">Next, the </w:t>
      </w:r>
      <w:r w:rsidR="0019083E" w:rsidRPr="00926F2C">
        <w:rPr>
          <w:bCs/>
        </w:rPr>
        <w:t xml:space="preserve">lower and upper limits of </w:t>
      </w:r>
      <w:r w:rsidR="0059204D" w:rsidRPr="00926F2C">
        <w:rPr>
          <w:bCs/>
        </w:rPr>
        <w:t xml:space="preserve">the </w:t>
      </w:r>
      <w:r w:rsidR="0019083E" w:rsidRPr="00926F2C">
        <w:rPr>
          <w:bCs/>
        </w:rPr>
        <w:t xml:space="preserve">length </w:t>
      </w:r>
      <w:r w:rsidR="00C34F02" w:rsidRPr="00926F2C">
        <w:rPr>
          <w:bCs/>
        </w:rPr>
        <w:t xml:space="preserve">range of </w:t>
      </w:r>
      <w:r w:rsidRPr="00926F2C">
        <w:rPr>
          <w:bCs/>
        </w:rPr>
        <w:t xml:space="preserve">the age-0 cohort </w:t>
      </w:r>
      <w:r w:rsidR="00C34F02" w:rsidRPr="00926F2C">
        <w:rPr>
          <w:bCs/>
        </w:rPr>
        <w:t>for every week in the sampling period</w:t>
      </w:r>
      <w:r w:rsidRPr="00926F2C">
        <w:rPr>
          <w:bCs/>
        </w:rPr>
        <w:t xml:space="preserve"> w</w:t>
      </w:r>
      <w:r w:rsidR="0059204D" w:rsidRPr="00926F2C">
        <w:rPr>
          <w:bCs/>
        </w:rPr>
        <w:t>ere</w:t>
      </w:r>
      <w:r w:rsidRPr="00926F2C">
        <w:rPr>
          <w:bCs/>
        </w:rPr>
        <w:t xml:space="preserve"> estimated</w:t>
      </w:r>
      <w:r w:rsidR="00C34F02" w:rsidRPr="00926F2C">
        <w:rPr>
          <w:bCs/>
        </w:rPr>
        <w:t xml:space="preserve">. </w:t>
      </w:r>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r w:rsidR="00B62476" w:rsidRPr="00926F2C">
        <w:rPr>
          <w:bCs/>
        </w:rPr>
        <w:t xml:space="preserve">. </w:t>
      </w:r>
      <w:r w:rsidR="00DF6469" w:rsidRPr="00926F2C">
        <w:rPr>
          <w:bCs/>
        </w:rPr>
        <w:t xml:space="preserve">Lifetime fish growth is usually modeled using </w:t>
      </w:r>
      <w:r w:rsidR="00C94488" w:rsidRPr="00926F2C">
        <w:rPr>
          <w:bCs/>
        </w:rPr>
        <w:t xml:space="preserve">the </w:t>
      </w:r>
      <w:r w:rsidR="00DF6469" w:rsidRPr="00926F2C">
        <w:rPr>
          <w:bCs/>
        </w:rPr>
        <w:t xml:space="preserve">von Bertalanffy </w:t>
      </w:r>
      <w:r w:rsidR="00C94488" w:rsidRPr="00926F2C">
        <w:rPr>
          <w:bCs/>
        </w:rPr>
        <w:t>equation</w:t>
      </w:r>
      <w:r w:rsidR="00DF6469" w:rsidRPr="00926F2C">
        <w:rPr>
          <w:bCs/>
        </w:rPr>
        <w:t xml:space="preserve">, which is a </w:t>
      </w:r>
      <w:r w:rsidR="0019083E" w:rsidRPr="00926F2C">
        <w:rPr>
          <w:bCs/>
        </w:rPr>
        <w:t>specialized case of logistic growth</w:t>
      </w:r>
      <w:r w:rsidR="00DF6469" w:rsidRPr="00926F2C">
        <w:rPr>
          <w:bCs/>
        </w:rPr>
        <w:t xml:space="preserve">. Beach seine operations took place over 15 weeks each </w:t>
      </w:r>
      <w:r w:rsidR="002E045D" w:rsidRPr="00926F2C">
        <w:rPr>
          <w:bCs/>
        </w:rPr>
        <w:t>summer</w:t>
      </w:r>
      <w:r w:rsidR="00DF6469" w:rsidRPr="00926F2C">
        <w:rPr>
          <w:bCs/>
        </w:rPr>
        <w:t>,</w:t>
      </w:r>
      <w:r w:rsidR="00E142AE" w:rsidRPr="00926F2C">
        <w:rPr>
          <w:bCs/>
        </w:rPr>
        <w:t xml:space="preserve"> with </w:t>
      </w:r>
      <w:r w:rsidR="0059204D" w:rsidRPr="00926F2C">
        <w:rPr>
          <w:bCs/>
        </w:rPr>
        <w:t xml:space="preserve">age-0 cohorts for both </w:t>
      </w:r>
      <w:r w:rsidR="00E142AE" w:rsidRPr="00926F2C">
        <w:rPr>
          <w:bCs/>
        </w:rPr>
        <w:t xml:space="preserve">focal species persisting in the area for </w:t>
      </w:r>
      <w:r w:rsidR="0059204D" w:rsidRPr="00926F2C">
        <w:rPr>
          <w:bCs/>
        </w:rPr>
        <w:t xml:space="preserve">only </w:t>
      </w:r>
      <w:r w:rsidR="00E142AE" w:rsidRPr="00926F2C">
        <w:rPr>
          <w:bCs/>
        </w:rPr>
        <w:t xml:space="preserve">a </w:t>
      </w:r>
      <w:r w:rsidR="0059204D" w:rsidRPr="00926F2C">
        <w:rPr>
          <w:bCs/>
        </w:rPr>
        <w:t>few weeks</w:t>
      </w:r>
      <w:r w:rsidR="00E142AE" w:rsidRPr="00926F2C">
        <w:rPr>
          <w:bCs/>
        </w:rPr>
        <w:t xml:space="preserve"> of that time. R</w:t>
      </w:r>
      <w:r w:rsidR="002E045D" w:rsidRPr="00926F2C">
        <w:rPr>
          <w:bCs/>
        </w:rPr>
        <w:t xml:space="preserve">apid growth over </w:t>
      </w:r>
      <w:r w:rsidR="00C94488" w:rsidRPr="00926F2C">
        <w:rPr>
          <w:bCs/>
        </w:rPr>
        <w:t>this</w:t>
      </w:r>
      <w:r w:rsidR="002E045D" w:rsidRPr="00926F2C">
        <w:rPr>
          <w:bCs/>
        </w:rPr>
        <w:t xml:space="preserve"> relatively short period supports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r w:rsidR="00DF6469" w:rsidRPr="00926F2C">
        <w:rPr>
          <w:bCs/>
        </w:rPr>
        <w:t xml:space="preserve">. </w:t>
      </w:r>
      <w:r w:rsidR="0019083E" w:rsidRPr="00926F2C">
        <w:rPr>
          <w:bCs/>
        </w:rPr>
        <w:t>Therefore, linear models were fit to the weekly upper and lower limits of length range</w:t>
      </w:r>
      <w:r w:rsidR="0059204D" w:rsidRPr="00926F2C">
        <w:rPr>
          <w:bCs/>
        </w:rPr>
        <w:t>s</w:t>
      </w:r>
      <w:r w:rsidR="0019083E" w:rsidRPr="00926F2C">
        <w:rPr>
          <w:bCs/>
        </w:rPr>
        <w:t xml:space="preserve"> as estimated in the previous step. Fish with lengths within the modeled limits of each week were </w:t>
      </w:r>
      <w:r w:rsidR="00984539" w:rsidRPr="00926F2C">
        <w:rPr>
          <w:bCs/>
        </w:rPr>
        <w:t xml:space="preserve">assigned to the </w:t>
      </w:r>
      <w:r w:rsidR="00F10420" w:rsidRPr="00926F2C">
        <w:rPr>
          <w:bCs/>
        </w:rPr>
        <w:t>age-0 cohort.</w:t>
      </w:r>
      <w:r w:rsidR="00F16509" w:rsidRPr="00926F2C">
        <w:rPr>
          <w:bCs/>
        </w:rPr>
        <w:t xml:space="preserve"> </w:t>
      </w:r>
      <w:r w:rsidRPr="00926F2C">
        <w:rPr>
          <w:bCs/>
        </w:rPr>
        <w:t xml:space="preserve">Fish not </w:t>
      </w:r>
      <w:r w:rsidR="00E142AE" w:rsidRPr="00926F2C">
        <w:rPr>
          <w:bCs/>
        </w:rPr>
        <w:t>assigned to</w:t>
      </w:r>
      <w:r w:rsidRPr="00926F2C">
        <w:rPr>
          <w:bCs/>
        </w:rPr>
        <w:t xml:space="preserve"> the age-0 cohort were removed from further growth analyses.</w:t>
      </w:r>
    </w:p>
    <w:p w14:paraId="5C4D8348" w14:textId="77777777" w:rsidR="004E0283" w:rsidRPr="00926F2C" w:rsidRDefault="004E0283" w:rsidP="0005676A">
      <w:pPr>
        <w:spacing w:after="0" w:line="240" w:lineRule="auto"/>
        <w:rPr>
          <w:bCs/>
        </w:rPr>
      </w:pPr>
    </w:p>
    <w:p w14:paraId="7F5656CC" w14:textId="30284971" w:rsidR="00ED01C5" w:rsidRPr="00926F2C" w:rsidRDefault="00ED01C5" w:rsidP="0005676A">
      <w:pPr>
        <w:spacing w:after="0" w:line="240" w:lineRule="auto"/>
        <w:rPr>
          <w:bCs/>
        </w:rPr>
      </w:pPr>
      <w:commentRangeStart w:id="116"/>
      <w:commentRangeStart w:id="117"/>
      <w:r w:rsidRPr="00926F2C">
        <w:rPr>
          <w:bCs/>
        </w:rPr>
        <w:t xml:space="preserve">The weekly length </w:t>
      </w:r>
      <w:del w:id="118" w:author="Courtney Swenson" w:date="2025-07-29T09:46:00Z" w16du:dateUtc="2025-07-29T13:46:00Z">
        <w:r>
          <w:rPr>
            <w:bCs/>
          </w:rPr>
          <w:delText>distribution</w:delText>
        </w:r>
      </w:del>
      <w:ins w:id="119" w:author="Courtney Swenson" w:date="2025-07-29T09:46:00Z" w16du:dateUtc="2025-07-29T13:46:00Z">
        <w:r w:rsidRPr="00926F2C">
          <w:rPr>
            <w:bCs/>
          </w:rPr>
          <w:t>distribution</w:t>
        </w:r>
        <w:r w:rsidR="00926F2C" w:rsidRPr="00926F2C">
          <w:rPr>
            <w:bCs/>
          </w:rPr>
          <w:t>s</w:t>
        </w:r>
      </w:ins>
      <w:r w:rsidRPr="00926F2C">
        <w:rPr>
          <w:bCs/>
        </w:rPr>
        <w:t xml:space="preserve"> of both age-0 silverside</w:t>
      </w:r>
      <w:r w:rsidR="0059204D" w:rsidRPr="00926F2C">
        <w:rPr>
          <w:bCs/>
        </w:rPr>
        <w:t>s</w:t>
      </w:r>
      <w:r w:rsidRPr="00926F2C">
        <w:rPr>
          <w:bCs/>
        </w:rPr>
        <w:t xml:space="preserve"> and age-0 herring in each year often exhibited higher variance in later weeks as compared to earlier weeks. </w:t>
      </w:r>
      <w:commentRangeEnd w:id="116"/>
      <w:r w:rsidR="00527BD7" w:rsidRPr="00926F2C">
        <w:rPr>
          <w:rStyle w:val="CommentReference"/>
        </w:rPr>
        <w:commentReference w:id="116"/>
      </w:r>
      <w:commentRangeEnd w:id="117"/>
      <w:r w:rsidR="00926F2C" w:rsidRPr="00926F2C">
        <w:rPr>
          <w:rStyle w:val="CommentReference"/>
        </w:rPr>
        <w:commentReference w:id="117"/>
      </w:r>
      <w:r w:rsidRPr="00926F2C">
        <w:rPr>
          <w:bCs/>
        </w:rPr>
        <w:t xml:space="preserve">Weighted least </w:t>
      </w:r>
      <w:proofErr w:type="gramStart"/>
      <w:r w:rsidRPr="00926F2C">
        <w:rPr>
          <w:bCs/>
        </w:rPr>
        <w:t>squares</w:t>
      </w:r>
      <w:proofErr w:type="gramEnd"/>
      <w:r w:rsidRPr="00926F2C">
        <w:rPr>
          <w:bCs/>
        </w:rPr>
        <w:t xml:space="preserve"> regressions were used to </w:t>
      </w:r>
      <w:proofErr w:type="gramStart"/>
      <w:r w:rsidR="00E142AE" w:rsidRPr="00926F2C">
        <w:rPr>
          <w:bCs/>
        </w:rPr>
        <w:t>control</w:t>
      </w:r>
      <w:r w:rsidRPr="00926F2C">
        <w:rPr>
          <w:bCs/>
        </w:rPr>
        <w:t xml:space="preserve"> </w:t>
      </w:r>
      <w:r w:rsidR="00E142AE" w:rsidRPr="00926F2C">
        <w:rPr>
          <w:bCs/>
        </w:rPr>
        <w:t>for</w:t>
      </w:r>
      <w:proofErr w:type="gramEnd"/>
      <w:r w:rsidR="00E142AE" w:rsidRPr="00926F2C">
        <w:rPr>
          <w:bCs/>
        </w:rPr>
        <w:t xml:space="preserve"> </w:t>
      </w:r>
      <w:r w:rsidRPr="00926F2C">
        <w:rPr>
          <w:bCs/>
        </w:rPr>
        <w:t xml:space="preserve">this heteroskedasticity. In these models, </w:t>
      </w:r>
      <w:r w:rsidR="0059204D" w:rsidRPr="00926F2C">
        <w:rPr>
          <w:bCs/>
        </w:rPr>
        <w:t xml:space="preserve">the </w:t>
      </w:r>
      <w:r w:rsidRPr="00926F2C">
        <w:rPr>
          <w:bCs/>
        </w:rPr>
        <w:t>length</w:t>
      </w:r>
      <w:r w:rsidR="00E142AE" w:rsidRPr="00926F2C">
        <w:rPr>
          <w:bCs/>
        </w:rPr>
        <w:t>s</w:t>
      </w:r>
      <w:r w:rsidRPr="00926F2C">
        <w:rPr>
          <w:bCs/>
        </w:rPr>
        <w:t xml:space="preserve"> of the selected fishes </w:t>
      </w:r>
      <w:r w:rsidR="00E142AE" w:rsidRPr="00926F2C">
        <w:rPr>
          <w:bCs/>
        </w:rPr>
        <w:t>were</w:t>
      </w:r>
      <w:r w:rsidRPr="00926F2C">
        <w:rPr>
          <w:bCs/>
        </w:rPr>
        <w:t xml:space="preserve"> the response </w:t>
      </w:r>
      <w:proofErr w:type="gramStart"/>
      <w:r w:rsidRPr="00926F2C">
        <w:rPr>
          <w:bCs/>
        </w:rPr>
        <w:t>variable</w:t>
      </w:r>
      <w:proofErr w:type="gramEnd"/>
      <w:r w:rsidRPr="00926F2C">
        <w:rPr>
          <w:bCs/>
        </w:rPr>
        <w:t xml:space="preserve"> and </w:t>
      </w:r>
      <w:r w:rsidR="0059204D" w:rsidRPr="00926F2C">
        <w:rPr>
          <w:bCs/>
        </w:rPr>
        <w:t xml:space="preserve">the numeric </w:t>
      </w:r>
      <w:r w:rsidRPr="00926F2C">
        <w:rPr>
          <w:bCs/>
        </w:rPr>
        <w:t xml:space="preserve">week of </w:t>
      </w:r>
      <w:r w:rsidR="0059204D" w:rsidRPr="00926F2C">
        <w:rPr>
          <w:bCs/>
        </w:rPr>
        <w:t xml:space="preserve">the </w:t>
      </w:r>
      <w:r w:rsidRPr="00926F2C">
        <w:rPr>
          <w:bCs/>
        </w:rPr>
        <w:t xml:space="preserve">year was the </w:t>
      </w:r>
      <w:r w:rsidR="00E142AE" w:rsidRPr="00926F2C">
        <w:rPr>
          <w:bCs/>
        </w:rPr>
        <w:t>explanatory</w:t>
      </w:r>
      <w:r w:rsidRPr="00926F2C">
        <w:rPr>
          <w:bCs/>
        </w:rPr>
        <w:t xml:space="preserve"> variable. The weekly growth rate of the age-0 cohort of each species in each year was therefore defined as the slope of the regression fit to the weekly </w:t>
      </w:r>
      <w:r w:rsidR="00E142AE" w:rsidRPr="00926F2C">
        <w:rPr>
          <w:bCs/>
        </w:rPr>
        <w:t xml:space="preserve">age-0 cohort </w:t>
      </w:r>
      <w:r w:rsidRPr="00926F2C">
        <w:rPr>
          <w:bCs/>
        </w:rPr>
        <w:t xml:space="preserve">length frequency distribution data. </w:t>
      </w:r>
      <w:r w:rsidR="004D46E9" w:rsidRPr="00926F2C">
        <w:rPr>
          <w:bCs/>
        </w:rPr>
        <w:t xml:space="preserve">Two-sided </w:t>
      </w:r>
      <w:r w:rsidRPr="00926F2C">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Pr="00926F2C" w:rsidRDefault="001F1CA4" w:rsidP="0005676A">
      <w:pPr>
        <w:spacing w:after="0" w:line="240" w:lineRule="auto"/>
        <w:rPr>
          <w:bCs/>
          <w:color w:val="4472C4"/>
        </w:rPr>
      </w:pPr>
    </w:p>
    <w:p w14:paraId="25B1B6B4" w14:textId="7B92C4F7" w:rsidR="00562A5F" w:rsidRPr="00926F2C" w:rsidRDefault="00562A5F" w:rsidP="0005676A">
      <w:pPr>
        <w:spacing w:after="0" w:line="240" w:lineRule="auto"/>
        <w:rPr>
          <w:bCs/>
          <w:color w:val="4472C4"/>
        </w:rPr>
      </w:pPr>
      <w:r w:rsidRPr="00926F2C">
        <w:rPr>
          <w:bCs/>
          <w:color w:val="4472C4"/>
        </w:rPr>
        <w:t>3.3.2</w:t>
      </w:r>
      <w:r w:rsidRPr="00926F2C">
        <w:rPr>
          <w:bCs/>
          <w:color w:val="4472C4"/>
        </w:rPr>
        <w:tab/>
      </w:r>
      <w:r w:rsidR="001579FC" w:rsidRPr="00926F2C">
        <w:rPr>
          <w:bCs/>
          <w:color w:val="4472C4"/>
        </w:rPr>
        <w:t>Effects on catch</w:t>
      </w:r>
    </w:p>
    <w:p w14:paraId="6CB1FC89" w14:textId="6325D990"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only age-0 fishes</w:t>
      </w:r>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family and a log-link function due to the zero-inflated and </w:t>
      </w:r>
      <w:proofErr w:type="spellStart"/>
      <w:r w:rsidR="001579FC" w:rsidRPr="00926F2C">
        <w:rPr>
          <w:bCs/>
        </w:rPr>
        <w:t>overdispersed</w:t>
      </w:r>
      <w:proofErr w:type="spellEnd"/>
      <w:r w:rsidR="001579FC" w:rsidRPr="00926F2C">
        <w:rPr>
          <w:bCs/>
        </w:rPr>
        <w:t xml:space="preserve">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42843EC1" w:rsidR="001F1CA4" w:rsidRPr="00926F2C" w:rsidRDefault="00ED01C5" w:rsidP="0005676A">
      <w:pPr>
        <w:spacing w:after="0" w:line="240" w:lineRule="auto"/>
        <w:rPr>
          <w:bCs/>
        </w:rPr>
      </w:pPr>
      <w:r w:rsidRPr="00926F2C">
        <w:rPr>
          <w:bCs/>
        </w:rPr>
        <w:t xml:space="preserve">Environmental variables tested as explanatory variables included surface temperature </w:t>
      </w:r>
      <w:del w:id="120" w:author="Katie Lankowicz" w:date="2025-07-01T12:53:00Z" w16du:dateUtc="2025-07-01T16:53:00Z">
        <w:r w:rsidRPr="00926F2C">
          <w:rPr>
            <w:bCs/>
          </w:rPr>
          <w:delText>(</w:delText>
        </w:r>
      </w:del>
      <w:ins w:id="121" w:author="Katie Lankowicz" w:date="2025-07-01T12:53:00Z" w16du:dateUtc="2025-07-01T16:53:00Z">
        <w:r>
          <w:rPr>
            <w:bCs/>
          </w:rPr>
          <w:t>(</w:t>
        </w:r>
      </w:ins>
      <w:ins w:id="122" w:author="Graham Sherwood" w:date="2025-06-27T10:23:00Z" w16du:dateUtc="2025-06-27T14:23:00Z">
        <w:r w:rsidR="005B3CE9">
          <w:rPr>
            <w:bCs/>
          </w:rPr>
          <w:t>°</w:t>
        </w:r>
      </w:ins>
      <w:r w:rsidRPr="00926F2C">
        <w:rPr>
          <w:bCs/>
        </w:rPr>
        <w:t>C), substrate type, weather conditions, tidal state (rising or falling), and water level</w:t>
      </w:r>
      <w:r w:rsidR="00792C70" w:rsidRPr="00926F2C">
        <w:rPr>
          <w:bCs/>
        </w:rPr>
        <w:t xml:space="preserve"> (m) as compared to the </w:t>
      </w:r>
      <w:commentRangeStart w:id="123"/>
      <w:r w:rsidR="00792C70" w:rsidRPr="00926F2C">
        <w:rPr>
          <w:bCs/>
        </w:rPr>
        <w:t xml:space="preserve">Mean </w:t>
      </w:r>
      <w:del w:id="124" w:author="Courtney Swenson" w:date="2025-07-29T09:46:00Z" w16du:dateUtc="2025-07-29T13:46:00Z">
        <w:r w:rsidR="00792C70">
          <w:rPr>
            <w:bCs/>
          </w:rPr>
          <w:delText>Low</w:delText>
        </w:r>
      </w:del>
      <w:ins w:id="125" w:author="Courtney Swenson" w:date="2025-07-29T09:46:00Z" w16du:dateUtc="2025-07-29T13:46:00Z">
        <w:r w:rsidR="00792C70" w:rsidRPr="00926F2C">
          <w:rPr>
            <w:bCs/>
          </w:rPr>
          <w:t>Low</w:t>
        </w:r>
        <w:r w:rsidR="00926F2C" w:rsidRPr="00926F2C">
          <w:rPr>
            <w:bCs/>
          </w:rPr>
          <w:t>er</w:t>
        </w:r>
      </w:ins>
      <w:r w:rsidR="00792C70" w:rsidRPr="00926F2C">
        <w:rPr>
          <w:bCs/>
        </w:rPr>
        <w:t xml:space="preserve"> Low Water (MLLW)</w:t>
      </w:r>
      <w:commentRangeEnd w:id="123"/>
      <w:r w:rsidR="000B68E6" w:rsidRPr="00926F2C">
        <w:rPr>
          <w:rStyle w:val="CommentReference"/>
        </w:rPr>
        <w:commentReference w:id="123"/>
      </w:r>
      <w:r w:rsidR="00792C70" w:rsidRPr="00926F2C">
        <w:rPr>
          <w:bCs/>
        </w:rPr>
        <w:t xml:space="preserve"> datum at the time and location of each seine haul</w:t>
      </w:r>
      <w:r w:rsidRPr="00926F2C">
        <w:rPr>
          <w:bCs/>
        </w:rPr>
        <w:t xml:space="preserve">. </w:t>
      </w:r>
      <w:r w:rsidR="001579FC" w:rsidRPr="00926F2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sidRPr="00926F2C">
        <w:rPr>
          <w:bCs/>
        </w:rPr>
        <w:t>The s</w:t>
      </w:r>
      <w:r w:rsidRPr="00926F2C">
        <w:rPr>
          <w:bCs/>
        </w:rPr>
        <w:t xml:space="preserve">ubstrate </w:t>
      </w:r>
      <w:r w:rsidR="00792C70" w:rsidRPr="00926F2C">
        <w:rPr>
          <w:bCs/>
        </w:rPr>
        <w:t xml:space="preserve">at each sampling site </w:t>
      </w:r>
      <w:r w:rsidRPr="00926F2C">
        <w:rPr>
          <w:bCs/>
        </w:rPr>
        <w:t xml:space="preserve">was categorized as mud, sand, or sand/gravel mixture </w:t>
      </w:r>
      <w:r w:rsidR="001579FC" w:rsidRPr="00926F2C">
        <w:rPr>
          <w:bCs/>
        </w:rPr>
        <w:t>according to</w:t>
      </w:r>
      <w:r w:rsidRPr="00926F2C">
        <w:rPr>
          <w:bCs/>
        </w:rPr>
        <w:t xml:space="preserve"> an estimate of average grain size within the </w:t>
      </w:r>
      <w:r w:rsidR="0059204D" w:rsidRPr="00926F2C">
        <w:rPr>
          <w:bCs/>
        </w:rPr>
        <w:t>sampled</w:t>
      </w:r>
      <w:r w:rsidRPr="00926F2C">
        <w:rPr>
          <w:bCs/>
        </w:rPr>
        <w:t xml:space="preserve"> area. Weather conditions were categorized </w:t>
      </w:r>
      <w:proofErr w:type="gramStart"/>
      <w:r w:rsidRPr="00926F2C">
        <w:rPr>
          <w:bCs/>
        </w:rPr>
        <w:t>into</w:t>
      </w:r>
      <w:proofErr w:type="gramEnd"/>
      <w:r w:rsidRPr="00926F2C">
        <w:rPr>
          <w:bCs/>
        </w:rPr>
        <w:t xml:space="preserve"> sunny, partly cloudy, overcast, or rainy. </w:t>
      </w:r>
      <w:r w:rsidR="004808FE" w:rsidRPr="00926F2C">
        <w:rPr>
          <w:bCs/>
        </w:rPr>
        <w:t xml:space="preserve">Both substrate type and weather conditions were included as fixed-effect factor variables. </w:t>
      </w:r>
      <w:r w:rsidRPr="00926F2C">
        <w:rPr>
          <w:bCs/>
        </w:rPr>
        <w:t xml:space="preserve">Tidal </w:t>
      </w:r>
      <w:r w:rsidR="001579FC" w:rsidRPr="00926F2C">
        <w:rPr>
          <w:bCs/>
        </w:rPr>
        <w:lastRenderedPageBreak/>
        <w:t>data were</w:t>
      </w:r>
      <w:r w:rsidRPr="00926F2C">
        <w:rPr>
          <w:bCs/>
        </w:rPr>
        <w:t xml:space="preserve"> extracted from the nearby Portland Harbor tide gauge. Water level </w:t>
      </w:r>
      <w:r w:rsidR="00E142AE" w:rsidRPr="00926F2C">
        <w:rPr>
          <w:bCs/>
        </w:rPr>
        <w:t xml:space="preserve">data </w:t>
      </w:r>
      <w:r w:rsidRPr="00926F2C">
        <w:rPr>
          <w:bCs/>
        </w:rPr>
        <w:t>w</w:t>
      </w:r>
      <w:r w:rsidR="00E142AE" w:rsidRPr="00926F2C">
        <w:rPr>
          <w:bCs/>
        </w:rPr>
        <w:t>ere</w:t>
      </w:r>
      <w:r w:rsidRPr="00926F2C">
        <w:rPr>
          <w:bCs/>
        </w:rPr>
        <w:t xml:space="preserve"> extracted at </w:t>
      </w:r>
      <w:r w:rsidR="0059204D" w:rsidRPr="00926F2C">
        <w:rPr>
          <w:bCs/>
        </w:rPr>
        <w:t xml:space="preserve">the </w:t>
      </w:r>
      <w:r w:rsidRPr="00926F2C">
        <w:rPr>
          <w:bCs/>
        </w:rPr>
        <w:t>native 6-minute frequency, then interpolated and smoothed to a 1-minute frequency</w:t>
      </w:r>
      <w:r w:rsidR="0059204D" w:rsidRPr="00926F2C">
        <w:rPr>
          <w:bCs/>
        </w:rPr>
        <w:t xml:space="preserve"> for</w:t>
      </w:r>
      <w:r w:rsidRPr="00926F2C">
        <w:rPr>
          <w:bCs/>
        </w:rPr>
        <w:t xml:space="preserve"> every summer </w:t>
      </w:r>
      <w:r w:rsidR="001579FC" w:rsidRPr="00926F2C">
        <w:rPr>
          <w:bCs/>
        </w:rPr>
        <w:t>when</w:t>
      </w:r>
      <w:r w:rsidRPr="00926F2C">
        <w:rPr>
          <w:bCs/>
        </w:rPr>
        <w:t xml:space="preserve"> sampling occurred. The timestamp of each seine set was then used to determine </w:t>
      </w:r>
      <w:r w:rsidR="0059204D" w:rsidRPr="00926F2C">
        <w:rPr>
          <w:bCs/>
        </w:rPr>
        <w:t xml:space="preserve">the </w:t>
      </w:r>
      <w:r w:rsidRPr="00926F2C">
        <w:rPr>
          <w:bCs/>
        </w:rPr>
        <w:t>tidal state (rising or falling</w:t>
      </w:r>
      <w:r w:rsidR="009212C7" w:rsidRPr="00926F2C">
        <w:rPr>
          <w:bCs/>
        </w:rPr>
        <w:t>; fixed-effect factor variable</w:t>
      </w:r>
      <w:r w:rsidRPr="00926F2C">
        <w:rPr>
          <w:bCs/>
        </w:rPr>
        <w:t xml:space="preserve">) and approximate water level as compared to the </w:t>
      </w:r>
      <w:r w:rsidR="00792C70" w:rsidRPr="00926F2C">
        <w:rPr>
          <w:bCs/>
        </w:rPr>
        <w:t xml:space="preserve">MLLW </w:t>
      </w:r>
      <w:r w:rsidRPr="00926F2C">
        <w:rPr>
          <w:bCs/>
        </w:rPr>
        <w:t xml:space="preserve">datum. Though the gauge measurements are specific to Portland Harbor, the time </w:t>
      </w:r>
      <w:r w:rsidR="00E142AE" w:rsidRPr="00926F2C">
        <w:rPr>
          <w:bCs/>
        </w:rPr>
        <w:t>offsets</w:t>
      </w:r>
      <w:r w:rsidRPr="00926F2C">
        <w:rPr>
          <w:bCs/>
        </w:rPr>
        <w:t xml:space="preserve"> for high and low tides at subordinate NOAA tidal prediction stations </w:t>
      </w:r>
      <w:r w:rsidR="001579FC" w:rsidRPr="00926F2C">
        <w:rPr>
          <w:bCs/>
        </w:rPr>
        <w:t xml:space="preserve">near </w:t>
      </w:r>
      <w:r w:rsidRPr="00926F2C">
        <w:rPr>
          <w:bCs/>
        </w:rPr>
        <w:t xml:space="preserve">the edges of Casco Bay are between 1 and 2 minutes and tidal height </w:t>
      </w:r>
      <w:r w:rsidR="00E142AE" w:rsidRPr="00926F2C">
        <w:rPr>
          <w:bCs/>
        </w:rPr>
        <w:t>offsets</w:t>
      </w:r>
      <w:r w:rsidRPr="00926F2C">
        <w:rPr>
          <w:bCs/>
        </w:rPr>
        <w:t xml:space="preserve"> are between 0 and 0.3 m. </w:t>
      </w:r>
      <w:r w:rsidR="001579FC" w:rsidRPr="00926F2C">
        <w:rPr>
          <w:bCs/>
        </w:rPr>
        <w:t xml:space="preserve">All our sampled sites 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xml:space="preserve">, </w:t>
      </w:r>
      <w:commentRangeStart w:id="126"/>
      <w:commentRangeStart w:id="127"/>
      <w:r w:rsidR="0059204D" w:rsidRPr="00926F2C">
        <w:rPr>
          <w:bCs/>
        </w:rPr>
        <w:t>which is small enough that we would not likely be able to detect any ecological effects</w:t>
      </w:r>
      <w:commentRangeEnd w:id="126"/>
      <w:r w:rsidR="000B68E6" w:rsidRPr="00926F2C">
        <w:rPr>
          <w:rStyle w:val="CommentReference"/>
        </w:rPr>
        <w:commentReference w:id="126"/>
      </w:r>
      <w:commentRangeEnd w:id="127"/>
      <w:r w:rsidR="00926F2C" w:rsidRPr="00926F2C">
        <w:rPr>
          <w:rStyle w:val="CommentReference"/>
        </w:rPr>
        <w:commentReference w:id="127"/>
      </w:r>
      <w:r w:rsidR="0059204D" w:rsidRPr="00926F2C">
        <w:rPr>
          <w:bCs/>
        </w:rPr>
        <w:t>.</w:t>
      </w:r>
    </w:p>
    <w:p w14:paraId="32F1FFD8" w14:textId="77777777" w:rsidR="00ED01C5" w:rsidRPr="00926F2C" w:rsidRDefault="00ED01C5" w:rsidP="0005676A">
      <w:pPr>
        <w:spacing w:after="0" w:line="240" w:lineRule="auto"/>
        <w:rPr>
          <w:bCs/>
        </w:rPr>
      </w:pPr>
    </w:p>
    <w:p w14:paraId="6FEB25D4" w14:textId="337743A1"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proofErr w:type="gramStart"/>
      <w:r w:rsidR="004808FE" w:rsidRPr="00926F2C">
        <w:rPr>
          <w:bCs/>
        </w:rPr>
        <w:t xml:space="preserve">fixed-effect </w:t>
      </w:r>
      <w:r w:rsidRPr="00926F2C">
        <w:rPr>
          <w:bCs/>
        </w:rPr>
        <w:t>factor variable</w:t>
      </w:r>
      <w:proofErr w:type="gramEnd"/>
      <w:r w:rsidRPr="00926F2C">
        <w:rPr>
          <w:bCs/>
        </w:rPr>
        <w:t xml:space="preserv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interaction term with surface temperature. This was done to </w:t>
      </w:r>
      <w:r w:rsidR="004B3608" w:rsidRPr="00926F2C">
        <w:rPr>
          <w:bCs/>
        </w:rPr>
        <w:t>account for the effect of seasonal warming on the phenology of the focal species, particularly herring.</w:t>
      </w:r>
      <w:r w:rsidRPr="00926F2C">
        <w:rPr>
          <w:bCs/>
        </w:rPr>
        <w:t xml:space="preserve"> </w:t>
      </w:r>
      <w:commentRangeStart w:id="128"/>
      <w:commentRangeStart w:id="129"/>
      <w:r w:rsidRPr="00926F2C">
        <w:rPr>
          <w:bCs/>
        </w:rPr>
        <w:t xml:space="preserve">If warming signals and temperature maxima are earlier each year, herring use of the nearshore area </w:t>
      </w:r>
      <w:r w:rsidR="004B3608" w:rsidRPr="00926F2C">
        <w:rPr>
          <w:bCs/>
        </w:rPr>
        <w:t>may</w:t>
      </w:r>
      <w:r w:rsidRPr="00926F2C">
        <w:rPr>
          <w:bCs/>
        </w:rPr>
        <w:t xml:space="preserve"> end </w:t>
      </w:r>
      <w:r w:rsidR="007651E3" w:rsidRPr="00926F2C">
        <w:rPr>
          <w:bCs/>
        </w:rPr>
        <w:t>earlier,</w:t>
      </w:r>
      <w:r w:rsidRPr="00926F2C">
        <w:rPr>
          <w:bCs/>
        </w:rPr>
        <w:t xml:space="preserve"> and herring catch may decrease. </w:t>
      </w:r>
      <w:commentRangeEnd w:id="128"/>
      <w:r w:rsidR="00F6607A" w:rsidRPr="00926F2C">
        <w:rPr>
          <w:rStyle w:val="CommentReference"/>
        </w:rPr>
        <w:commentReference w:id="128"/>
      </w:r>
      <w:commentRangeEnd w:id="129"/>
      <w:r w:rsidR="00926F2C" w:rsidRPr="00926F2C">
        <w:rPr>
          <w:rStyle w:val="CommentReference"/>
        </w:rPr>
        <w:commentReference w:id="129"/>
      </w:r>
      <w:r w:rsidRPr="00926F2C">
        <w:rPr>
          <w:bCs/>
        </w:rPr>
        <w:t>The interaction between week of year and surface temperature could also highlight age-specific temperature preferences</w:t>
      </w:r>
      <w:r w:rsidR="00792C70" w:rsidRPr="00926F2C">
        <w:rPr>
          <w:bCs/>
        </w:rPr>
        <w:t>, particularly</w:t>
      </w:r>
      <w:r w:rsidRPr="00926F2C">
        <w:rPr>
          <w:bCs/>
        </w:rPr>
        <w:t xml:space="preserve"> </w:t>
      </w:r>
      <w:r w:rsidR="00792C70" w:rsidRPr="00926F2C">
        <w:rPr>
          <w:bCs/>
        </w:rPr>
        <w:t>for</w:t>
      </w:r>
      <w:r w:rsidRPr="00926F2C">
        <w:rPr>
          <w:bCs/>
        </w:rPr>
        <w:t xml:space="preserve"> silverside</w:t>
      </w:r>
      <w:r w:rsidR="00792C70" w:rsidRPr="00926F2C">
        <w:rPr>
          <w:bCs/>
        </w:rPr>
        <w:t>s</w:t>
      </w:r>
      <w:r w:rsidRPr="00926F2C">
        <w:rPr>
          <w:bCs/>
        </w:rPr>
        <w:t xml:space="preserve">. </w:t>
      </w:r>
    </w:p>
    <w:p w14:paraId="738DA727" w14:textId="77777777" w:rsidR="00E64C2E" w:rsidRPr="00926F2C" w:rsidRDefault="00E64C2E" w:rsidP="001579FC">
      <w:pPr>
        <w:spacing w:after="0" w:line="240" w:lineRule="auto"/>
        <w:rPr>
          <w:bCs/>
        </w:rPr>
      </w:pPr>
    </w:p>
    <w:p w14:paraId="3DECC9BA" w14:textId="62E1EC91" w:rsidR="00ED01C5" w:rsidRPr="00926F2C" w:rsidRDefault="0059204D" w:rsidP="0005676A">
      <w:pPr>
        <w:spacing w:after="0" w:line="240" w:lineRule="auto"/>
        <w:rPr>
          <w:bCs/>
        </w:rPr>
      </w:pPr>
      <w:commentRangeStart w:id="130"/>
      <w:commentRangeStart w:id="131"/>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w:t>
      </w:r>
      <w:commentRangeEnd w:id="130"/>
      <w:r w:rsidR="00E759C9" w:rsidRPr="00926F2C">
        <w:rPr>
          <w:rStyle w:val="CommentReference"/>
        </w:rPr>
        <w:commentReference w:id="130"/>
      </w:r>
      <w:commentRangeEnd w:id="131"/>
      <w:r w:rsidR="00926F2C" w:rsidRPr="00926F2C">
        <w:rPr>
          <w:rStyle w:val="CommentReference"/>
        </w:rPr>
        <w:commentReference w:id="131"/>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ins w:id="132" w:author="GMRI Eds" w:date="2025-07-29T09:46:00Z" w16du:dateUtc="2025-07-29T13:46:00Z">
        <w:r w:rsidR="00686FE7">
          <w:rPr>
            <w:bCs/>
          </w:rPr>
          <w:t>.</w:t>
        </w:r>
        <w:r w:rsidR="008B7A5F">
          <w:rPr>
            <w:bCs/>
          </w:rPr>
          <w:t>,</w:t>
        </w:r>
      </w:ins>
      <w:del w:id="133" w:author="GMRI Eds" w:date="2025-07-29T09:46:00Z" w16du:dateUtc="2025-07-29T13:46:00Z">
        <w:r w:rsidR="008B7A5F" w:rsidRPr="00926F2C">
          <w:rPr>
            <w:bCs/>
          </w:rPr>
          <w:delText>,</w:delText>
        </w:r>
      </w:del>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salinity). The sites in our study design can be thought of as random samples along the gradients of those unmeasured environmental conditions.</w:t>
      </w:r>
      <w:r w:rsidR="004B3608" w:rsidRPr="00926F2C">
        <w:rPr>
          <w:bCs/>
        </w:rPr>
        <w:t xml:space="preserve"> </w:t>
      </w:r>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 xml:space="preserve">. </w:t>
      </w:r>
      <w:commentRangeStart w:id="134"/>
      <w:r w:rsidR="001579FC" w:rsidRPr="00926F2C">
        <w:rPr>
          <w:bCs/>
        </w:rPr>
        <w:t xml:space="preserve">This enables shrinkage for all smoothed </w:t>
      </w:r>
      <w:r w:rsidR="007651E3" w:rsidRPr="00926F2C">
        <w:rPr>
          <w:bCs/>
        </w:rPr>
        <w:t>terms and</w:t>
      </w:r>
      <w:r w:rsidR="001579FC" w:rsidRPr="00926F2C">
        <w:rPr>
          <w:bCs/>
        </w:rPr>
        <w:t xml:space="preserve"> essentially penalizes </w:t>
      </w:r>
      <w:r w:rsidR="00E142AE" w:rsidRPr="00926F2C">
        <w:rPr>
          <w:bCs/>
        </w:rPr>
        <w:t>insignificant</w:t>
      </w:r>
      <w:r w:rsidR="001579FC" w:rsidRPr="00926F2C">
        <w:rPr>
          <w:bCs/>
        </w:rPr>
        <w:t xml:space="preserve"> terms to 0 through shrinking function components both in the range space and in the null space.</w:t>
      </w:r>
      <w:commentRangeEnd w:id="134"/>
      <w:r w:rsidR="00BE3AB4" w:rsidRPr="00926F2C">
        <w:rPr>
          <w:rStyle w:val="CommentReference"/>
        </w:rPr>
        <w:commentReference w:id="134"/>
      </w:r>
    </w:p>
    <w:p w14:paraId="69FF97B2" w14:textId="77777777" w:rsidR="00ED01C5" w:rsidRPr="00926F2C" w:rsidRDefault="00ED01C5" w:rsidP="0005676A">
      <w:pPr>
        <w:spacing w:after="0" w:line="240" w:lineRule="auto"/>
        <w:rPr>
          <w:bCs/>
          <w:color w:val="4472C4"/>
        </w:rPr>
      </w:pPr>
    </w:p>
    <w:p w14:paraId="404CC5EB" w14:textId="5F060FEE" w:rsidR="001F1CA4" w:rsidRPr="00926F2C" w:rsidRDefault="00562A5F" w:rsidP="001F1CA4">
      <w:pPr>
        <w:spacing w:after="0" w:line="240" w:lineRule="auto"/>
        <w:rPr>
          <w:bCs/>
          <w:color w:val="4472C4"/>
        </w:rPr>
      </w:pPr>
      <w:r w:rsidRPr="00926F2C">
        <w:rPr>
          <w:bCs/>
          <w:color w:val="4472C4"/>
        </w:rPr>
        <w:t>3.3.3</w:t>
      </w:r>
      <w:r w:rsidRPr="00926F2C">
        <w:rPr>
          <w:bCs/>
          <w:color w:val="4472C4"/>
        </w:rPr>
        <w:tab/>
        <w:t xml:space="preserve">Spatiotemporal </w:t>
      </w:r>
      <w:r w:rsidR="009F7462" w:rsidRPr="00926F2C">
        <w:rPr>
          <w:bCs/>
          <w:color w:val="4472C4"/>
        </w:rPr>
        <w:t>community structure</w:t>
      </w:r>
      <w:r w:rsidRPr="00926F2C">
        <w:rPr>
          <w:bCs/>
          <w:color w:val="4472C4"/>
        </w:rPr>
        <w:t xml:space="preserve"> </w:t>
      </w:r>
    </w:p>
    <w:p w14:paraId="7DCE4D7C" w14:textId="417CEDD9" w:rsidR="009F7462" w:rsidRDefault="009F7462" w:rsidP="0005676A">
      <w:pPr>
        <w:spacing w:after="0" w:line="240" w:lineRule="auto"/>
        <w:rPr>
          <w:del w:id="135" w:author="Courtney Swenson" w:date="2025-07-29T09:46:00Z" w16du:dateUtc="2025-07-29T13:46:00Z"/>
          <w:bCs/>
        </w:rPr>
      </w:pPr>
      <w:del w:id="136" w:author="Courtney Swenson" w:date="2025-07-29T09:46:00Z" w16du:dateUtc="2025-07-29T13:46:00Z">
        <w:r>
          <w:rPr>
            <w:bCs/>
          </w:rPr>
          <w:delText>The abundances and distributions of taxonomic groups are spatially and temporally variable along environmental gradients in highly heterogeneous ecosystems like nearshore areas.</w:delText>
        </w:r>
      </w:del>
      <w:moveFromRangeStart w:id="137" w:author="Courtney Swenson" w:date="2025-07-29T09:46:00Z" w:name="move204674828"/>
      <w:moveFrom w:id="138" w:author="Courtney Swenson" w:date="2025-07-29T09:46:00Z" w16du:dateUtc="2025-07-29T13:46:00Z">
        <w:r w:rsidR="00926F2C">
          <w:rPr>
            <w:bCs/>
          </w:rPr>
          <w:t xml:space="preserve"> Some environmental gradients may directly influence the behavior of a species (temperature, dissolved oxygen, salinity); this may modify interspecific interactions (competition, predation) and lead to further indirect effects. </w:t>
        </w:r>
      </w:moveFrom>
      <w:moveFromRangeEnd w:id="137"/>
      <w:del w:id="139" w:author="Courtney Swenson" w:date="2025-07-29T09:46:00Z" w16du:dateUtc="2025-07-29T13:46:00Z">
        <w:r>
          <w:rPr>
            <w:bCs/>
          </w:rPr>
          <w:delText>Identifying the environmental patterns that drive fish distribution and community structure could help predict fish distributions and community structures under alternate climate scenarios</w:delText>
        </w:r>
        <w:r w:rsidR="00792C70">
          <w:rPr>
            <w:bCs/>
          </w:rPr>
          <w:delText xml:space="preserve"> and environmental patterns</w:delText>
        </w:r>
        <w:r>
          <w:rPr>
            <w:bCs/>
          </w:rPr>
          <w:delText>.</w:delText>
        </w:r>
      </w:del>
    </w:p>
    <w:p w14:paraId="6B94E41C" w14:textId="77777777" w:rsidR="009F7462" w:rsidRDefault="009F7462" w:rsidP="0005676A">
      <w:pPr>
        <w:spacing w:after="0" w:line="240" w:lineRule="auto"/>
        <w:rPr>
          <w:del w:id="140" w:author="Courtney Swenson" w:date="2025-07-29T09:46:00Z" w16du:dateUtc="2025-07-29T13:46:00Z"/>
          <w:bCs/>
        </w:rPr>
      </w:pPr>
    </w:p>
    <w:p w14:paraId="29712B67" w14:textId="6D3943DF"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species is variable across the different sampling sites within Casco Bay, as each site has a unique set of static and dynamic environmental characteristics</w:t>
      </w:r>
      <w:r w:rsidRPr="00926F2C">
        <w:rPr>
          <w:bCs/>
        </w:rPr>
        <w:t xml:space="preserve"> that can influence species-specific habitat selection patterns</w:t>
      </w:r>
      <w:r w:rsidR="009F7462" w:rsidRPr="00926F2C">
        <w:rPr>
          <w:bCs/>
        </w:rPr>
        <w:t xml:space="preserve">. Seasonal warming </w:t>
      </w:r>
      <w:r w:rsidRPr="00926F2C">
        <w:rPr>
          <w:bCs/>
        </w:rPr>
        <w:t>can</w:t>
      </w:r>
      <w:r w:rsidR="009F7462" w:rsidRPr="00926F2C">
        <w:rPr>
          <w:bCs/>
        </w:rPr>
        <w:t xml:space="preserve"> trigger shifts in habitat use patterns, especially for </w:t>
      </w:r>
      <w:r w:rsidRPr="00926F2C">
        <w:rPr>
          <w:bCs/>
        </w:rPr>
        <w:t>migratory</w:t>
      </w:r>
      <w:r w:rsidR="009F7462" w:rsidRPr="00926F2C">
        <w:rPr>
          <w:bCs/>
        </w:rPr>
        <w:t xml:space="preserve"> fishes</w:t>
      </w:r>
      <w:r w:rsidRPr="00926F2C">
        <w:rPr>
          <w:bCs/>
        </w:rPr>
        <w:t xml:space="preserve"> seeking a preferred thermal range</w:t>
      </w:r>
      <w:r w:rsidR="009F7462" w:rsidRPr="00926F2C">
        <w:rPr>
          <w:bCs/>
        </w:rPr>
        <w:t xml:space="preserve">. </w:t>
      </w:r>
      <w:r w:rsidR="00792C70" w:rsidRPr="00926F2C">
        <w:rPr>
          <w:bCs/>
        </w:rPr>
        <w:t xml:space="preserve">To get a fine-scale assessment of nearshore community structure, </w:t>
      </w:r>
      <w:commentRangeStart w:id="141"/>
      <w:r w:rsidR="00792C70" w:rsidRPr="00926F2C">
        <w:rPr>
          <w:bCs/>
        </w:rPr>
        <w:t xml:space="preserve">the catch per unit effort (CPUE) of every encountered species was calculated at each site within three seasonal periods. Interannual variability was not considered at this stage, so results were pooled across all years. The seasonal </w:t>
      </w:r>
      <w:r w:rsidR="00792C70" w:rsidRPr="00926F2C">
        <w:rPr>
          <w:bCs/>
        </w:rPr>
        <w:lastRenderedPageBreak/>
        <w:t xml:space="preserve">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proofErr w:type="spellStart"/>
      <w:r w:rsidRPr="00926F2C">
        <w:rPr>
          <w:bCs/>
        </w:rPr>
        <w:t>mid summer</w:t>
      </w:r>
      <w:proofErr w:type="spellEnd"/>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commentRangeEnd w:id="141"/>
      <w:r w:rsidR="00BE3AB4" w:rsidRPr="00926F2C">
        <w:rPr>
          <w:rStyle w:val="CommentReference"/>
        </w:rPr>
        <w:commentReference w:id="141"/>
      </w:r>
    </w:p>
    <w:p w14:paraId="73067C5D" w14:textId="77777777" w:rsidR="00792C70" w:rsidRPr="00926F2C" w:rsidRDefault="00792C70" w:rsidP="0005676A">
      <w:pPr>
        <w:spacing w:after="0" w:line="240" w:lineRule="auto"/>
        <w:rPr>
          <w:bCs/>
        </w:rPr>
      </w:pPr>
    </w:p>
    <w:p w14:paraId="28E349F3" w14:textId="506162CA" w:rsidR="00792C70" w:rsidRPr="00926F2C" w:rsidRDefault="00792C70" w:rsidP="0005676A">
      <w:pPr>
        <w:spacing w:after="0" w:line="240" w:lineRule="auto"/>
        <w:rPr>
          <w:bCs/>
        </w:rPr>
      </w:pPr>
      <w:r w:rsidRPr="00926F2C">
        <w:rPr>
          <w:bCs/>
        </w:rPr>
        <w:t xml:space="preserve">Community composition analysis was conducted using nonmetric multidimensional scaling (NMDS), which ordinates data without assuming linear relationships or distance metric properties </w:t>
      </w:r>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This approach was applied to Bray-</w:t>
      </w:r>
      <w:proofErr w:type="gramStart"/>
      <w:r w:rsidRPr="00926F2C">
        <w:rPr>
          <w:bCs/>
        </w:rPr>
        <w:t>Curtis</w:t>
      </w:r>
      <w:proofErr w:type="gramEnd"/>
      <w:r w:rsidRPr="00926F2C">
        <w:rPr>
          <w:bCs/>
        </w:rPr>
        <w:t xml:space="preserve"> similarity matrices. Because catch </w:t>
      </w:r>
      <w:r w:rsidR="0059204D" w:rsidRPr="00926F2C">
        <w:rPr>
          <w:bCs/>
        </w:rPr>
        <w:t xml:space="preserve">was standardized </w:t>
      </w:r>
      <w:r w:rsidRPr="00926F2C">
        <w:rPr>
          <w:bCs/>
        </w:rPr>
        <w:t>by effort in the previous step, no transformation was applied. The goodness of fit of the data across the ordination axes was indexed by the stress coefficient, which represents</w:t>
      </w:r>
      <w:r w:rsidR="004B3608" w:rsidRPr="00926F2C">
        <w:rPr>
          <w:bCs/>
        </w:rPr>
        <w:t xml:space="preserve"> </w:t>
      </w:r>
      <w:r w:rsidRPr="00926F2C">
        <w:rPr>
          <w:bCs/>
        </w:rPr>
        <w:t xml:space="preserve">distortion </w:t>
      </w:r>
      <w:r w:rsidR="004B3608" w:rsidRPr="00926F2C">
        <w:rPr>
          <w:bCs/>
        </w:rPr>
        <w:t>from</w:t>
      </w:r>
      <w:r w:rsidRPr="00926F2C">
        <w:rPr>
          <w:bCs/>
        </w:rPr>
        <w:t xml:space="preserve"> reducing multidimensional data to </w:t>
      </w:r>
      <w:r w:rsidR="007651E3" w:rsidRPr="00926F2C">
        <w:rPr>
          <w:bCs/>
        </w:rPr>
        <w:t>fewer</w:t>
      </w:r>
      <w:r w:rsidRPr="00926F2C">
        <w:rPr>
          <w:bCs/>
        </w:rPr>
        <w:t xml:space="preserve"> dimensions. If the </w:t>
      </w:r>
      <w:r w:rsidR="004B3608" w:rsidRPr="00926F2C">
        <w:rPr>
          <w:bCs/>
        </w:rPr>
        <w:t xml:space="preserve">calculated </w:t>
      </w:r>
      <w:r w:rsidRPr="00926F2C">
        <w:rPr>
          <w:bCs/>
        </w:rPr>
        <w:t xml:space="preserve">stress 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1AEBB85A"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This is a non-hierarchical method used to minimize the distance between data points and the center of an assigned cluster. The silhouette and total within sum of squares (WSS) methods were used to identify the most appropriate number of </w:t>
      </w:r>
      <w:commentRangeStart w:id="142"/>
      <w:commentRangeStart w:id="143"/>
      <w:r w:rsidR="000337C8" w:rsidRPr="00926F2C">
        <w:rPr>
          <w:bCs/>
        </w:rPr>
        <w:t xml:space="preserve">clusters. We did </w:t>
      </w:r>
      <w:commentRangeEnd w:id="142"/>
      <w:r w:rsidR="00BE3AB4" w:rsidRPr="00926F2C">
        <w:rPr>
          <w:rStyle w:val="CommentReference"/>
        </w:rPr>
        <w:commentReference w:id="142"/>
      </w:r>
      <w:commentRangeEnd w:id="143"/>
      <w:r w:rsidR="00926F2C" w:rsidRPr="00926F2C">
        <w:rPr>
          <w:rStyle w:val="CommentReference"/>
        </w:rPr>
        <w:commentReference w:id="143"/>
      </w:r>
      <w:r w:rsidR="000337C8" w:rsidRPr="00926F2C">
        <w:rPr>
          <w:bCs/>
        </w:rPr>
        <w:t xml:space="preserve">not </w:t>
      </w:r>
      <w:del w:id="144" w:author="GMRI Eds" w:date="2025-07-29T09:46:00Z" w16du:dateUtc="2025-07-29T13:46:00Z">
        <w:r w:rsidR="000337C8" w:rsidRPr="00926F2C">
          <w:rPr>
            <w:bCs/>
            <w:i/>
            <w:iCs/>
          </w:rPr>
          <w:delText xml:space="preserve">a priori </w:delText>
        </w:r>
      </w:del>
      <w:r w:rsidR="000337C8" w:rsidRPr="00926F2C">
        <w:rPr>
          <w:bCs/>
        </w:rPr>
        <w:t>assign data points</w:t>
      </w:r>
      <w:ins w:id="145" w:author="GMRI Eds" w:date="2025-07-29T09:46:00Z" w16du:dateUtc="2025-07-29T13:46:00Z">
        <w:r w:rsidR="000337C8">
          <w:rPr>
            <w:bCs/>
          </w:rPr>
          <w:t xml:space="preserve"> </w:t>
        </w:r>
        <w:r w:rsidR="008055D9" w:rsidRPr="008055D9">
          <w:rPr>
            <w:bCs/>
            <w:i/>
            <w:iCs/>
          </w:rPr>
          <w:t>a priori</w:t>
        </w:r>
      </w:ins>
      <w:r w:rsidR="000337C8" w:rsidRPr="00261818">
        <w:rPr>
          <w:i/>
        </w:rPr>
        <w:t xml:space="preserve"> </w:t>
      </w:r>
      <w:r w:rsidR="000337C8" w:rsidRPr="00926F2C">
        <w:rPr>
          <w:bCs/>
        </w:rPr>
        <w:t xml:space="preserve">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 xml:space="preserve">processes than those encompassed by the previous analysis, were also of interest. </w:t>
      </w:r>
      <w:commentRangeStart w:id="146"/>
      <w:r w:rsidRPr="00926F2C">
        <w:rPr>
          <w:bCs/>
        </w:rPr>
        <w:t xml:space="preserve">We </w:t>
      </w:r>
      <w:commentRangeEnd w:id="146"/>
      <w:r w:rsidR="00E6265E" w:rsidRPr="00926F2C">
        <w:rPr>
          <w:rStyle w:val="CommentReference"/>
        </w:rPr>
        <w:commentReference w:id="146"/>
      </w:r>
      <w:r w:rsidRPr="00926F2C">
        <w:rPr>
          <w:bCs/>
        </w:rPr>
        <w:t xml:space="preserve">applied </w:t>
      </w:r>
      <w:commentRangeStart w:id="147"/>
      <w:r w:rsidRPr="00926F2C">
        <w:rPr>
          <w:bCs/>
        </w:rPr>
        <w:t>the same sequence of tests—NMDS, k-means clustering, ANOSIM, and SIMPER—on species CPUE when pooled across all sampling sites and seasonal periods per year.</w:t>
      </w:r>
      <w:commentRangeEnd w:id="147"/>
      <w:r w:rsidR="00E6265E" w:rsidRPr="00926F2C">
        <w:rPr>
          <w:rStyle w:val="CommentReference"/>
        </w:rPr>
        <w:commentReference w:id="147"/>
      </w:r>
    </w:p>
    <w:p w14:paraId="3120223A" w14:textId="77777777" w:rsidR="00C92709" w:rsidRPr="00926F2C" w:rsidRDefault="00C92709" w:rsidP="0005676A">
      <w:pPr>
        <w:spacing w:after="0" w:line="240" w:lineRule="auto"/>
        <w:rPr>
          <w:bCs/>
          <w:color w:val="4472C4"/>
        </w:rPr>
      </w:pPr>
    </w:p>
    <w:p w14:paraId="1C507AF0" w14:textId="7BEB46D6" w:rsidR="00C92709" w:rsidRPr="00926F2C" w:rsidRDefault="00C92709" w:rsidP="0005676A">
      <w:pPr>
        <w:spacing w:after="0" w:line="240" w:lineRule="auto"/>
        <w:rPr>
          <w:b/>
          <w:color w:val="4472C4"/>
        </w:rPr>
      </w:pPr>
      <w:r w:rsidRPr="00926F2C">
        <w:rPr>
          <w:b/>
          <w:color w:val="4472C4"/>
        </w:rPr>
        <w:t>4</w:t>
      </w:r>
      <w:r w:rsidRPr="00926F2C">
        <w:rPr>
          <w:b/>
          <w:color w:val="4472C4"/>
        </w:rPr>
        <w:tab/>
        <w:t>Results</w:t>
      </w:r>
    </w:p>
    <w:p w14:paraId="2AFFB9AA" w14:textId="23C49169" w:rsidR="00562A5F" w:rsidRPr="00926F2C" w:rsidRDefault="00562A5F" w:rsidP="0005676A">
      <w:pPr>
        <w:spacing w:after="0" w:line="240" w:lineRule="auto"/>
        <w:rPr>
          <w:bCs/>
          <w:color w:val="4472C4"/>
        </w:rPr>
      </w:pPr>
      <w:r w:rsidRPr="00926F2C">
        <w:rPr>
          <w:bCs/>
          <w:color w:val="4472C4"/>
        </w:rPr>
        <w:t>4.1</w:t>
      </w:r>
      <w:r w:rsidRPr="00926F2C">
        <w:rPr>
          <w:bCs/>
          <w:color w:val="4472C4"/>
        </w:rPr>
        <w:tab/>
        <w:t>Species caught</w:t>
      </w:r>
    </w:p>
    <w:p w14:paraId="7777D647" w14:textId="5D456946" w:rsidR="00792C70" w:rsidRPr="00926F2C" w:rsidRDefault="00792C70" w:rsidP="0005676A">
      <w:pPr>
        <w:spacing w:after="0" w:line="240" w:lineRule="auto"/>
        <w:rPr>
          <w:bCs/>
        </w:rPr>
      </w:pPr>
      <w:r w:rsidRPr="00926F2C">
        <w:rPr>
          <w:bCs/>
        </w:rPr>
        <w:t xml:space="preserve">In total, 659 seine hauls across 132 unique sampling days met data collection standards and were included in our </w:t>
      </w:r>
      <w:proofErr w:type="gramStart"/>
      <w:r w:rsidRPr="00926F2C">
        <w:rPr>
          <w:bCs/>
        </w:rPr>
        <w:t>analyses</w:t>
      </w:r>
      <w:proofErr w:type="gramEnd"/>
      <w:r w:rsidR="00C17D53" w:rsidRPr="00926F2C">
        <w:rPr>
          <w:bCs/>
        </w:rPr>
        <w:t xml:space="preserve"> (Table 1)</w:t>
      </w:r>
      <w:r w:rsidRPr="00926F2C">
        <w:rPr>
          <w:bCs/>
        </w:rPr>
        <w:t>. T</w:t>
      </w:r>
      <w:r w:rsidR="0059204D" w:rsidRPr="00926F2C">
        <w:rPr>
          <w:bCs/>
        </w:rPr>
        <w:t>he t</w:t>
      </w:r>
      <w:r w:rsidRPr="00926F2C">
        <w:rPr>
          <w:bCs/>
        </w:rPr>
        <w:t>otal catch was 159,590 individuals across 42 species. The 10 species</w:t>
      </w:r>
      <w:commentRangeStart w:id="148"/>
      <w:ins w:id="149" w:author="Zachary Whitener" w:date="2025-09-10T11:27:00Z" w16du:dateUtc="2025-09-10T15:27:00Z">
        <w:r w:rsidR="00495E29">
          <w:rPr>
            <w:bCs/>
          </w:rPr>
          <w:t>/genera</w:t>
        </w:r>
      </w:ins>
      <w:r w:rsidRPr="00926F2C">
        <w:rPr>
          <w:bCs/>
        </w:rPr>
        <w:t xml:space="preserve"> </w:t>
      </w:r>
      <w:commentRangeEnd w:id="148"/>
      <w:r w:rsidR="00495E29">
        <w:rPr>
          <w:rStyle w:val="CommentReference"/>
        </w:rPr>
        <w:commentReference w:id="148"/>
      </w:r>
      <w:r w:rsidRPr="00926F2C">
        <w:rPr>
          <w:bCs/>
        </w:rPr>
        <w:t>that met encounter thresholds to be included in community composition analyses were</w:t>
      </w:r>
      <w:r w:rsidR="002171B2" w:rsidRPr="00926F2C">
        <w:rPr>
          <w:bCs/>
        </w:rPr>
        <w:t>, in order of increasing encounter percentage</w:t>
      </w:r>
      <w:commentRangeStart w:id="150"/>
      <w:commentRangeStart w:id="151"/>
      <w:r w:rsidR="002171B2" w:rsidRPr="00926F2C">
        <w:rPr>
          <w:bCs/>
        </w:rPr>
        <w:t xml:space="preserve">, </w:t>
      </w:r>
      <w:r w:rsidR="008E1E8C" w:rsidRPr="00926F2C">
        <w:rPr>
          <w:bCs/>
        </w:rPr>
        <w:t>b</w:t>
      </w:r>
      <w:r w:rsidR="002171B2" w:rsidRPr="00926F2C">
        <w:rPr>
          <w:bCs/>
        </w:rPr>
        <w:t>luefish (</w:t>
      </w:r>
      <w:commentRangeEnd w:id="150"/>
      <w:r w:rsidR="00E63209">
        <w:rPr>
          <w:rStyle w:val="CommentReference"/>
        </w:rPr>
        <w:commentReference w:id="150"/>
      </w:r>
      <w:commentRangeEnd w:id="151"/>
      <w:r w:rsidR="007604EB">
        <w:rPr>
          <w:rStyle w:val="CommentReference"/>
        </w:rPr>
        <w:commentReference w:id="151"/>
      </w:r>
      <w:r w:rsidR="002171B2" w:rsidRPr="00926F2C">
        <w:rPr>
          <w:bCs/>
          <w:i/>
          <w:iCs/>
        </w:rPr>
        <w:t>Pomatomus</w:t>
      </w:r>
      <w:r w:rsidR="002171B2" w:rsidRPr="00926F2C">
        <w:rPr>
          <w:bCs/>
        </w:rPr>
        <w:t xml:space="preserve"> </w:t>
      </w:r>
      <w:r w:rsidR="002171B2" w:rsidRPr="00926F2C">
        <w:rPr>
          <w:bCs/>
          <w:i/>
          <w:iCs/>
        </w:rPr>
        <w:t>saltatrix</w:t>
      </w:r>
      <w:r w:rsidR="002171B2" w:rsidRPr="00926F2C">
        <w:rPr>
          <w:bCs/>
        </w:rPr>
        <w:t xml:space="preserve">), </w:t>
      </w:r>
      <w:r w:rsidR="008E1E8C" w:rsidRPr="00926F2C">
        <w:rPr>
          <w:bCs/>
        </w:rPr>
        <w:t>n</w:t>
      </w:r>
      <w:r w:rsidR="002171B2" w:rsidRPr="00926F2C">
        <w:rPr>
          <w:bCs/>
        </w:rPr>
        <w:t xml:space="preserve">orthern </w:t>
      </w:r>
      <w:r w:rsidR="008E1E8C" w:rsidRPr="00926F2C">
        <w:rPr>
          <w:bCs/>
        </w:rPr>
        <w:t>p</w:t>
      </w:r>
      <w:r w:rsidR="002171B2" w:rsidRPr="00926F2C">
        <w:rPr>
          <w:bCs/>
        </w:rPr>
        <w:t>ipefish (</w:t>
      </w:r>
      <w:proofErr w:type="spellStart"/>
      <w:r w:rsidR="002171B2" w:rsidRPr="00926F2C">
        <w:rPr>
          <w:bCs/>
          <w:i/>
          <w:iCs/>
        </w:rPr>
        <w:t>Syngnathus</w:t>
      </w:r>
      <w:proofErr w:type="spellEnd"/>
      <w:r w:rsidR="002171B2" w:rsidRPr="00926F2C">
        <w:rPr>
          <w:bCs/>
        </w:rPr>
        <w:t xml:space="preserve"> </w:t>
      </w:r>
      <w:r w:rsidR="002171B2" w:rsidRPr="00926F2C">
        <w:rPr>
          <w:bCs/>
          <w:i/>
          <w:iCs/>
        </w:rPr>
        <w:t>fuscus</w:t>
      </w:r>
      <w:r w:rsidR="002171B2" w:rsidRPr="00926F2C">
        <w:rPr>
          <w:bCs/>
        </w:rPr>
        <w:t xml:space="preserve">), American </w:t>
      </w:r>
      <w:r w:rsidR="008E1E8C" w:rsidRPr="00926F2C">
        <w:rPr>
          <w:bCs/>
        </w:rPr>
        <w:t>s</w:t>
      </w:r>
      <w:r w:rsidR="002171B2" w:rsidRPr="00926F2C">
        <w:rPr>
          <w:bCs/>
        </w:rPr>
        <w:t>and</w:t>
      </w:r>
      <w:r w:rsidR="0059204D" w:rsidRPr="00926F2C">
        <w:rPr>
          <w:bCs/>
        </w:rPr>
        <w:t xml:space="preserve"> </w:t>
      </w:r>
      <w:r w:rsidR="002171B2" w:rsidRPr="00926F2C">
        <w:rPr>
          <w:bCs/>
        </w:rPr>
        <w:t>lance (</w:t>
      </w:r>
      <w:proofErr w:type="spellStart"/>
      <w:r w:rsidR="002171B2" w:rsidRPr="00926F2C">
        <w:rPr>
          <w:bCs/>
          <w:i/>
          <w:iCs/>
        </w:rPr>
        <w:t>Ammodytes</w:t>
      </w:r>
      <w:proofErr w:type="spellEnd"/>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t</w:t>
      </w:r>
      <w:r w:rsidR="002171B2" w:rsidRPr="00926F2C">
        <w:rPr>
          <w:bCs/>
        </w:rPr>
        <w:t>omcod (</w:t>
      </w:r>
      <w:proofErr w:type="spellStart"/>
      <w:r w:rsidR="002171B2" w:rsidRPr="00926F2C">
        <w:rPr>
          <w:bCs/>
          <w:i/>
          <w:iCs/>
        </w:rPr>
        <w:t>Microgadus</w:t>
      </w:r>
      <w:proofErr w:type="spellEnd"/>
      <w:r w:rsidR="002171B2" w:rsidRPr="00926F2C">
        <w:rPr>
          <w:bCs/>
        </w:rPr>
        <w:t xml:space="preserve"> </w:t>
      </w:r>
      <w:r w:rsidR="002171B2" w:rsidRPr="00926F2C">
        <w:rPr>
          <w:bCs/>
          <w:i/>
          <w:iCs/>
        </w:rPr>
        <w:t>tomcod</w:t>
      </w:r>
      <w:r w:rsidR="002171B2" w:rsidRPr="00926F2C">
        <w:rPr>
          <w:bCs/>
        </w:rPr>
        <w:t xml:space="preserve">), Atlantic </w:t>
      </w:r>
      <w:r w:rsidR="008E1E8C" w:rsidRPr="00926F2C">
        <w:rPr>
          <w:bCs/>
        </w:rPr>
        <w:t>h</w:t>
      </w:r>
      <w:r w:rsidR="002171B2" w:rsidRPr="00926F2C">
        <w:rPr>
          <w:bCs/>
        </w:rPr>
        <w:t>erring (</w:t>
      </w:r>
      <w:r w:rsidR="002171B2" w:rsidRPr="00926F2C">
        <w:rPr>
          <w:bCs/>
          <w:i/>
          <w:iCs/>
        </w:rPr>
        <w:t>Clupea</w:t>
      </w:r>
      <w:r w:rsidR="002171B2" w:rsidRPr="00926F2C">
        <w:rPr>
          <w:bCs/>
        </w:rPr>
        <w:t xml:space="preserve"> </w:t>
      </w:r>
      <w:r w:rsidR="002171B2" w:rsidRPr="00926F2C">
        <w:rPr>
          <w:bCs/>
          <w:i/>
          <w:iCs/>
        </w:rPr>
        <w:t>harengus</w:t>
      </w:r>
      <w:r w:rsidR="002171B2" w:rsidRPr="00926F2C">
        <w:rPr>
          <w:bCs/>
        </w:rPr>
        <w:t xml:space="preserve">), </w:t>
      </w:r>
      <w:commentRangeStart w:id="152"/>
      <w:commentRangeStart w:id="153"/>
      <w:ins w:id="154" w:author="GMRI Eds" w:date="2025-07-29T09:46:00Z" w16du:dateUtc="2025-07-29T13:46:00Z">
        <w:r w:rsidR="007604EB">
          <w:rPr>
            <w:bCs/>
          </w:rPr>
          <w:t>river herring</w:t>
        </w:r>
      </w:ins>
      <w:del w:id="155" w:author="GMRI Eds" w:date="2025-07-29T09:46:00Z" w16du:dateUtc="2025-07-29T13:46:00Z">
        <w:r w:rsidR="008E1E8C" w:rsidRPr="00926F2C">
          <w:rPr>
            <w:bCs/>
          </w:rPr>
          <w:delText>a</w:delText>
        </w:r>
        <w:r w:rsidR="002171B2" w:rsidRPr="00926F2C">
          <w:rPr>
            <w:bCs/>
          </w:rPr>
          <w:delText>lewife</w:delText>
        </w:r>
      </w:del>
      <w:r w:rsidR="002171B2" w:rsidRPr="00926F2C">
        <w:rPr>
          <w:bCs/>
        </w:rPr>
        <w:t xml:space="preserve"> (</w:t>
      </w:r>
      <w:r w:rsidR="002171B2" w:rsidRPr="00926F2C">
        <w:rPr>
          <w:bCs/>
          <w:i/>
          <w:iCs/>
        </w:rPr>
        <w:t>Alosa</w:t>
      </w:r>
      <w:r w:rsidR="002171B2" w:rsidRPr="00926F2C">
        <w:rPr>
          <w:bCs/>
        </w:rPr>
        <w:t xml:space="preserve"> </w:t>
      </w:r>
      <w:ins w:id="156" w:author="GMRI Eds" w:date="2025-07-29T09:46:00Z" w16du:dateUtc="2025-07-29T13:46:00Z">
        <w:r w:rsidR="007604EB">
          <w:rPr>
            <w:bCs/>
          </w:rPr>
          <w:t>spp.</w:t>
        </w:r>
        <w:r w:rsidR="002171B2">
          <w:rPr>
            <w:bCs/>
          </w:rPr>
          <w:t>)</w:t>
        </w:r>
        <w:commentRangeEnd w:id="152"/>
        <w:r w:rsidR="00686FE7">
          <w:rPr>
            <w:rStyle w:val="CommentReference"/>
          </w:rPr>
          <w:commentReference w:id="152"/>
        </w:r>
        <w:commentRangeEnd w:id="153"/>
        <w:r w:rsidR="007604EB">
          <w:rPr>
            <w:rStyle w:val="CommentReference"/>
          </w:rPr>
          <w:commentReference w:id="153"/>
        </w:r>
        <w:r w:rsidR="002171B2">
          <w:rPr>
            <w:bCs/>
          </w:rPr>
          <w:t>,</w:t>
        </w:r>
      </w:ins>
      <w:del w:id="157" w:author="GMRI Eds" w:date="2025-07-29T09:46:00Z" w16du:dateUtc="2025-07-29T13:46:00Z">
        <w:r w:rsidR="002171B2" w:rsidRPr="00926F2C">
          <w:rPr>
            <w:bCs/>
            <w:i/>
            <w:iCs/>
          </w:rPr>
          <w:delText>Pseudoharengus</w:delText>
        </w:r>
        <w:r w:rsidR="002171B2" w:rsidRPr="00926F2C">
          <w:rPr>
            <w:bCs/>
          </w:rPr>
          <w:delText>),</w:delText>
        </w:r>
      </w:del>
      <w:r w:rsidR="002171B2" w:rsidRPr="00926F2C">
        <w:rPr>
          <w:bCs/>
        </w:rPr>
        <w:t xml:space="preserve"> </w:t>
      </w:r>
      <w:r w:rsidR="008E1E8C" w:rsidRPr="00926F2C">
        <w:rPr>
          <w:bCs/>
        </w:rPr>
        <w:t>m</w:t>
      </w:r>
      <w:r w:rsidR="002171B2" w:rsidRPr="00926F2C">
        <w:rPr>
          <w:bCs/>
        </w:rPr>
        <w:t>ummichog (</w:t>
      </w:r>
      <w:proofErr w:type="spellStart"/>
      <w:r w:rsidR="002171B2" w:rsidRPr="00926F2C">
        <w:rPr>
          <w:bCs/>
          <w:i/>
          <w:iCs/>
        </w:rPr>
        <w:t>Fundulus</w:t>
      </w:r>
      <w:proofErr w:type="spellEnd"/>
      <w:r w:rsidR="002171B2" w:rsidRPr="00926F2C">
        <w:rPr>
          <w:bCs/>
        </w:rPr>
        <w:t xml:space="preserve"> </w:t>
      </w:r>
      <w:proofErr w:type="spellStart"/>
      <w:r w:rsidR="002171B2" w:rsidRPr="00926F2C">
        <w:rPr>
          <w:bCs/>
          <w:i/>
          <w:iCs/>
        </w:rPr>
        <w:t>heteroclitus</w:t>
      </w:r>
      <w:proofErr w:type="spellEnd"/>
      <w:r w:rsidR="002171B2" w:rsidRPr="00926F2C">
        <w:rPr>
          <w:bCs/>
        </w:rPr>
        <w:t xml:space="preserve">), </w:t>
      </w:r>
      <w:r w:rsidR="008E1E8C" w:rsidRPr="00926F2C">
        <w:rPr>
          <w:bCs/>
        </w:rPr>
        <w:t>w</w:t>
      </w:r>
      <w:r w:rsidR="002171B2" w:rsidRPr="00926F2C">
        <w:rPr>
          <w:bCs/>
        </w:rPr>
        <w:t xml:space="preserve">inter </w:t>
      </w:r>
      <w:r w:rsidR="008E1E8C" w:rsidRPr="00926F2C">
        <w:rPr>
          <w:bCs/>
        </w:rPr>
        <w:t>f</w:t>
      </w:r>
      <w:r w:rsidR="002171B2" w:rsidRPr="00926F2C">
        <w:rPr>
          <w:bCs/>
        </w:rPr>
        <w:t>lounder (</w:t>
      </w:r>
      <w:proofErr w:type="spellStart"/>
      <w:r w:rsidR="002171B2" w:rsidRPr="00926F2C">
        <w:rPr>
          <w:bCs/>
          <w:i/>
          <w:iCs/>
        </w:rPr>
        <w:t>Pseudopleuronectes</w:t>
      </w:r>
      <w:proofErr w:type="spellEnd"/>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s</w:t>
      </w:r>
      <w:r w:rsidR="002171B2" w:rsidRPr="00926F2C">
        <w:rPr>
          <w:bCs/>
        </w:rPr>
        <w:t>ilverside (</w:t>
      </w:r>
      <w:r w:rsidR="002171B2" w:rsidRPr="00926F2C">
        <w:rPr>
          <w:bCs/>
          <w:i/>
          <w:iCs/>
        </w:rPr>
        <w:t>Menidia</w:t>
      </w:r>
      <w:r w:rsidR="002171B2" w:rsidRPr="00926F2C">
        <w:rPr>
          <w:bCs/>
        </w:rPr>
        <w:t xml:space="preserve"> </w:t>
      </w:r>
      <w:r w:rsidR="002171B2" w:rsidRPr="00926F2C">
        <w:rPr>
          <w:bCs/>
          <w:i/>
          <w:iCs/>
        </w:rPr>
        <w:t>menidia</w:t>
      </w:r>
      <w:r w:rsidR="002171B2" w:rsidRPr="00926F2C">
        <w:rPr>
          <w:bCs/>
        </w:rPr>
        <w:t>), and</w:t>
      </w:r>
      <w:r w:rsidRPr="00926F2C">
        <w:rPr>
          <w:bCs/>
        </w:rPr>
        <w:t xml:space="preserve"> </w:t>
      </w:r>
      <w:r w:rsidR="008E1E8C" w:rsidRPr="00926F2C">
        <w:rPr>
          <w:bCs/>
        </w:rPr>
        <w:t>g</w:t>
      </w:r>
      <w:r w:rsidRPr="00926F2C">
        <w:rPr>
          <w:bCs/>
        </w:rPr>
        <w:t xml:space="preserve">reen </w:t>
      </w:r>
      <w:r w:rsidR="008E1E8C" w:rsidRPr="00926F2C">
        <w:rPr>
          <w:bCs/>
        </w:rPr>
        <w:t>c</w:t>
      </w:r>
      <w:r w:rsidRPr="00926F2C">
        <w:rPr>
          <w:bCs/>
        </w:rPr>
        <w:t>rab (</w:t>
      </w:r>
      <w:proofErr w:type="spellStart"/>
      <w:r w:rsidRPr="00926F2C">
        <w:rPr>
          <w:bCs/>
          <w:i/>
          <w:iCs/>
        </w:rPr>
        <w:t>Carsinus</w:t>
      </w:r>
      <w:proofErr w:type="spellEnd"/>
      <w:r w:rsidRPr="00926F2C">
        <w:rPr>
          <w:bCs/>
        </w:rPr>
        <w:t xml:space="preserve"> </w:t>
      </w:r>
      <w:proofErr w:type="spellStart"/>
      <w:r w:rsidRPr="00926F2C">
        <w:rPr>
          <w:bCs/>
          <w:i/>
          <w:iCs/>
        </w:rPr>
        <w:t>maenas</w:t>
      </w:r>
      <w:proofErr w:type="spellEnd"/>
      <w:r w:rsidRPr="00926F2C">
        <w:rPr>
          <w:bCs/>
        </w:rPr>
        <w:t>)</w:t>
      </w:r>
      <w:r w:rsidR="002171B2" w:rsidRPr="00926F2C">
        <w:rPr>
          <w:bCs/>
        </w:rPr>
        <w:t>.</w:t>
      </w:r>
      <w:ins w:id="158" w:author="Katie Lankowicz [2]" w:date="2025-07-01T14:19:00Z" w16du:dateUtc="2025-07-01T18:19:00Z">
        <w:r w:rsidR="002171B2" w:rsidRPr="00926F2C">
          <w:rPr>
            <w:bCs/>
          </w:rPr>
          <w:t xml:space="preserve"> </w:t>
        </w:r>
        <w:r w:rsidR="007604EB">
          <w:rPr>
            <w:bCs/>
          </w:rPr>
          <w:t>Note that river herring</w:t>
        </w:r>
      </w:ins>
      <w:ins w:id="159" w:author="Katie Lankowicz [2]" w:date="2025-07-01T14:23:00Z" w16du:dateUtc="2025-07-01T18:23:00Z">
        <w:r w:rsidR="007604EB">
          <w:rPr>
            <w:bCs/>
          </w:rPr>
          <w:t xml:space="preserve"> is an umbrella term for both </w:t>
        </w:r>
      </w:ins>
      <w:ins w:id="160" w:author="Katie Lankowicz [2]" w:date="2025-07-01T14:19:00Z" w16du:dateUtc="2025-07-01T18:19:00Z">
        <w:r w:rsidR="007604EB">
          <w:rPr>
            <w:bCs/>
          </w:rPr>
          <w:t>alewife (</w:t>
        </w:r>
        <w:r w:rsidR="007604EB" w:rsidRPr="007604EB">
          <w:rPr>
            <w:bCs/>
            <w:i/>
            <w:iCs/>
          </w:rPr>
          <w:t xml:space="preserve">Alosa </w:t>
        </w:r>
      </w:ins>
      <w:ins w:id="161" w:author="Katie Lankowicz [2]" w:date="2025-07-01T14:22:00Z" w16du:dateUtc="2025-07-01T18:22:00Z">
        <w:r w:rsidR="007604EB" w:rsidRPr="007604EB">
          <w:rPr>
            <w:bCs/>
            <w:i/>
            <w:iCs/>
          </w:rPr>
          <w:t>pseudoharengus</w:t>
        </w:r>
      </w:ins>
      <w:ins w:id="162" w:author="Katie Lankowicz [2]" w:date="2025-07-01T14:19:00Z" w16du:dateUtc="2025-07-01T18:19:00Z">
        <w:r w:rsidR="007604EB">
          <w:rPr>
            <w:bCs/>
          </w:rPr>
          <w:t>) and blueback herring (</w:t>
        </w:r>
        <w:r w:rsidR="007604EB" w:rsidRPr="007604EB">
          <w:rPr>
            <w:bCs/>
            <w:i/>
            <w:iCs/>
          </w:rPr>
          <w:t xml:space="preserve">Alosa </w:t>
        </w:r>
      </w:ins>
      <w:ins w:id="163" w:author="Katie Lankowicz [2]" w:date="2025-07-01T14:21:00Z" w16du:dateUtc="2025-07-01T18:21:00Z">
        <w:r w:rsidR="007604EB" w:rsidRPr="007604EB">
          <w:rPr>
            <w:bCs/>
            <w:i/>
            <w:iCs/>
          </w:rPr>
          <w:t>aestivalis</w:t>
        </w:r>
      </w:ins>
      <w:ins w:id="164" w:author="Katie Lankowicz [2]" w:date="2025-07-01T14:19:00Z" w16du:dateUtc="2025-07-01T18:19:00Z">
        <w:r w:rsidR="007604EB">
          <w:rPr>
            <w:bCs/>
          </w:rPr>
          <w:t>)</w:t>
        </w:r>
      </w:ins>
      <w:ins w:id="165" w:author="Katie Lankowicz [2]" w:date="2025-07-01T14:25:00Z" w16du:dateUtc="2025-07-01T18:25:00Z">
        <w:r w:rsidR="00A36363">
          <w:rPr>
            <w:bCs/>
          </w:rPr>
          <w:t xml:space="preserve">. We did not differentiate between the two, as they are difficult to </w:t>
        </w:r>
        <w:r w:rsidR="00A36363">
          <w:rPr>
            <w:bCs/>
          </w:rPr>
          <w:lastRenderedPageBreak/>
          <w:t>identify without lethal sampling.</w:t>
        </w:r>
      </w:ins>
      <w:ins w:id="166" w:author="GMRI Eds" w:date="2025-07-29T09:46:00Z" w16du:dateUtc="2025-07-29T13:46:00Z">
        <w:r w:rsidR="002171B2">
          <w:rPr>
            <w:bCs/>
          </w:rPr>
          <w:t xml:space="preserve"> </w:t>
        </w:r>
        <w:r w:rsidR="0059204D">
          <w:rPr>
            <w:bCs/>
          </w:rPr>
          <w:t>Combined, these</w:t>
        </w:r>
        <w:r>
          <w:rPr>
            <w:bCs/>
          </w:rPr>
          <w:t xml:space="preserve"> </w:t>
        </w:r>
      </w:ins>
      <w:ins w:id="167" w:author="Katie Lankowicz [2]" w:date="2025-07-01T14:26:00Z" w16du:dateUtc="2025-07-01T18:26:00Z">
        <w:r w:rsidR="00A36363">
          <w:rPr>
            <w:bCs/>
          </w:rPr>
          <w:t xml:space="preserve">10 </w:t>
        </w:r>
        <w:proofErr w:type="gramStart"/>
        <w:r w:rsidR="00A36363">
          <w:rPr>
            <w:bCs/>
          </w:rPr>
          <w:t>commonly-encountered</w:t>
        </w:r>
      </w:ins>
      <w:proofErr w:type="gramEnd"/>
      <w:del w:id="168" w:author="GMRI Eds" w:date="2025-07-29T09:46:00Z" w16du:dateUtc="2025-07-29T13:46:00Z">
        <w:r w:rsidR="0059204D" w:rsidRPr="00926F2C">
          <w:rPr>
            <w:bCs/>
          </w:rPr>
          <w:delText>Combined, these</w:delText>
        </w:r>
      </w:del>
      <w:ins w:id="169" w:author="Katie Lankowicz [2]" w:date="2025-07-01T14:26:00Z" w16du:dateUtc="2025-07-01T18:26:00Z">
        <w:r w:rsidRPr="00926F2C">
          <w:rPr>
            <w:bCs/>
          </w:rPr>
          <w:t xml:space="preserve"> </w:t>
        </w:r>
      </w:ins>
      <w:r w:rsidRPr="00926F2C">
        <w:rPr>
          <w:bCs/>
        </w:rPr>
        <w:t xml:space="preserve">species comprised over 99% of </w:t>
      </w:r>
      <w:r w:rsidR="0059204D" w:rsidRPr="00926F2C">
        <w:rPr>
          <w:bCs/>
        </w:rPr>
        <w:t>all</w:t>
      </w:r>
      <w:r w:rsidRPr="00926F2C">
        <w:rPr>
          <w:bCs/>
        </w:rPr>
        <w:t xml:space="preserve"> </w:t>
      </w:r>
      <w:r w:rsidR="004B3608" w:rsidRPr="00926F2C">
        <w:rPr>
          <w:bCs/>
        </w:rPr>
        <w:t>individuals</w:t>
      </w:r>
      <w:r w:rsidRPr="00926F2C">
        <w:rPr>
          <w:bCs/>
        </w:rPr>
        <w:t xml:space="preserve"> caught. Atlantic silverside was the most abundant species </w:t>
      </w:r>
      <w:r w:rsidR="007651E3" w:rsidRPr="00926F2C">
        <w:rPr>
          <w:bCs/>
        </w:rPr>
        <w:t xml:space="preserve">at </w:t>
      </w:r>
      <w:r w:rsidRPr="00926F2C">
        <w:rPr>
          <w:bCs/>
        </w:rPr>
        <w:t>nearly 42% of total catch</w:t>
      </w:r>
      <w:r w:rsidR="007651E3" w:rsidRPr="00926F2C">
        <w:rPr>
          <w:bCs/>
        </w:rPr>
        <w:t xml:space="preserve"> and was </w:t>
      </w:r>
      <w:r w:rsidRPr="00926F2C">
        <w:rPr>
          <w:bCs/>
        </w:rPr>
        <w:t xml:space="preserve">encountered in 56% of all seine hauls. Atlantic </w:t>
      </w:r>
      <w:proofErr w:type="gramStart"/>
      <w:r w:rsidRPr="00926F2C">
        <w:rPr>
          <w:bCs/>
        </w:rPr>
        <w:t>herring</w:t>
      </w:r>
      <w:proofErr w:type="gramEnd"/>
      <w:r w:rsidRPr="00926F2C">
        <w:rPr>
          <w:bCs/>
        </w:rPr>
        <w:t xml:space="preserve"> were also highly abundant (nearly 35% of total catch</w:t>
      </w:r>
      <w:proofErr w:type="gramStart"/>
      <w:r w:rsidRPr="00926F2C">
        <w:rPr>
          <w:bCs/>
        </w:rPr>
        <w:t>), but</w:t>
      </w:r>
      <w:proofErr w:type="gramEnd"/>
      <w:r w:rsidRPr="00926F2C">
        <w:rPr>
          <w:bCs/>
        </w:rPr>
        <w:t xml:space="preserve"> were encountered in only 15% of all seine hauls. Both species were </w:t>
      </w:r>
      <w:proofErr w:type="gramStart"/>
      <w:r w:rsidRPr="00926F2C">
        <w:rPr>
          <w:bCs/>
        </w:rPr>
        <w:t>encountered in</w:t>
      </w:r>
      <w:proofErr w:type="gramEnd"/>
      <w:r w:rsidRPr="00926F2C">
        <w:rPr>
          <w:bCs/>
        </w:rPr>
        <w:t xml:space="preserve"> every year of the sampling period. Green </w:t>
      </w:r>
      <w:r w:rsidR="008E1E8C" w:rsidRPr="00926F2C">
        <w:rPr>
          <w:bCs/>
        </w:rPr>
        <w:t>c</w:t>
      </w:r>
      <w:r w:rsidRPr="00926F2C">
        <w:rPr>
          <w:bCs/>
        </w:rPr>
        <w:t xml:space="preserve">rabs had the widest range of spatiotemporal distribution </w:t>
      </w:r>
      <w:r w:rsidR="0059204D" w:rsidRPr="00926F2C">
        <w:rPr>
          <w:bCs/>
        </w:rPr>
        <w:t>and</w:t>
      </w:r>
      <w:r w:rsidRPr="00926F2C">
        <w:rPr>
          <w:bCs/>
        </w:rPr>
        <w:t xml:space="preserve"> were encountered in 68% of all seine hauls</w:t>
      </w:r>
      <w:r w:rsidR="0059204D" w:rsidRPr="00926F2C">
        <w:rPr>
          <w:bCs/>
        </w:rPr>
        <w:t>.</w:t>
      </w:r>
      <w:r w:rsidRPr="00926F2C">
        <w:rPr>
          <w:bCs/>
        </w:rPr>
        <w:t xml:space="preserve"> </w:t>
      </w:r>
      <w:r w:rsidR="0059204D" w:rsidRPr="00926F2C">
        <w:rPr>
          <w:bCs/>
        </w:rPr>
        <w:t>W</w:t>
      </w:r>
      <w:r w:rsidRPr="00926F2C">
        <w:rPr>
          <w:bCs/>
        </w:rPr>
        <w:t>ith few exceptions</w:t>
      </w:r>
      <w:r w:rsidR="0059204D" w:rsidRPr="00926F2C">
        <w:rPr>
          <w:bCs/>
        </w:rPr>
        <w:t>, they</w:t>
      </w:r>
      <w:r w:rsidRPr="00926F2C">
        <w:rPr>
          <w:bCs/>
        </w:rPr>
        <w:t xml:space="preserve"> were detected at least </w:t>
      </w:r>
      <w:proofErr w:type="gramStart"/>
      <w:r w:rsidRPr="00926F2C">
        <w:rPr>
          <w:bCs/>
        </w:rPr>
        <w:t>once at</w:t>
      </w:r>
      <w:proofErr w:type="gramEnd"/>
      <w:r w:rsidRPr="00926F2C">
        <w:rPr>
          <w:bCs/>
        </w:rPr>
        <w:t xml:space="preserve"> every </w:t>
      </w:r>
      <w:proofErr w:type="gramStart"/>
      <w:r w:rsidR="007651E3" w:rsidRPr="00926F2C">
        <w:rPr>
          <w:bCs/>
        </w:rPr>
        <w:t>site</w:t>
      </w:r>
      <w:r w:rsidR="0059204D" w:rsidRPr="00926F2C">
        <w:rPr>
          <w:bCs/>
        </w:rPr>
        <w:t xml:space="preserve"> in</w:t>
      </w:r>
      <w:proofErr w:type="gramEnd"/>
      <w:r w:rsidRPr="00926F2C">
        <w:rPr>
          <w:bCs/>
        </w:rPr>
        <w:t xml:space="preserve"> every year.</w:t>
      </w:r>
      <w:r w:rsidR="004B3608" w:rsidRPr="00926F2C">
        <w:rPr>
          <w:bCs/>
        </w:rPr>
        <w:t xml:space="preserve"> Green crabs are the only non-teleost included in the analyses; other benthic invertebrates like horseshoe crabs (</w:t>
      </w:r>
      <w:r w:rsidR="004B3608" w:rsidRPr="00926F2C">
        <w:rPr>
          <w:bCs/>
          <w:i/>
          <w:iCs/>
        </w:rPr>
        <w:t>Limulus polyphemus</w:t>
      </w:r>
      <w:r w:rsidR="004B3608" w:rsidRPr="00926F2C">
        <w:rPr>
          <w:bCs/>
        </w:rPr>
        <w:t>) and various species of shrimp and hermit crabs were occasionally encountered</w:t>
      </w:r>
      <w:del w:id="170" w:author="GMRI Eds" w:date="2025-07-29T09:46:00Z" w16du:dateUtc="2025-07-29T13:46:00Z">
        <w:r w:rsidR="004B3608" w:rsidRPr="00926F2C">
          <w:rPr>
            <w:bCs/>
          </w:rPr>
          <w:delText>,</w:delText>
        </w:r>
      </w:del>
      <w:r w:rsidR="004B3608" w:rsidRPr="00926F2C">
        <w:rPr>
          <w:bCs/>
        </w:rPr>
        <w:t xml:space="preserve"> but not enumerated. </w:t>
      </w:r>
    </w:p>
    <w:p w14:paraId="337CD347" w14:textId="77777777" w:rsidR="00792C70" w:rsidRPr="00926F2C" w:rsidRDefault="00792C70" w:rsidP="0005676A">
      <w:pPr>
        <w:spacing w:after="0" w:line="240" w:lineRule="auto"/>
        <w:rPr>
          <w:bCs/>
        </w:rPr>
      </w:pPr>
    </w:p>
    <w:p w14:paraId="354B82F9" w14:textId="49053CEF" w:rsidR="00792C70" w:rsidRPr="00926F2C" w:rsidRDefault="00D92B01" w:rsidP="0005676A">
      <w:pPr>
        <w:spacing w:after="0" w:line="240" w:lineRule="auto"/>
        <w:rPr>
          <w:bCs/>
        </w:rPr>
      </w:pPr>
      <w:commentRangeStart w:id="171"/>
      <w:r w:rsidRPr="00926F2C">
        <w:rPr>
          <w:bCs/>
        </w:rPr>
        <w:t>The remaining 32 species</w:t>
      </w:r>
      <w:del w:id="172" w:author="Courtney Swenson" w:date="2025-07-29T09:46:00Z" w16du:dateUtc="2025-07-29T13:46:00Z">
        <w:r>
          <w:rPr>
            <w:bCs/>
          </w:rPr>
          <w:delText xml:space="preserve"> </w:delText>
        </w:r>
      </w:del>
      <w:ins w:id="173" w:author="Courtney Swenson" w:date="2025-07-29T09:46:00Z" w16du:dateUtc="2025-07-29T13:46:00Z">
        <w:r w:rsidR="00926F2C" w:rsidRPr="00926F2C">
          <w:rPr>
            <w:bCs/>
          </w:rPr>
          <w:t>, which combined made up less than 1% of total individuals caught,</w:t>
        </w:r>
        <w:r w:rsidRPr="00926F2C">
          <w:rPr>
            <w:bCs/>
          </w:rPr>
          <w:t xml:space="preserve"> </w:t>
        </w:r>
        <w:commentRangeEnd w:id="171"/>
        <w:r w:rsidR="001C2AD9" w:rsidRPr="00926F2C">
          <w:rPr>
            <w:rStyle w:val="CommentReference"/>
          </w:rPr>
          <w:commentReference w:id="171"/>
        </w:r>
      </w:ins>
      <w:r w:rsidRPr="00926F2C">
        <w:rPr>
          <w:bCs/>
        </w:rPr>
        <w:t>were mainly juvenile fishes native to the Gulf of Maine</w:t>
      </w:r>
      <w:r w:rsidR="002171B2" w:rsidRPr="00926F2C">
        <w:rPr>
          <w:bCs/>
        </w:rPr>
        <w:t xml:space="preserve"> or connecting freshwater systems</w:t>
      </w:r>
      <w:r w:rsidRPr="00926F2C">
        <w:rPr>
          <w:bCs/>
        </w:rPr>
        <w:t xml:space="preserve"> but also included </w:t>
      </w:r>
      <w:r w:rsidR="008E1E8C" w:rsidRPr="00926F2C">
        <w:rPr>
          <w:bCs/>
        </w:rPr>
        <w:t>p</w:t>
      </w:r>
      <w:r w:rsidR="00792C70" w:rsidRPr="00926F2C">
        <w:rPr>
          <w:bCs/>
        </w:rPr>
        <w:t>ermit (</w:t>
      </w:r>
      <w:r w:rsidR="00792C70" w:rsidRPr="00926F2C">
        <w:rPr>
          <w:bCs/>
          <w:i/>
          <w:iCs/>
        </w:rPr>
        <w:t>Trachinotus</w:t>
      </w:r>
      <w:r w:rsidR="00792C70" w:rsidRPr="00926F2C">
        <w:rPr>
          <w:bCs/>
        </w:rPr>
        <w:t xml:space="preserve"> </w:t>
      </w:r>
      <w:proofErr w:type="spellStart"/>
      <w:r w:rsidR="00792C70" w:rsidRPr="00926F2C">
        <w:rPr>
          <w:bCs/>
          <w:i/>
          <w:iCs/>
        </w:rPr>
        <w:t>falcatus</w:t>
      </w:r>
      <w:proofErr w:type="spellEnd"/>
      <w:r w:rsidR="00792C70" w:rsidRPr="00926F2C">
        <w:rPr>
          <w:bCs/>
        </w:rPr>
        <w:t>)</w:t>
      </w:r>
      <w:r w:rsidRPr="00926F2C">
        <w:rPr>
          <w:bCs/>
        </w:rPr>
        <w:t xml:space="preserve">, </w:t>
      </w:r>
      <w:r w:rsidR="008E1E8C" w:rsidRPr="00926F2C">
        <w:rPr>
          <w:bCs/>
        </w:rPr>
        <w:t>c</w:t>
      </w:r>
      <w:r w:rsidRPr="00926F2C">
        <w:rPr>
          <w:bCs/>
        </w:rPr>
        <w:t xml:space="preserve">revalle </w:t>
      </w:r>
      <w:r w:rsidR="008E1E8C" w:rsidRPr="00926F2C">
        <w:rPr>
          <w:bCs/>
        </w:rPr>
        <w:t>j</w:t>
      </w:r>
      <w:r w:rsidRPr="00926F2C">
        <w:rPr>
          <w:bCs/>
        </w:rPr>
        <w:t>ack (</w:t>
      </w:r>
      <w:r w:rsidRPr="00926F2C">
        <w:rPr>
          <w:bCs/>
          <w:i/>
          <w:iCs/>
        </w:rPr>
        <w:t>Caranx</w:t>
      </w:r>
      <w:r w:rsidRPr="00926F2C">
        <w:rPr>
          <w:bCs/>
        </w:rPr>
        <w:t xml:space="preserve"> </w:t>
      </w:r>
      <w:r w:rsidRPr="00926F2C">
        <w:rPr>
          <w:bCs/>
          <w:i/>
          <w:iCs/>
        </w:rPr>
        <w:t>hippos</w:t>
      </w:r>
      <w:r w:rsidRPr="00926F2C">
        <w:rPr>
          <w:bCs/>
        </w:rPr>
        <w:t xml:space="preserve">), </w:t>
      </w:r>
      <w:r w:rsidR="008E1E8C" w:rsidRPr="00926F2C">
        <w:rPr>
          <w:bCs/>
        </w:rPr>
        <w:t>w</w:t>
      </w:r>
      <w:r w:rsidRPr="00926F2C">
        <w:rPr>
          <w:bCs/>
        </w:rPr>
        <w:t xml:space="preserve">hite </w:t>
      </w:r>
      <w:r w:rsidR="008E1E8C" w:rsidRPr="00926F2C">
        <w:rPr>
          <w:bCs/>
        </w:rPr>
        <w:t>m</w:t>
      </w:r>
      <w:r w:rsidRPr="00926F2C">
        <w:rPr>
          <w:bCs/>
        </w:rPr>
        <w:t>ullet (</w:t>
      </w:r>
      <w:r w:rsidRPr="00926F2C">
        <w:rPr>
          <w:bCs/>
          <w:i/>
          <w:iCs/>
        </w:rPr>
        <w:t>Mugil</w:t>
      </w:r>
      <w:r w:rsidRPr="00926F2C">
        <w:rPr>
          <w:bCs/>
        </w:rPr>
        <w:t xml:space="preserve"> </w:t>
      </w:r>
      <w:proofErr w:type="spellStart"/>
      <w:r w:rsidRPr="00926F2C">
        <w:rPr>
          <w:bCs/>
          <w:i/>
          <w:iCs/>
        </w:rPr>
        <w:t>curema</w:t>
      </w:r>
      <w:proofErr w:type="spellEnd"/>
      <w:r w:rsidRPr="00926F2C">
        <w:rPr>
          <w:bCs/>
        </w:rPr>
        <w:t xml:space="preserve">), and </w:t>
      </w:r>
      <w:r w:rsidR="008E1E8C" w:rsidRPr="00926F2C">
        <w:rPr>
          <w:bCs/>
        </w:rPr>
        <w:t>s</w:t>
      </w:r>
      <w:r w:rsidR="00792C70" w:rsidRPr="00926F2C">
        <w:rPr>
          <w:bCs/>
        </w:rPr>
        <w:t xml:space="preserve">ummer </w:t>
      </w:r>
      <w:r w:rsidR="008E1E8C" w:rsidRPr="00926F2C">
        <w:rPr>
          <w:bCs/>
        </w:rPr>
        <w:t>f</w:t>
      </w:r>
      <w:r w:rsidR="00792C70" w:rsidRPr="00926F2C">
        <w:rPr>
          <w:bCs/>
        </w:rPr>
        <w:t>lounder (</w:t>
      </w:r>
      <w:proofErr w:type="spellStart"/>
      <w:r w:rsidR="00792C70" w:rsidRPr="00926F2C">
        <w:rPr>
          <w:bCs/>
          <w:i/>
          <w:iCs/>
        </w:rPr>
        <w:t>Paralychthis</w:t>
      </w:r>
      <w:proofErr w:type="spellEnd"/>
      <w:r w:rsidR="00792C70" w:rsidRPr="00926F2C">
        <w:rPr>
          <w:bCs/>
        </w:rPr>
        <w:t xml:space="preserve"> </w:t>
      </w:r>
      <w:r w:rsidR="00792C70" w:rsidRPr="00926F2C">
        <w:rPr>
          <w:bCs/>
          <w:i/>
          <w:iCs/>
        </w:rPr>
        <w:t>dentatus</w:t>
      </w:r>
      <w:commentRangeStart w:id="174"/>
      <w:commentRangeStart w:id="175"/>
      <w:r w:rsidR="00792C70" w:rsidRPr="00926F2C">
        <w:rPr>
          <w:bCs/>
        </w:rPr>
        <w:t xml:space="preserve">). Permit </w:t>
      </w:r>
      <w:r w:rsidRPr="00926F2C">
        <w:rPr>
          <w:bCs/>
        </w:rPr>
        <w:t xml:space="preserve">and </w:t>
      </w:r>
      <w:r w:rsidR="008E1E8C" w:rsidRPr="00926F2C">
        <w:rPr>
          <w:bCs/>
        </w:rPr>
        <w:t>c</w:t>
      </w:r>
      <w:r w:rsidRPr="00926F2C">
        <w:rPr>
          <w:bCs/>
        </w:rPr>
        <w:t xml:space="preserve">revalle </w:t>
      </w:r>
      <w:r w:rsidR="008E1E8C" w:rsidRPr="00926F2C">
        <w:rPr>
          <w:bCs/>
        </w:rPr>
        <w:t>j</w:t>
      </w:r>
      <w:r w:rsidRPr="00926F2C">
        <w:rPr>
          <w:bCs/>
        </w:rPr>
        <w:t xml:space="preserve">ack </w:t>
      </w:r>
      <w:r w:rsidR="00792C70" w:rsidRPr="00926F2C">
        <w:rPr>
          <w:bCs/>
        </w:rPr>
        <w:t xml:space="preserve">are among an assemblage of tropical or subtropical species that typically reside south of Cape Cod, but may be advected northward into the Gulf of Maine by eddies or warm core rings of the Gulf Stream Current </w:t>
      </w:r>
      <w:r w:rsidR="00792C70" w:rsidRPr="00926F2C">
        <w:rPr>
          <w:bCs/>
        </w:rPr>
        <w:fldChar w:fldCharType="begin"/>
      </w:r>
      <w:r w:rsidR="00792C70" w:rsidRPr="00926F2C">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926F2C">
        <w:rPr>
          <w:rFonts w:ascii="Cambria Math" w:hAnsi="Cambria Math" w:cs="Cambria Math"/>
          <w:bCs/>
        </w:rPr>
        <w:instrText>‐</w:instrText>
      </w:r>
      <w:r w:rsidR="00792C70" w:rsidRPr="00926F2C">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926F2C">
        <w:rPr>
          <w:rFonts w:ascii="Cambria Math" w:hAnsi="Cambria Math" w:cs="Cambria Math"/>
          <w:bCs/>
        </w:rPr>
        <w:instrText>‐</w:instrText>
      </w:r>
      <w:r w:rsidR="00792C70" w:rsidRPr="00926F2C">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926F2C">
        <w:rPr>
          <w:bCs/>
        </w:rPr>
        <w:fldChar w:fldCharType="separate"/>
      </w:r>
      <w:r w:rsidR="00792C70" w:rsidRPr="00926F2C">
        <w:rPr>
          <w:rFonts w:ascii="Aptos" w:hAnsi="Aptos" w:cs="Times New Roman"/>
          <w:kern w:val="0"/>
        </w:rPr>
        <w:t>(Hare et al. 2002, Wood et al. 2009, O’Neill et al. 2025)</w:t>
      </w:r>
      <w:r w:rsidR="00792C70" w:rsidRPr="00926F2C">
        <w:rPr>
          <w:bCs/>
        </w:rPr>
        <w:fldChar w:fldCharType="end"/>
      </w:r>
      <w:r w:rsidR="00792C70" w:rsidRPr="00926F2C">
        <w:rPr>
          <w:bCs/>
        </w:rPr>
        <w:t>. Species within this group are colloquially known as “Gulf Stream Orphans</w:t>
      </w:r>
      <w:ins w:id="176" w:author="GMRI Eds" w:date="2025-07-29T09:46:00Z" w16du:dateUtc="2025-07-29T13:46:00Z">
        <w:r w:rsidR="00792C70">
          <w:rPr>
            <w:bCs/>
          </w:rPr>
          <w:t>”</w:t>
        </w:r>
        <w:r w:rsidR="002171B2">
          <w:rPr>
            <w:bCs/>
          </w:rPr>
          <w:t xml:space="preserve"> </w:t>
        </w:r>
        <w:r w:rsidR="007D00E2">
          <w:rPr>
            <w:bCs/>
          </w:rPr>
          <w:t xml:space="preserve">(gsoproject.org, see </w:t>
        </w:r>
        <w:commentRangeStart w:id="177"/>
        <w:r w:rsidR="007D00E2">
          <w:rPr>
            <w:bCs/>
          </w:rPr>
          <w:t>O’Neill et al. 2025</w:t>
        </w:r>
        <w:commentRangeEnd w:id="177"/>
        <w:r w:rsidR="007D00E2">
          <w:rPr>
            <w:rStyle w:val="CommentReference"/>
          </w:rPr>
          <w:commentReference w:id="177"/>
        </w:r>
        <w:r w:rsidR="007D00E2">
          <w:rPr>
            <w:bCs/>
          </w:rPr>
          <w:t>).</w:t>
        </w:r>
        <w:r w:rsidR="002171B2">
          <w:rPr>
            <w:bCs/>
          </w:rPr>
          <w:t xml:space="preserve"> </w:t>
        </w:r>
      </w:ins>
      <w:ins w:id="178" w:author="Courtney Swenson" w:date="2025-07-29T09:46:00Z" w16du:dateUtc="2025-07-29T13:46:00Z">
        <w:r w:rsidR="00792C70" w:rsidRPr="00926F2C">
          <w:rPr>
            <w:bCs/>
          </w:rPr>
          <w:t>.”</w:t>
        </w:r>
        <w:r w:rsidR="002171B2" w:rsidRPr="00926F2C">
          <w:rPr>
            <w:bCs/>
          </w:rPr>
          <w:t xml:space="preserve"> </w:t>
        </w:r>
        <w:commentRangeEnd w:id="174"/>
        <w:r w:rsidR="001C2AD9" w:rsidRPr="00926F2C">
          <w:rPr>
            <w:rStyle w:val="CommentReference"/>
          </w:rPr>
          <w:commentReference w:id="174"/>
        </w:r>
        <w:commentRangeEnd w:id="175"/>
        <w:r w:rsidR="00926F2C" w:rsidRPr="00926F2C">
          <w:rPr>
            <w:rStyle w:val="CommentReference"/>
          </w:rPr>
          <w:commentReference w:id="175"/>
        </w:r>
      </w:ins>
      <w:r w:rsidR="002171B2" w:rsidRPr="00926F2C">
        <w:rPr>
          <w:bCs/>
        </w:rPr>
        <w:t xml:space="preserve">Though not officially recognized as part of this group, </w:t>
      </w:r>
      <w:r w:rsidR="008E1E8C" w:rsidRPr="00926F2C">
        <w:rPr>
          <w:bCs/>
        </w:rPr>
        <w:t>w</w:t>
      </w:r>
      <w:r w:rsidR="002171B2" w:rsidRPr="00926F2C">
        <w:rPr>
          <w:bCs/>
        </w:rPr>
        <w:t xml:space="preserve">hite </w:t>
      </w:r>
      <w:r w:rsidR="008E1E8C" w:rsidRPr="00926F2C">
        <w:rPr>
          <w:bCs/>
        </w:rPr>
        <w:t>m</w:t>
      </w:r>
      <w:r w:rsidR="002171B2" w:rsidRPr="00926F2C">
        <w:rPr>
          <w:bCs/>
        </w:rPr>
        <w:t xml:space="preserve">ullet and other </w:t>
      </w:r>
      <w:proofErr w:type="spellStart"/>
      <w:r w:rsidR="00F00A17" w:rsidRPr="00926F2C">
        <w:rPr>
          <w:bCs/>
        </w:rPr>
        <w:t>Mugilidae</w:t>
      </w:r>
      <w:proofErr w:type="spellEnd"/>
      <w:r w:rsidR="00F00A17" w:rsidRPr="00926F2C">
        <w:rPr>
          <w:bCs/>
        </w:rPr>
        <w:t xml:space="preserve"> </w:t>
      </w:r>
      <w:r w:rsidR="002171B2" w:rsidRPr="00926F2C">
        <w:rPr>
          <w:bCs/>
        </w:rPr>
        <w:t>fishes</w:t>
      </w:r>
      <w:r w:rsidR="00F00A17" w:rsidRPr="00926F2C">
        <w:rPr>
          <w:bCs/>
        </w:rPr>
        <w:t xml:space="preserve"> </w:t>
      </w:r>
      <w:r w:rsidR="002171B2" w:rsidRPr="00926F2C">
        <w:rPr>
          <w:bCs/>
        </w:rPr>
        <w:t xml:space="preserve">are subtropical species unknown to be breeding in or regularly migrating to </w:t>
      </w:r>
      <w:r w:rsidR="00F00285" w:rsidRPr="00926F2C">
        <w:rPr>
          <w:bCs/>
        </w:rPr>
        <w:t xml:space="preserve">regions north of Cape Cod </w:t>
      </w:r>
      <w:r w:rsidR="00F00285" w:rsidRPr="00926F2C">
        <w:rPr>
          <w:bCs/>
        </w:rPr>
        <w:fldChar w:fldCharType="begin"/>
      </w:r>
      <w:r w:rsidR="00F00285" w:rsidRPr="00926F2C">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926F2C">
        <w:rPr>
          <w:bCs/>
        </w:rPr>
        <w:fldChar w:fldCharType="separate"/>
      </w:r>
      <w:r w:rsidR="00F00285" w:rsidRPr="00926F2C">
        <w:rPr>
          <w:rFonts w:ascii="Aptos" w:hAnsi="Aptos"/>
        </w:rPr>
        <w:t>(Bigelow &amp; Schroeder 1953, Ayvazian et al. 1992)</w:t>
      </w:r>
      <w:r w:rsidR="00F00285" w:rsidRPr="00926F2C">
        <w:rPr>
          <w:bCs/>
        </w:rPr>
        <w:fldChar w:fldCharType="end"/>
      </w:r>
      <w:r w:rsidR="00F00285" w:rsidRPr="00926F2C">
        <w:rPr>
          <w:bCs/>
        </w:rPr>
        <w:t xml:space="preserve">. </w:t>
      </w:r>
      <w:r w:rsidR="00792C70" w:rsidRPr="00926F2C">
        <w:rPr>
          <w:bCs/>
        </w:rPr>
        <w:t xml:space="preserve">Summer flounder </w:t>
      </w:r>
      <w:r w:rsidR="0059204D" w:rsidRPr="00926F2C">
        <w:rPr>
          <w:bCs/>
        </w:rPr>
        <w:t>is</w:t>
      </w:r>
      <w:r w:rsidR="00F00285" w:rsidRPr="00926F2C">
        <w:rPr>
          <w:bCs/>
        </w:rPr>
        <w:t xml:space="preserve"> a temperate species</w:t>
      </w:r>
      <w:r w:rsidR="00792C70" w:rsidRPr="00926F2C">
        <w:rPr>
          <w:bCs/>
        </w:rPr>
        <w:t xml:space="preserve"> more commonly found south of Cape Cod, but </w:t>
      </w:r>
      <w:r w:rsidR="00F00285" w:rsidRPr="00926F2C">
        <w:rPr>
          <w:bCs/>
        </w:rPr>
        <w:t>some individuals may make</w:t>
      </w:r>
      <w:r w:rsidR="00792C70" w:rsidRPr="00926F2C">
        <w:rPr>
          <w:bCs/>
        </w:rPr>
        <w:t xml:space="preserve"> </w:t>
      </w:r>
      <w:r w:rsidR="00F00285" w:rsidRPr="00926F2C">
        <w:rPr>
          <w:bCs/>
        </w:rPr>
        <w:t xml:space="preserve">seasonal migrations to </w:t>
      </w:r>
      <w:r w:rsidR="00792C70" w:rsidRPr="00926F2C">
        <w:rPr>
          <w:bCs/>
        </w:rPr>
        <w:t xml:space="preserve">coastal Maine and are </w:t>
      </w:r>
      <w:r w:rsidR="004B3608" w:rsidRPr="00926F2C">
        <w:rPr>
          <w:bCs/>
        </w:rPr>
        <w:t xml:space="preserve">therefore </w:t>
      </w:r>
      <w:r w:rsidR="00792C70" w:rsidRPr="00926F2C">
        <w:rPr>
          <w:bCs/>
        </w:rPr>
        <w:t xml:space="preserve">not considered Gulf Stream Orphans </w:t>
      </w:r>
      <w:r w:rsidR="00792C70" w:rsidRPr="00926F2C">
        <w:rPr>
          <w:bCs/>
        </w:rPr>
        <w:fldChar w:fldCharType="begin"/>
      </w:r>
      <w:r w:rsidR="00792C70" w:rsidRPr="00926F2C">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926F2C">
        <w:rPr>
          <w:bCs/>
        </w:rPr>
        <w:fldChar w:fldCharType="separate"/>
      </w:r>
      <w:r w:rsidR="00792C70" w:rsidRPr="00926F2C">
        <w:rPr>
          <w:rFonts w:ascii="Aptos" w:hAnsi="Aptos"/>
        </w:rPr>
        <w:t>(Bigelow &amp; Schroeder 1953)</w:t>
      </w:r>
      <w:r w:rsidR="00792C70" w:rsidRPr="00926F2C">
        <w:rPr>
          <w:bCs/>
        </w:rPr>
        <w:fldChar w:fldCharType="end"/>
      </w:r>
      <w:r w:rsidR="00792C70" w:rsidRPr="00926F2C">
        <w:rPr>
          <w:bCs/>
        </w:rPr>
        <w:t xml:space="preserve">. </w:t>
      </w:r>
    </w:p>
    <w:p w14:paraId="32267774" w14:textId="77777777" w:rsidR="00792C70" w:rsidRPr="00926F2C" w:rsidRDefault="00792C70" w:rsidP="0005676A">
      <w:pPr>
        <w:spacing w:after="0" w:line="240" w:lineRule="auto"/>
        <w:rPr>
          <w:bCs/>
          <w:color w:val="4472C4"/>
        </w:rPr>
      </w:pPr>
    </w:p>
    <w:p w14:paraId="1474C1F9" w14:textId="034ADD4B" w:rsidR="00562A5F" w:rsidRPr="00926F2C" w:rsidRDefault="00562A5F" w:rsidP="0005676A">
      <w:pPr>
        <w:spacing w:after="0" w:line="240" w:lineRule="auto"/>
        <w:rPr>
          <w:bCs/>
          <w:color w:val="4472C4"/>
        </w:rPr>
      </w:pPr>
      <w:r w:rsidRPr="00926F2C">
        <w:rPr>
          <w:bCs/>
          <w:color w:val="4472C4"/>
        </w:rPr>
        <w:t>4.2</w:t>
      </w:r>
      <w:r w:rsidRPr="00926F2C">
        <w:rPr>
          <w:bCs/>
          <w:color w:val="4472C4"/>
        </w:rPr>
        <w:tab/>
      </w:r>
      <w:r w:rsidR="00792C70" w:rsidRPr="00926F2C">
        <w:rPr>
          <w:bCs/>
          <w:color w:val="4472C4"/>
        </w:rPr>
        <w:t>Nearshore</w:t>
      </w:r>
      <w:r w:rsidRPr="00926F2C">
        <w:rPr>
          <w:bCs/>
          <w:color w:val="4472C4"/>
        </w:rPr>
        <w:t xml:space="preserve"> surface temperature anomaly</w:t>
      </w:r>
    </w:p>
    <w:p w14:paraId="6302D2CB" w14:textId="4E6FB772"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w:t>
      </w:r>
      <w:r w:rsidR="00C17D53" w:rsidRPr="00261818">
        <w:t>(Fig</w:t>
      </w:r>
      <w:r w:rsidR="00291AF8" w:rsidRPr="00261818">
        <w:t>.</w:t>
      </w:r>
      <w:r w:rsidR="00C17D53" w:rsidRPr="00261818">
        <w:t xml:space="preserve"> </w:t>
      </w:r>
      <w:r w:rsidR="00291AF8" w:rsidRPr="00926F2C">
        <w:rPr>
          <w:bCs/>
        </w:rPr>
        <w:t>3)</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winter (December-February) and spring (March-May)</w:t>
      </w:r>
      <w:r w:rsidR="00005FA0" w:rsidRPr="00926F2C">
        <w:rPr>
          <w:bCs/>
        </w:rPr>
        <w:t xml:space="preserve">, and limited time above the modeled daily average </w:t>
      </w:r>
      <w:r w:rsidR="00085C3B" w:rsidRPr="00926F2C">
        <w:rPr>
          <w:bCs/>
        </w:rPr>
        <w:t>in summer (June-August)</w:t>
      </w:r>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w:t>
      </w:r>
      <w:commentRangeStart w:id="179"/>
      <w:r w:rsidR="00C17D53" w:rsidRPr="00926F2C">
        <w:rPr>
          <w:bCs/>
        </w:rPr>
        <w:t>Table 2)</w:t>
      </w:r>
      <w:r w:rsidR="008F6893" w:rsidRPr="00926F2C">
        <w:rPr>
          <w:bCs/>
        </w:rPr>
        <w:t>.</w:t>
      </w:r>
      <w:commentRangeEnd w:id="179"/>
      <w:r w:rsidR="003E13B3" w:rsidRPr="00926F2C">
        <w:rPr>
          <w:rStyle w:val="CommentReference"/>
        </w:rPr>
        <w:commentReference w:id="179"/>
      </w:r>
    </w:p>
    <w:p w14:paraId="2AEE0DC1" w14:textId="77777777" w:rsidR="00792C70" w:rsidRPr="00926F2C" w:rsidRDefault="00792C70" w:rsidP="0005676A">
      <w:pPr>
        <w:spacing w:after="0" w:line="240" w:lineRule="auto"/>
        <w:rPr>
          <w:bCs/>
          <w:color w:val="4472C4"/>
        </w:rPr>
      </w:pPr>
    </w:p>
    <w:p w14:paraId="6B708E68" w14:textId="1E778C8F" w:rsidR="009C4616" w:rsidRPr="00926F2C" w:rsidRDefault="00562A5F" w:rsidP="0005676A">
      <w:pPr>
        <w:spacing w:after="0" w:line="240" w:lineRule="auto"/>
        <w:rPr>
          <w:bCs/>
          <w:color w:val="4472C4"/>
        </w:rPr>
      </w:pPr>
      <w:r w:rsidRPr="00926F2C">
        <w:rPr>
          <w:bCs/>
          <w:color w:val="4472C4"/>
        </w:rPr>
        <w:t>4.3</w:t>
      </w:r>
      <w:r w:rsidRPr="00926F2C">
        <w:rPr>
          <w:bCs/>
          <w:color w:val="4472C4"/>
        </w:rPr>
        <w:tab/>
        <w:t>Weekly growth rates</w:t>
      </w:r>
    </w:p>
    <w:p w14:paraId="25BC09EC" w14:textId="76869D94" w:rsidR="00405AE8" w:rsidRPr="00926F2C" w:rsidRDefault="009C4616" w:rsidP="0005676A">
      <w:pPr>
        <w:spacing w:after="0" w:line="240" w:lineRule="auto"/>
        <w:rPr>
          <w:bCs/>
        </w:rPr>
      </w:pPr>
      <w:r w:rsidRPr="00926F2C">
        <w:rPr>
          <w:bCs/>
        </w:rPr>
        <w:t xml:space="preserve">The process of filtering </w:t>
      </w:r>
      <w:r w:rsidR="000311B2" w:rsidRPr="00926F2C">
        <w:rPr>
          <w:bCs/>
        </w:rPr>
        <w:t xml:space="preserve">length frequency distribution </w:t>
      </w:r>
      <w:r w:rsidRPr="00926F2C">
        <w:rPr>
          <w:bCs/>
        </w:rPr>
        <w:t>data to include o</w:t>
      </w:r>
      <w:r w:rsidR="000311B2" w:rsidRPr="00926F2C">
        <w:rPr>
          <w:bCs/>
        </w:rPr>
        <w:t xml:space="preserve">nly age-0 fish </w:t>
      </w:r>
      <w:r w:rsidR="007651E3" w:rsidRPr="00926F2C">
        <w:rPr>
          <w:bCs/>
        </w:rPr>
        <w:t>produced</w:t>
      </w:r>
      <w:r w:rsidR="000311B2" w:rsidRPr="00926F2C">
        <w:rPr>
          <w:bCs/>
        </w:rPr>
        <w:t xml:space="preserve"> between 2 and 5 weeks of data per year </w:t>
      </w:r>
      <w:r w:rsidR="00467478" w:rsidRPr="00926F2C">
        <w:rPr>
          <w:bCs/>
        </w:rPr>
        <w:t>to estimate herring weekly growth rates</w:t>
      </w:r>
      <w:r w:rsidR="000311B2" w:rsidRPr="00926F2C">
        <w:rPr>
          <w:bCs/>
        </w:rPr>
        <w:t xml:space="preserve">. </w:t>
      </w:r>
      <w:r w:rsidR="00405AE8" w:rsidRPr="00926F2C">
        <w:rPr>
          <w:bCs/>
        </w:rPr>
        <w:t xml:space="preserve">Herring were caught in only the </w:t>
      </w:r>
      <w:commentRangeStart w:id="180"/>
      <w:commentRangeStart w:id="181"/>
      <w:r w:rsidR="00405AE8" w:rsidRPr="00926F2C">
        <w:rPr>
          <w:bCs/>
        </w:rPr>
        <w:t>first week of sampling in 2023</w:t>
      </w:r>
      <w:commentRangeEnd w:id="180"/>
      <w:r w:rsidR="000127EA">
        <w:rPr>
          <w:rStyle w:val="CommentReference"/>
        </w:rPr>
        <w:commentReference w:id="180"/>
      </w:r>
      <w:commentRangeEnd w:id="181"/>
      <w:r w:rsidR="00A36363">
        <w:rPr>
          <w:rStyle w:val="CommentReference"/>
        </w:rPr>
        <w:commentReference w:id="181"/>
      </w:r>
      <w:r w:rsidR="00405AE8" w:rsidRPr="00926F2C">
        <w:rPr>
          <w:bCs/>
        </w:rPr>
        <w:t>, so growth rates could not be estimated for that year.</w:t>
      </w:r>
      <w:r w:rsidR="007651E3" w:rsidRPr="00926F2C">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sidRPr="00926F2C">
        <w:rPr>
          <w:bCs/>
        </w:rPr>
        <w:t>The earliest week of age-0 herring detection was generally in week</w:t>
      </w:r>
      <w:r w:rsidR="004E3BE3" w:rsidRPr="00926F2C">
        <w:rPr>
          <w:bCs/>
        </w:rPr>
        <w:t xml:space="preserve"> 25 (SD: 1.2 weeks)</w:t>
      </w:r>
      <w:r w:rsidR="000311B2" w:rsidRPr="00926F2C">
        <w:rPr>
          <w:bCs/>
        </w:rPr>
        <w:t xml:space="preserve">, and the latest week </w:t>
      </w:r>
      <w:r w:rsidR="0059204D" w:rsidRPr="00926F2C">
        <w:rPr>
          <w:bCs/>
        </w:rPr>
        <w:t xml:space="preserve">of </w:t>
      </w:r>
      <w:r w:rsidR="000311B2" w:rsidRPr="00926F2C">
        <w:rPr>
          <w:bCs/>
        </w:rPr>
        <w:t xml:space="preserve">detection varied between </w:t>
      </w:r>
      <w:r w:rsidR="004E3BE3" w:rsidRPr="00926F2C">
        <w:rPr>
          <w:bCs/>
        </w:rPr>
        <w:t xml:space="preserve">week 26 and week 36 (mean: week 30, SD: 3.2 weeks). The wide range of </w:t>
      </w:r>
      <w:r w:rsidR="0059204D" w:rsidRPr="00926F2C">
        <w:rPr>
          <w:bCs/>
        </w:rPr>
        <w:t>the latest</w:t>
      </w:r>
      <w:r w:rsidR="004E3BE3" w:rsidRPr="00926F2C">
        <w:rPr>
          <w:bCs/>
        </w:rPr>
        <w:t xml:space="preserve"> week of detection is partially caused by </w:t>
      </w:r>
      <w:r w:rsidR="00467478" w:rsidRPr="00926F2C">
        <w:rPr>
          <w:bCs/>
        </w:rPr>
        <w:t>variability in</w:t>
      </w:r>
      <w:r w:rsidR="004E3BE3" w:rsidRPr="00926F2C">
        <w:rPr>
          <w:bCs/>
        </w:rPr>
        <w:t xml:space="preserve"> sampling season end </w:t>
      </w:r>
      <w:r w:rsidR="00AE3827" w:rsidRPr="00926F2C">
        <w:rPr>
          <w:bCs/>
        </w:rPr>
        <w:t>dates but</w:t>
      </w:r>
      <w:r w:rsidR="004E3BE3" w:rsidRPr="00926F2C">
        <w:rPr>
          <w:bCs/>
        </w:rPr>
        <w:t xml:space="preserve"> is also </w:t>
      </w:r>
      <w:r w:rsidR="00467478" w:rsidRPr="00926F2C">
        <w:rPr>
          <w:bCs/>
        </w:rPr>
        <w:t>caused by</w:t>
      </w:r>
      <w:r w:rsidR="00AE3827" w:rsidRPr="00926F2C">
        <w:rPr>
          <w:bCs/>
        </w:rPr>
        <w:t xml:space="preserve"> </w:t>
      </w:r>
      <w:r w:rsidR="00B7659A" w:rsidRPr="00926F2C">
        <w:rPr>
          <w:bCs/>
        </w:rPr>
        <w:t xml:space="preserve">high interannual catch variability, </w:t>
      </w:r>
      <w:r w:rsidR="00AE3827" w:rsidRPr="00926F2C">
        <w:rPr>
          <w:bCs/>
        </w:rPr>
        <w:t>decreasing herring catch through the sampling season</w:t>
      </w:r>
      <w:r w:rsidR="00B7659A" w:rsidRPr="00926F2C">
        <w:rPr>
          <w:bCs/>
        </w:rPr>
        <w:t>,</w:t>
      </w:r>
      <w:r w:rsidR="00AE3827" w:rsidRPr="00926F2C">
        <w:rPr>
          <w:bCs/>
        </w:rPr>
        <w:t xml:space="preserve"> and infrequent encounters after the early summer period.</w:t>
      </w:r>
      <w:r w:rsidR="00467478" w:rsidRPr="00926F2C">
        <w:rPr>
          <w:bCs/>
        </w:rPr>
        <w:t xml:space="preserve"> Weekly growth rates for age-0 herring varied from 1.4 to 3.9 mm per week in </w:t>
      </w:r>
      <w:r w:rsidR="004B3608" w:rsidRPr="00926F2C">
        <w:rPr>
          <w:bCs/>
        </w:rPr>
        <w:t>warmer years</w:t>
      </w:r>
      <w:r w:rsidR="00467478" w:rsidRPr="00926F2C">
        <w:rPr>
          <w:bCs/>
        </w:rPr>
        <w:t xml:space="preserve"> and from 1.2 to 5.0 mm per week in </w:t>
      </w:r>
      <w:r w:rsidR="004B3608" w:rsidRPr="00926F2C">
        <w:rPr>
          <w:bCs/>
        </w:rPr>
        <w:t>cooler years</w:t>
      </w:r>
      <w:r w:rsidR="00291AF8" w:rsidRPr="00926F2C">
        <w:rPr>
          <w:bCs/>
        </w:rPr>
        <w:t xml:space="preserve"> (Fig. 4)</w:t>
      </w:r>
      <w:r w:rsidR="00467478" w:rsidRPr="00926F2C">
        <w:rPr>
          <w:bCs/>
        </w:rPr>
        <w:t xml:space="preserve">. </w:t>
      </w:r>
      <w:r w:rsidR="00E54D83" w:rsidRPr="00926F2C">
        <w:rPr>
          <w:bCs/>
        </w:rPr>
        <w:t xml:space="preserve">There are </w:t>
      </w:r>
      <w:r w:rsidR="005442C8" w:rsidRPr="00926F2C">
        <w:rPr>
          <w:bCs/>
        </w:rPr>
        <w:t xml:space="preserve">many studies on </w:t>
      </w:r>
      <w:r w:rsidR="005442C8" w:rsidRPr="00926F2C">
        <w:rPr>
          <w:bCs/>
        </w:rPr>
        <w:lastRenderedPageBreak/>
        <w:t>larval herring growth rates in the North</w:t>
      </w:r>
      <w:r w:rsidR="0059204D" w:rsidRPr="00926F2C">
        <w:rPr>
          <w:bCs/>
        </w:rPr>
        <w:t>western</w:t>
      </w:r>
      <w:r w:rsidR="005442C8" w:rsidRPr="00926F2C">
        <w:rPr>
          <w:bCs/>
        </w:rPr>
        <w:t xml:space="preserve"> Atlantic, but few for juveniles</w:t>
      </w:r>
      <w:r w:rsidR="007651E3" w:rsidRPr="00926F2C">
        <w:rPr>
          <w:bCs/>
        </w:rPr>
        <w:t xml:space="preserve"> with which we can compare our results</w:t>
      </w:r>
      <w:r w:rsidR="005442C8" w:rsidRPr="00926F2C">
        <w:rPr>
          <w:bCs/>
        </w:rPr>
        <w:t xml:space="preserve">. There is some evidence supporting growth rates of 2-2.5 mm per week for age-0 herring in the Bay of Fundy during the spring and early summer, but this is based on a single year of data collection </w:t>
      </w:r>
      <w:r w:rsidR="005442C8" w:rsidRPr="00926F2C">
        <w:rPr>
          <w:bCs/>
        </w:rPr>
        <w:fldChar w:fldCharType="begin"/>
      </w:r>
      <w:r w:rsidR="005442C8" w:rsidRPr="00926F2C">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926F2C">
        <w:rPr>
          <w:bCs/>
        </w:rPr>
        <w:fldChar w:fldCharType="separate"/>
      </w:r>
      <w:r w:rsidR="005442C8" w:rsidRPr="00926F2C">
        <w:rPr>
          <w:rFonts w:ascii="Aptos" w:hAnsi="Aptos"/>
        </w:rPr>
        <w:t>(Das 1972)</w:t>
      </w:r>
      <w:r w:rsidR="005442C8" w:rsidRPr="00926F2C">
        <w:rPr>
          <w:bCs/>
        </w:rPr>
        <w:fldChar w:fldCharType="end"/>
      </w:r>
      <w:r w:rsidR="005442C8" w:rsidRPr="00926F2C">
        <w:rPr>
          <w:bCs/>
        </w:rPr>
        <w:t xml:space="preserve">. </w:t>
      </w:r>
      <w:r w:rsidR="00467478" w:rsidRPr="00926F2C">
        <w:rPr>
          <w:bCs/>
        </w:rPr>
        <w:t>Welch’s t-tests indicated no significant difference when comparing mean growth rates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(t(4.907</w:t>
      </w:r>
      <w:ins w:id="182" w:author="GMRI Eds" w:date="2025-07-29T09:46:00Z" w16du:dateUtc="2025-07-29T13:46:00Z">
        <w:r w:rsidR="00467478">
          <w:rPr>
            <w:bCs/>
          </w:rPr>
          <w:t>)=</w:t>
        </w:r>
      </w:ins>
      <w:del w:id="183" w:author="GMRI Eds" w:date="2025-07-29T09:46:00Z" w16du:dateUtc="2025-07-29T13:46:00Z">
        <w:r w:rsidR="00467478" w:rsidRPr="00926F2C">
          <w:rPr>
            <w:bCs/>
          </w:rPr>
          <w:delText xml:space="preserve">) = </w:delText>
        </w:r>
      </w:del>
      <w:r w:rsidR="00467478" w:rsidRPr="00926F2C">
        <w:rPr>
          <w:bCs/>
        </w:rPr>
        <w:t>0.467, p=0.661).</w:t>
      </w:r>
    </w:p>
    <w:p w14:paraId="44256DC1" w14:textId="77777777" w:rsidR="00405AE8" w:rsidRPr="00926F2C" w:rsidRDefault="00405AE8" w:rsidP="0005676A">
      <w:pPr>
        <w:spacing w:after="0" w:line="240" w:lineRule="auto"/>
        <w:rPr>
          <w:bCs/>
        </w:rPr>
      </w:pPr>
    </w:p>
    <w:p w14:paraId="0D79000C" w14:textId="5D7E8051" w:rsidR="009C4616" w:rsidRPr="00926F2C" w:rsidRDefault="00AE3827" w:rsidP="0005676A">
      <w:pPr>
        <w:spacing w:after="0" w:line="240" w:lineRule="auto"/>
        <w:rPr>
          <w:bCs/>
        </w:rPr>
      </w:pPr>
      <w:r w:rsidRPr="00926F2C">
        <w:rPr>
          <w:bCs/>
        </w:rPr>
        <w:t>Silverside</w:t>
      </w:r>
      <w:r w:rsidR="00405AE8" w:rsidRPr="00926F2C">
        <w:rPr>
          <w:bCs/>
        </w:rPr>
        <w:t>s</w:t>
      </w:r>
      <w:r w:rsidRPr="00926F2C">
        <w:rPr>
          <w:bCs/>
        </w:rPr>
        <w:t xml:space="preserve"> were caught more consistently</w:t>
      </w:r>
      <w:r w:rsidR="00467478" w:rsidRPr="00926F2C">
        <w:rPr>
          <w:bCs/>
        </w:rPr>
        <w:t xml:space="preserve"> than herring</w:t>
      </w:r>
      <w:r w:rsidR="00405AE8" w:rsidRPr="00926F2C">
        <w:rPr>
          <w:bCs/>
        </w:rPr>
        <w:t>, and between 2 and 8 weeks of length frequency data</w:t>
      </w:r>
      <w:r w:rsidR="007651E3" w:rsidRPr="00926F2C">
        <w:rPr>
          <w:bCs/>
        </w:rPr>
        <w:t xml:space="preserve"> </w:t>
      </w:r>
      <w:r w:rsidR="0059204D" w:rsidRPr="00926F2C">
        <w:rPr>
          <w:bCs/>
        </w:rPr>
        <w:t xml:space="preserve">for age-0 individuals </w:t>
      </w:r>
      <w:r w:rsidR="007651E3" w:rsidRPr="00926F2C">
        <w:rPr>
          <w:bCs/>
        </w:rPr>
        <w:t xml:space="preserve">remained </w:t>
      </w:r>
      <w:r w:rsidR="00405AE8" w:rsidRPr="00926F2C">
        <w:rPr>
          <w:bCs/>
        </w:rPr>
        <w:t>after data filtering.</w:t>
      </w:r>
      <w:r w:rsidR="007651E3" w:rsidRPr="00926F2C">
        <w:rPr>
          <w:bCs/>
        </w:rPr>
        <w:t xml:space="preserve"> We excluded growth rates estimated for 2024 because of the gap in sampling data noted above.</w:t>
      </w:r>
      <w:r w:rsidR="00405AE8" w:rsidRPr="00926F2C">
        <w:rPr>
          <w:bCs/>
        </w:rPr>
        <w:t xml:space="preserve"> 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4)</w:t>
      </w:r>
      <w:r w:rsidR="009C4616" w:rsidRPr="00926F2C">
        <w:rPr>
          <w:bCs/>
        </w:rPr>
        <w:t xml:space="preserve">. </w:t>
      </w:r>
      <w:r w:rsidR="004B3608" w:rsidRPr="00926F2C">
        <w:rPr>
          <w:bCs/>
        </w:rPr>
        <w:t xml:space="preserve">Other studies have </w:t>
      </w:r>
      <w:commentRangeStart w:id="184"/>
      <w:r w:rsidR="004B3608" w:rsidRPr="00926F2C">
        <w:rPr>
          <w:bCs/>
        </w:rPr>
        <w:t xml:space="preserve">reported post-metamorphic age-0 silverside growth rates of around 5 mm per week </w:t>
      </w:r>
      <w:r w:rsidR="0001347E" w:rsidRPr="00926F2C">
        <w:rPr>
          <w:bCs/>
        </w:rPr>
        <w:t xml:space="preserve">for silverside populations in coastal New England </w:t>
      </w:r>
      <w:r w:rsidR="0001347E" w:rsidRPr="00926F2C">
        <w:rPr>
          <w:bCs/>
        </w:rPr>
        <w:fldChar w:fldCharType="begin"/>
      </w:r>
      <w:r w:rsidR="0001347E" w:rsidRPr="00926F2C">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926F2C">
        <w:rPr>
          <w:rFonts w:ascii="Cambria Math" w:hAnsi="Cambria Math" w:cs="Cambria Math"/>
          <w:bCs/>
        </w:rPr>
        <w:instrText>‐</w:instrText>
      </w:r>
      <w:r w:rsidR="0001347E" w:rsidRPr="00926F2C">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926F2C">
        <w:rPr>
          <w:rFonts w:ascii="Cambria Math" w:hAnsi="Cambria Math" w:cs="Cambria Math"/>
          <w:bCs/>
        </w:rPr>
        <w:instrText>‐</w:instrText>
      </w:r>
      <w:r w:rsidR="0001347E" w:rsidRPr="00926F2C">
        <w:rPr>
          <w:bCs/>
        </w:rPr>
        <w:instrText>collected fish, as calculated from otolith ring widths, was more highly correlated with size of fish, as measured by otolith radius, than with the environmental variables of temperature, salinity and plankton abundance. Back</w:instrText>
      </w:r>
      <w:r w:rsidR="0001347E" w:rsidRPr="00926F2C">
        <w:rPr>
          <w:rFonts w:ascii="Cambria Math" w:hAnsi="Cambria Math" w:cs="Cambria Math"/>
          <w:bCs/>
        </w:rPr>
        <w:instrText>‐</w:instrText>
      </w:r>
      <w:r w:rsidR="0001347E" w:rsidRPr="00926F2C">
        <w:rPr>
          <w:bCs/>
        </w:rPr>
        <w:instrText>calculation of growth rates from otolith ring widths of five fish collected at the end of the growing season yielded the same age</w:instrText>
      </w:r>
      <w:r w:rsidR="0001347E" w:rsidRPr="00926F2C">
        <w:rPr>
          <w:rFonts w:ascii="Cambria Math" w:hAnsi="Cambria Math" w:cs="Cambria Math"/>
          <w:bCs/>
        </w:rPr>
        <w:instrText>‐</w:instrText>
      </w:r>
      <w:r w:rsidR="0001347E" w:rsidRPr="00926F2C">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926F2C">
        <w:rPr>
          <w:bCs/>
        </w:rPr>
        <w:fldChar w:fldCharType="separate"/>
      </w:r>
      <w:r w:rsidR="0001347E" w:rsidRPr="00926F2C">
        <w:rPr>
          <w:rFonts w:ascii="Aptos" w:hAnsi="Aptos"/>
        </w:rPr>
        <w:t>(Conover &amp; Ross 1982, Barkman &amp; Bengtson 1987, Pringle &amp; Baumann 2019)</w:t>
      </w:r>
      <w:r w:rsidR="0001347E" w:rsidRPr="00926F2C">
        <w:rPr>
          <w:bCs/>
        </w:rPr>
        <w:fldChar w:fldCharType="end"/>
      </w:r>
      <w:del w:id="185" w:author="Courtney Swenson" w:date="2025-07-29T09:46:00Z" w16du:dateUtc="2025-07-29T13:46:00Z">
        <w:r w:rsidR="0001347E">
          <w:rPr>
            <w:bCs/>
          </w:rPr>
          <w:delText xml:space="preserve">. </w:delText>
        </w:r>
      </w:del>
      <w:ins w:id="186" w:author="Courtney Swenson" w:date="2025-07-29T09:46:00Z" w16du:dateUtc="2025-07-29T13:46:00Z">
        <w:r w:rsidR="00926F2C">
          <w:rPr>
            <w:bCs/>
          </w:rPr>
          <w:t>, which is similar to our results</w:t>
        </w:r>
        <w:r w:rsidR="0001347E" w:rsidRPr="00926F2C">
          <w:rPr>
            <w:bCs/>
          </w:rPr>
          <w:t xml:space="preserve">. </w:t>
        </w:r>
        <w:commentRangeEnd w:id="184"/>
        <w:r w:rsidR="00BB0EB1" w:rsidRPr="00926F2C">
          <w:rPr>
            <w:rStyle w:val="CommentReference"/>
          </w:rPr>
          <w:commentReference w:id="184"/>
        </w:r>
      </w:ins>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(t(4.758)=-3.298, p=0.035), with a 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7757DAA9" w:rsidR="00562A5F" w:rsidRPr="00926F2C" w:rsidRDefault="00562A5F" w:rsidP="0005676A">
      <w:pPr>
        <w:spacing w:after="0" w:line="240" w:lineRule="auto"/>
        <w:rPr>
          <w:bCs/>
          <w:color w:val="4472C4"/>
        </w:rPr>
      </w:pPr>
      <w:r w:rsidRPr="00926F2C">
        <w:rPr>
          <w:bCs/>
          <w:color w:val="4472C4"/>
        </w:rPr>
        <w:t>4.4</w:t>
      </w:r>
      <w:r w:rsidRPr="00926F2C">
        <w:rPr>
          <w:bCs/>
          <w:color w:val="4472C4"/>
        </w:rPr>
        <w:tab/>
      </w:r>
      <w:r w:rsidR="001579FC" w:rsidRPr="00926F2C">
        <w:rPr>
          <w:bCs/>
          <w:color w:val="4472C4"/>
        </w:rPr>
        <w:t>Effects on catch</w:t>
      </w:r>
    </w:p>
    <w:p w14:paraId="2245BBD1" w14:textId="37827D75"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5)</w:t>
      </w:r>
      <w:r w:rsidRPr="00926F2C">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w:t>
      </w:r>
      <w:commentRangeStart w:id="187"/>
      <w:commentRangeStart w:id="188"/>
      <w:r w:rsidRPr="00926F2C">
        <w:rPr>
          <w:bCs/>
        </w:rPr>
        <w:t>. The relationship between catch and tidal height was shaped like a sigmoidal curve</w:t>
      </w:r>
      <w:commentRangeEnd w:id="187"/>
      <w:r w:rsidR="00BB0EB1" w:rsidRPr="00926F2C">
        <w:rPr>
          <w:rStyle w:val="CommentReference"/>
        </w:rPr>
        <w:commentReference w:id="187"/>
      </w:r>
      <w:commentRangeEnd w:id="188"/>
      <w:r w:rsidR="00926F2C">
        <w:rPr>
          <w:rStyle w:val="CommentReference"/>
        </w:rPr>
        <w:commentReference w:id="188"/>
      </w:r>
      <w:r w:rsidRPr="00926F2C">
        <w:rPr>
          <w:bCs/>
        </w:rPr>
        <w:t xml:space="preserve">, with a negative effect when the Portland Harbor tide gauge was lower than approximately 1.5m above MLLW. Above this point, increasing tidal height had a slowly increasing positive effect. The relationship between catch and temperature had a </w:t>
      </w:r>
      <w:commentRangeStart w:id="189"/>
      <w:commentRangeStart w:id="190"/>
      <w:r w:rsidRPr="00926F2C">
        <w:rPr>
          <w:bCs/>
        </w:rPr>
        <w:t>more complicated polynomial shape, but there was a clear positive effect when temperatures were between approximately 15 and 19°C</w:t>
      </w:r>
      <w:commentRangeEnd w:id="189"/>
      <w:r w:rsidR="00BB0EB1" w:rsidRPr="00926F2C">
        <w:rPr>
          <w:rStyle w:val="CommentReference"/>
        </w:rPr>
        <w:commentReference w:id="189"/>
      </w:r>
      <w:commentRangeEnd w:id="190"/>
      <w:r w:rsidR="00926F2C">
        <w:rPr>
          <w:rStyle w:val="CommentReference"/>
        </w:rPr>
        <w:commentReference w:id="190"/>
      </w:r>
      <w:r w:rsidRPr="00926F2C">
        <w:rPr>
          <w:bCs/>
        </w:rPr>
        <w:t>. The effect of sand and sand/gravel substrate on catch w</w:t>
      </w:r>
      <w:r w:rsidR="0059204D" w:rsidRPr="00926F2C">
        <w:rPr>
          <w:bCs/>
        </w:rPr>
        <w:t>as</w:t>
      </w:r>
      <w:r w:rsidRPr="00926F2C">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w:t>
      </w:r>
      <w:commentRangeStart w:id="191"/>
      <w:commentRangeStart w:id="192"/>
      <w:r w:rsidRPr="00926F2C">
        <w:rPr>
          <w:bCs/>
        </w:rPr>
        <w:t>2</w:t>
      </w:r>
      <w:commentRangeStart w:id="193"/>
      <w:r w:rsidRPr="00926F2C">
        <w:rPr>
          <w:bCs/>
        </w:rPr>
        <w:t>023,</w:t>
      </w:r>
      <w:commentRangeEnd w:id="191"/>
      <w:r w:rsidR="00E63209">
        <w:rPr>
          <w:rStyle w:val="CommentReference"/>
        </w:rPr>
        <w:commentReference w:id="191"/>
      </w:r>
      <w:commentRangeEnd w:id="192"/>
      <w:r w:rsidR="00A179C6">
        <w:rPr>
          <w:rStyle w:val="CommentReference"/>
        </w:rPr>
        <w:commentReference w:id="192"/>
      </w:r>
      <w:r w:rsidRPr="00926F2C">
        <w:rPr>
          <w:bCs/>
        </w:rPr>
        <w:t xml:space="preserve"> which had the lowest </w:t>
      </w:r>
      <w:proofErr w:type="gramStart"/>
      <w:r w:rsidRPr="00926F2C">
        <w:rPr>
          <w:bCs/>
        </w:rPr>
        <w:t>mean</w:t>
      </w:r>
      <w:proofErr w:type="gramEnd"/>
      <w:r w:rsidRPr="00926F2C">
        <w:rPr>
          <w:bCs/>
        </w:rPr>
        <w:t xml:space="preserve"> herring catch per unit effort</w:t>
      </w:r>
      <w:r w:rsidR="0059204D" w:rsidRPr="00926F2C">
        <w:rPr>
          <w:bCs/>
        </w:rPr>
        <w:t>. H</w:t>
      </w:r>
      <w:r w:rsidRPr="00926F2C">
        <w:rPr>
          <w:bCs/>
        </w:rPr>
        <w:t xml:space="preserve">erring </w:t>
      </w:r>
      <w:proofErr w:type="gramStart"/>
      <w:r w:rsidRPr="00926F2C">
        <w:rPr>
          <w:bCs/>
        </w:rPr>
        <w:t>were</w:t>
      </w:r>
      <w:proofErr w:type="gramEnd"/>
      <w:r w:rsidRPr="00926F2C">
        <w:rPr>
          <w:bCs/>
        </w:rPr>
        <w:t xml:space="preserve"> caught in only </w:t>
      </w:r>
      <w:commentRangeStart w:id="194"/>
      <w:del w:id="195" w:author="Katie Lankowicz [2]" w:date="2025-07-29T10:11:00Z" w16du:dateUtc="2025-07-29T14:11:00Z">
        <w:r w:rsidRPr="00926F2C" w:rsidDel="003B5336">
          <w:rPr>
            <w:bCs/>
          </w:rPr>
          <w:delText xml:space="preserve">one week </w:delText>
        </w:r>
        <w:r w:rsidR="0059204D" w:rsidRPr="00926F2C" w:rsidDel="003B5336">
          <w:rPr>
            <w:bCs/>
          </w:rPr>
          <w:delText>of this year</w:delText>
        </w:r>
      </w:del>
      <w:ins w:id="196" w:author="Katie Lankowicz [2]" w:date="2025-07-29T10:11:00Z" w16du:dateUtc="2025-07-29T14:11:00Z">
        <w:r w:rsidR="003B5336">
          <w:rPr>
            <w:bCs/>
          </w:rPr>
          <w:t>the first week of sampling in this year</w:t>
        </w:r>
      </w:ins>
      <w:ins w:id="197" w:author="Katie Lankowicz [2]" w:date="2025-07-29T10:13:00Z" w16du:dateUtc="2025-07-29T14:13:00Z">
        <w:r w:rsidR="003B5336">
          <w:rPr>
            <w:bCs/>
          </w:rPr>
          <w:t>. T</w:t>
        </w:r>
      </w:ins>
      <w:ins w:id="198" w:author="Katie Lankowicz [2]" w:date="2025-07-29T10:12:00Z" w16du:dateUtc="2025-07-29T14:12:00Z">
        <w:r w:rsidR="003B5336">
          <w:rPr>
            <w:bCs/>
          </w:rPr>
          <w:t>his low catch may be more ref</w:t>
        </w:r>
      </w:ins>
      <w:ins w:id="199" w:author="Katie Lankowicz [2]" w:date="2025-07-29T10:13:00Z" w16du:dateUtc="2025-07-29T14:13:00Z">
        <w:r w:rsidR="003B5336">
          <w:rPr>
            <w:bCs/>
          </w:rPr>
          <w:t>lective of a timing mismatch than a true decrease in abundance; sampling started later than usual and anecdotal observations indicat</w:t>
        </w:r>
      </w:ins>
      <w:ins w:id="200" w:author="Katie Lankowicz [2]" w:date="2025-07-29T10:14:00Z" w16du:dateUtc="2025-07-29T14:14:00Z">
        <w:r w:rsidR="003B5336">
          <w:rPr>
            <w:bCs/>
          </w:rPr>
          <w:t>ed that herring had already used the nearshore region and left before the first seine operations were conducted</w:t>
        </w:r>
      </w:ins>
      <w:r w:rsidRPr="00926F2C">
        <w:rPr>
          <w:bCs/>
        </w:rPr>
        <w:t>.</w:t>
      </w:r>
      <w:commentRangeEnd w:id="193"/>
      <w:r w:rsidR="00BB0EB1" w:rsidRPr="00926F2C">
        <w:rPr>
          <w:rStyle w:val="CommentReference"/>
        </w:rPr>
        <w:commentReference w:id="193"/>
      </w:r>
      <w:commentRangeEnd w:id="194"/>
      <w:r w:rsidR="000D6B5A">
        <w:rPr>
          <w:rStyle w:val="CommentReference"/>
        </w:rPr>
        <w:commentReference w:id="194"/>
      </w:r>
    </w:p>
    <w:p w14:paraId="753907D2" w14:textId="77777777" w:rsidR="007651E3" w:rsidRPr="00926F2C" w:rsidRDefault="007651E3" w:rsidP="0005676A">
      <w:pPr>
        <w:spacing w:after="0" w:line="240" w:lineRule="auto"/>
        <w:rPr>
          <w:bCs/>
          <w:color w:val="4472C4"/>
        </w:rPr>
      </w:pPr>
    </w:p>
    <w:p w14:paraId="087AC162" w14:textId="0C09CDD6" w:rsidR="00792C70" w:rsidRPr="00926F2C" w:rsidRDefault="009329FE" w:rsidP="0005676A">
      <w:pPr>
        <w:spacing w:after="0" w:line="240" w:lineRule="auto"/>
        <w:rPr>
          <w:bCs/>
        </w:rPr>
      </w:pPr>
      <w:r w:rsidRPr="00926F2C">
        <w:rPr>
          <w:bCs/>
        </w:rPr>
        <w:t xml:space="preserve">Explanatory variables included in the final silverside catch model were the interaction of week and temperature, factor variables for weather conditions and year, and a </w:t>
      </w:r>
      <w:commentRangeStart w:id="201"/>
      <w:r w:rsidRPr="00926F2C">
        <w:rPr>
          <w:bCs/>
        </w:rPr>
        <w:t xml:space="preserve">random effect </w:t>
      </w:r>
      <w:commentRangeEnd w:id="201"/>
      <w:r w:rsidR="00BB0EB1" w:rsidRPr="00926F2C">
        <w:rPr>
          <w:rStyle w:val="CommentReference"/>
        </w:rPr>
        <w:commentReference w:id="201"/>
      </w:r>
      <w:r w:rsidRPr="00926F2C">
        <w:rPr>
          <w:bCs/>
        </w:rPr>
        <w:t>based on site</w:t>
      </w:r>
      <w:r w:rsidR="00291AF8" w:rsidRPr="00926F2C">
        <w:rPr>
          <w:bCs/>
        </w:rPr>
        <w:t xml:space="preserve"> (Fig. 6)</w:t>
      </w:r>
      <w:r w:rsidRPr="00926F2C">
        <w:rPr>
          <w:bCs/>
        </w:rPr>
        <w:t>. Terms for temperature, tidal height, substrate type, and tidal stage were identified as not significant predictors of catch and removed</w:t>
      </w:r>
      <w:commentRangeStart w:id="202"/>
      <w:commentRangeStart w:id="203"/>
      <w:r w:rsidR="00F2641A" w:rsidRPr="00926F2C">
        <w:rPr>
          <w:bCs/>
        </w:rPr>
        <w:t xml:space="preserve">. The final model explained 53.5% of </w:t>
      </w:r>
      <w:r w:rsidR="00ED042E" w:rsidRPr="00926F2C">
        <w:rPr>
          <w:bCs/>
        </w:rPr>
        <w:t xml:space="preserve">the </w:t>
      </w:r>
      <w:r w:rsidR="00F2641A" w:rsidRPr="00926F2C">
        <w:rPr>
          <w:bCs/>
        </w:rPr>
        <w:t xml:space="preserve">deviance </w:t>
      </w:r>
      <w:commentRangeEnd w:id="202"/>
      <w:r w:rsidR="00BB0EB1" w:rsidRPr="00926F2C">
        <w:rPr>
          <w:rStyle w:val="CommentReference"/>
        </w:rPr>
        <w:commentReference w:id="202"/>
      </w:r>
      <w:commentRangeEnd w:id="203"/>
      <w:r w:rsidR="00926F2C" w:rsidRPr="00926F2C">
        <w:rPr>
          <w:rStyle w:val="CommentReference"/>
        </w:rPr>
        <w:commentReference w:id="203"/>
      </w:r>
      <w:r w:rsidR="00F2641A" w:rsidRPr="00926F2C">
        <w:rPr>
          <w:bCs/>
        </w:rPr>
        <w:t>in 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catches </w:t>
      </w:r>
      <w:r w:rsidR="001177BA" w:rsidRPr="00926F2C">
        <w:rPr>
          <w:bCs/>
        </w:rPr>
        <w:t xml:space="preserve">and a positive effect </w:t>
      </w:r>
      <w:r w:rsidR="00D00049" w:rsidRPr="00926F2C">
        <w:rPr>
          <w:bCs/>
        </w:rPr>
        <w:t xml:space="preserve">occurring in week 32 or later. However, the shift from </w:t>
      </w:r>
      <w:proofErr w:type="gramStart"/>
      <w:r w:rsidR="00D00049" w:rsidRPr="00926F2C">
        <w:rPr>
          <w:bCs/>
        </w:rPr>
        <w:t xml:space="preserve">week having a </w:t>
      </w:r>
      <w:r w:rsidR="00D00049" w:rsidRPr="00926F2C">
        <w:rPr>
          <w:bCs/>
        </w:rPr>
        <w:lastRenderedPageBreak/>
        <w:t>negative effect</w:t>
      </w:r>
      <w:proofErr w:type="gramEnd"/>
      <w:r w:rsidR="00D00049" w:rsidRPr="00926F2C">
        <w:rPr>
          <w:bCs/>
        </w:rPr>
        <w:t xml:space="preserve">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4D3D678C" w14:textId="3166E430" w:rsidR="00EB350B" w:rsidRDefault="00562A5F" w:rsidP="0005676A">
      <w:pPr>
        <w:spacing w:after="0" w:line="240" w:lineRule="auto"/>
        <w:rPr>
          <w:bCs/>
        </w:rPr>
      </w:pPr>
      <w:r w:rsidRPr="00926F2C">
        <w:rPr>
          <w:bCs/>
          <w:color w:val="4472C4"/>
        </w:rPr>
        <w:t>4.5</w:t>
      </w:r>
      <w:r w:rsidRPr="00926F2C">
        <w:rPr>
          <w:bCs/>
          <w:color w:val="4472C4"/>
        </w:rPr>
        <w:tab/>
        <w:t xml:space="preserve">Spatiotemporal </w:t>
      </w:r>
      <w:r w:rsidR="009F7462" w:rsidRPr="00926F2C">
        <w:rPr>
          <w:bCs/>
          <w:color w:val="4472C4"/>
        </w:rPr>
        <w:t>community structure</w:t>
      </w:r>
    </w:p>
    <w:p w14:paraId="17AD75F7" w14:textId="77777777" w:rsidR="00926F2C" w:rsidRDefault="00F71682" w:rsidP="0005676A">
      <w:pPr>
        <w:spacing w:after="0" w:line="240" w:lineRule="auto"/>
        <w:rPr>
          <w:ins w:id="204" w:author="Katie Lankowicz [2]" w:date="2025-07-29T09:26:00Z" w16du:dateUtc="2025-07-29T13:26:00Z"/>
          <w:bCs/>
        </w:rPr>
      </w:pPr>
      <w:r w:rsidRPr="00926F2C">
        <w:rPr>
          <w:bCs/>
        </w:rPr>
        <w:t xml:space="preserve">NMDS analysis compressed site-specific seasonal community compositions </w:t>
      </w:r>
      <w:proofErr w:type="gramStart"/>
      <w:r w:rsidRPr="00926F2C">
        <w:rPr>
          <w:bCs/>
        </w:rPr>
        <w:t>to</w:t>
      </w:r>
      <w:proofErr w:type="gramEnd"/>
      <w:r w:rsidRPr="00926F2C">
        <w:rPr>
          <w:bCs/>
        </w:rPr>
        <w:t xml:space="preserve"> two ordination axes. The resulting stress coefficient was 0.13, indicating a sufficient goodness of </w:t>
      </w:r>
      <w:proofErr w:type="gramStart"/>
      <w:r w:rsidRPr="00926F2C">
        <w:rPr>
          <w:bCs/>
        </w:rPr>
        <w:t>fit</w:t>
      </w:r>
      <w:proofErr w:type="gramEnd"/>
      <w:r w:rsidRPr="00926F2C">
        <w:rPr>
          <w:bCs/>
        </w:rPr>
        <w:t xml:space="preserve"> and limited distortion. </w:t>
      </w:r>
      <w:r w:rsidR="000337C8" w:rsidRPr="00926F2C">
        <w:rPr>
          <w:bCs/>
        </w:rPr>
        <w:t>Fitting species as vectors within the ordination plot reveal</w:t>
      </w:r>
      <w:r w:rsidR="004B3608" w:rsidRPr="00926F2C">
        <w:rPr>
          <w:bCs/>
        </w:rPr>
        <w:t>ed</w:t>
      </w:r>
      <w:r w:rsidR="000337C8" w:rsidRPr="00926F2C">
        <w:rPr>
          <w:bCs/>
        </w:rPr>
        <w:t xml:space="preserve"> that sand</w:t>
      </w:r>
      <w:r w:rsidR="0059204D" w:rsidRPr="00926F2C">
        <w:rPr>
          <w:bCs/>
        </w:rPr>
        <w:t xml:space="preserve"> </w:t>
      </w:r>
      <w:r w:rsidR="000337C8" w:rsidRPr="00926F2C">
        <w:rPr>
          <w:bCs/>
        </w:rPr>
        <w:t>lance, herring, and silversides have the strongest associations with the ordination configuration</w:t>
      </w:r>
      <w:r w:rsidR="006E005F" w:rsidRPr="00926F2C">
        <w:rPr>
          <w:bCs/>
        </w:rPr>
        <w:t xml:space="preserve"> (Fig. 7)</w:t>
      </w:r>
      <w:r w:rsidR="000337C8" w:rsidRPr="00926F2C">
        <w:rPr>
          <w:bCs/>
        </w:rPr>
        <w:t xml:space="preserve">. </w:t>
      </w:r>
      <w:r w:rsidRPr="00926F2C">
        <w:rPr>
          <w:bCs/>
        </w:rPr>
        <w:t xml:space="preserve">Visualizing the total within sum of squares and average silhouette width </w:t>
      </w:r>
      <w:proofErr w:type="spellStart"/>
      <w:r w:rsidRPr="00926F2C">
        <w:rPr>
          <w:bCs/>
        </w:rPr>
        <w:t xml:space="preserve">for </w:t>
      </w:r>
      <w:r w:rsidRPr="00926F2C">
        <w:rPr>
          <w:bCs/>
          <w:i/>
          <w:iCs/>
        </w:rPr>
        <w:t>k</w:t>
      </w:r>
      <w:proofErr w:type="spellEnd"/>
      <w:r w:rsidRPr="00926F2C">
        <w:rPr>
          <w:bCs/>
        </w:rPr>
        <w:t xml:space="preserve"> in 1 to 20 clusters indicated the most support for </w:t>
      </w:r>
      <w:r w:rsidR="007651E3" w:rsidRPr="00926F2C">
        <w:rPr>
          <w:bCs/>
          <w:i/>
          <w:iCs/>
        </w:rPr>
        <w:t>k</w:t>
      </w:r>
      <w:r w:rsidR="007651E3" w:rsidRPr="00926F2C">
        <w:rPr>
          <w:bCs/>
        </w:rPr>
        <w:t>=</w:t>
      </w:r>
      <w:r w:rsidRPr="00926F2C">
        <w:rPr>
          <w:bCs/>
        </w:rPr>
        <w:t xml:space="preserve">3 clusters of similar community composition. </w:t>
      </w:r>
      <w:commentRangeStart w:id="205"/>
      <w:commentRangeStart w:id="206"/>
      <w:r w:rsidRPr="00926F2C">
        <w:rPr>
          <w:bCs/>
        </w:rPr>
        <w:t xml:space="preserve">ANOSIM confirmed a significant difference in community composition between these three </w:t>
      </w:r>
      <w:r w:rsidR="004B3608" w:rsidRPr="00926F2C">
        <w:rPr>
          <w:bCs/>
        </w:rPr>
        <w:t>clusters</w:t>
      </w:r>
      <w:r w:rsidRPr="00926F2C">
        <w:rPr>
          <w:bCs/>
        </w:rPr>
        <w:t xml:space="preserve"> (</w:t>
      </w:r>
      <w:r w:rsidR="000337C8" w:rsidRPr="00926F2C">
        <w:rPr>
          <w:bCs/>
        </w:rPr>
        <w:t>r=</w:t>
      </w:r>
      <w:del w:id="207" w:author="GMRI Eds" w:date="2025-07-29T09:46:00Z" w16du:dateUtc="2025-07-29T13:46:00Z">
        <w:r w:rsidRPr="00926F2C">
          <w:rPr>
            <w:bCs/>
          </w:rPr>
          <w:delText xml:space="preserve"> </w:delText>
        </w:r>
      </w:del>
      <w:r w:rsidRPr="00926F2C">
        <w:rPr>
          <w:bCs/>
        </w:rPr>
        <w:t>0.761, p &lt; 0.0001).</w:t>
      </w:r>
      <w:r w:rsidR="00E53DAE" w:rsidRPr="00926F2C">
        <w:rPr>
          <w:bCs/>
        </w:rPr>
        <w:t xml:space="preserve"> </w:t>
      </w:r>
      <w:commentRangeEnd w:id="205"/>
      <w:r w:rsidR="00116878" w:rsidRPr="00926F2C">
        <w:rPr>
          <w:rStyle w:val="CommentReference"/>
        </w:rPr>
        <w:commentReference w:id="205"/>
      </w:r>
      <w:commentRangeEnd w:id="206"/>
      <w:r w:rsidR="00926F2C">
        <w:rPr>
          <w:rStyle w:val="CommentReference"/>
        </w:rPr>
        <w:commentReference w:id="206"/>
      </w:r>
      <w:r w:rsidR="0059204D" w:rsidRPr="00926F2C">
        <w:rPr>
          <w:bCs/>
        </w:rPr>
        <w:t>The a</w:t>
      </w:r>
      <w:r w:rsidR="00E53DAE" w:rsidRPr="00926F2C">
        <w:rPr>
          <w:bCs/>
        </w:rPr>
        <w:t xml:space="preserve">verage CPUE for each species in each cluster was calculated and visualized, which </w:t>
      </w:r>
      <w:r w:rsidR="0059204D" w:rsidRPr="00926F2C">
        <w:rPr>
          <w:bCs/>
        </w:rPr>
        <w:t>revealed</w:t>
      </w:r>
      <w:r w:rsidR="00E53DAE" w:rsidRPr="00926F2C">
        <w:rPr>
          <w:bCs/>
        </w:rPr>
        <w:t xml:space="preserve"> that cluster </w:t>
      </w:r>
      <w:r w:rsidR="0059204D" w:rsidRPr="00926F2C">
        <w:rPr>
          <w:bCs/>
        </w:rPr>
        <w:t>A</w:t>
      </w:r>
      <w:r w:rsidR="00E53DAE" w:rsidRPr="00926F2C">
        <w:rPr>
          <w:bCs/>
        </w:rPr>
        <w:t xml:space="preserve"> typically ha</w:t>
      </w:r>
      <w:r w:rsidR="004B3608" w:rsidRPr="00926F2C">
        <w:rPr>
          <w:bCs/>
        </w:rPr>
        <w:t>d</w:t>
      </w:r>
      <w:r w:rsidR="00E53DAE" w:rsidRPr="00926F2C">
        <w:rPr>
          <w:bCs/>
        </w:rPr>
        <w:t xml:space="preserve"> high herring catch, cluster </w:t>
      </w:r>
      <w:r w:rsidR="00926F2C">
        <w:rPr>
          <w:bCs/>
        </w:rPr>
        <w:t xml:space="preserve">B </w:t>
      </w:r>
      <w:r w:rsidR="00E53DAE" w:rsidRPr="00926F2C">
        <w:rPr>
          <w:bCs/>
        </w:rPr>
        <w:t>ha</w:t>
      </w:r>
      <w:r w:rsidR="004B3608" w:rsidRPr="00926F2C">
        <w:rPr>
          <w:bCs/>
        </w:rPr>
        <w:t>d</w:t>
      </w:r>
      <w:r w:rsidR="00E53DAE" w:rsidRPr="00926F2C">
        <w:rPr>
          <w:bCs/>
        </w:rPr>
        <w:t xml:space="preserve"> </w:t>
      </w:r>
      <w:del w:id="208" w:author="Courtney Swenson" w:date="2025-07-29T09:46:00Z" w16du:dateUtc="2025-07-29T13:46:00Z">
        <w:r w:rsidR="00E53DAE">
          <w:rPr>
            <w:bCs/>
          </w:rPr>
          <w:delText xml:space="preserve">high silverside catch, and cluster </w:delText>
        </w:r>
        <w:r w:rsidR="0059204D">
          <w:rPr>
            <w:bCs/>
          </w:rPr>
          <w:delText>B</w:delText>
        </w:r>
        <w:r w:rsidR="00E53DAE">
          <w:rPr>
            <w:bCs/>
          </w:rPr>
          <w:delText xml:space="preserve"> ha</w:delText>
        </w:r>
        <w:r w:rsidR="004B3608">
          <w:rPr>
            <w:bCs/>
          </w:rPr>
          <w:delText>d</w:delText>
        </w:r>
        <w:r w:rsidR="00E53DAE">
          <w:rPr>
            <w:bCs/>
          </w:rPr>
          <w:delText xml:space="preserve"> </w:delText>
        </w:r>
      </w:del>
      <w:r w:rsidR="00E53DAE" w:rsidRPr="00926F2C">
        <w:rPr>
          <w:bCs/>
        </w:rPr>
        <w:t>generally low catch for all species</w:t>
      </w:r>
      <w:ins w:id="209" w:author="Courtney Swenson" w:date="2025-07-29T09:46:00Z" w16du:dateUtc="2025-07-29T13:46:00Z">
        <w:r w:rsidR="00926F2C">
          <w:rPr>
            <w:bCs/>
          </w:rPr>
          <w:t>, and cluster C had high silverside catch</w:t>
        </w:r>
      </w:ins>
      <w:r w:rsidR="006E005F" w:rsidRPr="00926F2C">
        <w:rPr>
          <w:bCs/>
        </w:rPr>
        <w:t xml:space="preserve"> (Fig. 7)</w:t>
      </w:r>
      <w:r w:rsidR="00E53DAE" w:rsidRPr="00926F2C">
        <w:rPr>
          <w:bCs/>
        </w:rPr>
        <w:t xml:space="preserve">. </w:t>
      </w:r>
    </w:p>
    <w:p w14:paraId="2F009949" w14:textId="77777777" w:rsidR="00926F2C" w:rsidRDefault="00926F2C" w:rsidP="0005676A">
      <w:pPr>
        <w:spacing w:after="0" w:line="240" w:lineRule="auto"/>
        <w:rPr>
          <w:ins w:id="210" w:author="Katie Lankowicz [2]" w:date="2025-07-29T09:26:00Z" w16du:dateUtc="2025-07-29T13:26:00Z"/>
          <w:bCs/>
        </w:rPr>
      </w:pPr>
    </w:p>
    <w:p w14:paraId="73CB6778" w14:textId="595E06B7" w:rsidR="000337C8" w:rsidRPr="00926F2C" w:rsidRDefault="00E53DAE" w:rsidP="0005676A">
      <w:pPr>
        <w:spacing w:after="0" w:line="240" w:lineRule="auto"/>
        <w:rPr>
          <w:bCs/>
        </w:rPr>
      </w:pPr>
      <w:r w:rsidRPr="00926F2C">
        <w:rPr>
          <w:bCs/>
        </w:rPr>
        <w:t xml:space="preserve">SIMPER analysis across clusters provided quantitative confirmation of this visual analysis. When comparing </w:t>
      </w:r>
      <w:r w:rsidR="0059204D" w:rsidRPr="00926F2C">
        <w:rPr>
          <w:bCs/>
        </w:rPr>
        <w:t xml:space="preserve">the </w:t>
      </w:r>
      <w:r w:rsidRPr="00926F2C">
        <w:rPr>
          <w:bCs/>
        </w:rPr>
        <w:t xml:space="preserve">composition of cluster </w:t>
      </w:r>
      <w:r w:rsidR="0059204D" w:rsidRPr="00926F2C">
        <w:rPr>
          <w:bCs/>
        </w:rPr>
        <w:t>A</w:t>
      </w:r>
      <w:r w:rsidRPr="00926F2C">
        <w:rPr>
          <w:bCs/>
        </w:rPr>
        <w:t xml:space="preserve"> to cluster</w:t>
      </w:r>
      <w:r w:rsidR="0059204D" w:rsidRPr="00926F2C">
        <w:rPr>
          <w:bCs/>
        </w:rPr>
        <w:t xml:space="preserve"> B</w:t>
      </w:r>
      <w:r w:rsidRPr="00926F2C">
        <w:rPr>
          <w:bCs/>
        </w:rPr>
        <w:t xml:space="preserve">, </w:t>
      </w:r>
      <w:commentRangeStart w:id="211"/>
      <w:r w:rsidRPr="00926F2C">
        <w:rPr>
          <w:bCs/>
        </w:rPr>
        <w:t>herring (p=0.001, Contribution</w:t>
      </w:r>
      <w:ins w:id="212" w:author="GMRI Eds" w:date="2025-07-29T09:46:00Z" w16du:dateUtc="2025-07-29T13:46:00Z">
        <w:r>
          <w:rPr>
            <w:bCs/>
          </w:rPr>
          <w:t>=</w:t>
        </w:r>
      </w:ins>
      <w:del w:id="213" w:author="GMRI Eds" w:date="2025-07-29T09:46:00Z" w16du:dateUtc="2025-07-29T13:46:00Z">
        <w:r w:rsidRPr="00926F2C">
          <w:rPr>
            <w:bCs/>
          </w:rPr>
          <w:delText xml:space="preserve"> = </w:delText>
        </w:r>
      </w:del>
      <w:r w:rsidRPr="00926F2C">
        <w:rPr>
          <w:bCs/>
        </w:rPr>
        <w:t>62.5%), sand</w:t>
      </w:r>
      <w:r w:rsidR="0059204D" w:rsidRPr="00926F2C">
        <w:rPr>
          <w:bCs/>
        </w:rPr>
        <w:t xml:space="preserve"> </w:t>
      </w:r>
      <w:r w:rsidRPr="00926F2C">
        <w:rPr>
          <w:bCs/>
        </w:rPr>
        <w:t>lance (p=0.007, Contribution</w:t>
      </w:r>
      <w:del w:id="214" w:author="GMRI Eds" w:date="2025-07-29T09:46:00Z" w16du:dateUtc="2025-07-29T13:46:00Z">
        <w:r w:rsidRPr="00926F2C">
          <w:rPr>
            <w:bCs/>
          </w:rPr>
          <w:delText xml:space="preserve"> </w:delText>
        </w:r>
      </w:del>
      <w:r w:rsidRPr="00926F2C">
        <w:rPr>
          <w:bCs/>
        </w:rPr>
        <w:t>=12.4%), and green crabs (p=0.016, Contribution</w:t>
      </w:r>
      <w:del w:id="215" w:author="GMRI Eds" w:date="2025-07-29T09:46:00Z" w16du:dateUtc="2025-07-29T13:46:00Z">
        <w:r w:rsidRPr="00926F2C">
          <w:rPr>
            <w:bCs/>
          </w:rPr>
          <w:delText xml:space="preserve"> </w:delText>
        </w:r>
      </w:del>
      <w:r w:rsidRPr="00926F2C">
        <w:rPr>
          <w:bCs/>
        </w:rPr>
        <w:t xml:space="preserve">=3.9%) </w:t>
      </w:r>
      <w:commentRangeEnd w:id="211"/>
      <w:r w:rsidR="006F1B47">
        <w:rPr>
          <w:rStyle w:val="CommentReference"/>
        </w:rPr>
        <w:commentReference w:id="211"/>
      </w:r>
      <w:r w:rsidRPr="00926F2C">
        <w:rPr>
          <w:bCs/>
        </w:rPr>
        <w:t xml:space="preserve">combined to contribute more than 90% of the dissimilarity. Winter flounder, Atlantic tomcod, and northern pipefish contributed smaller, but still significant, amounts of dissimilarity. </w:t>
      </w:r>
      <w:r w:rsidR="007651E3" w:rsidRPr="00926F2C">
        <w:rPr>
          <w:bCs/>
        </w:rPr>
        <w:t xml:space="preserve">Cluster </w:t>
      </w:r>
      <w:r w:rsidR="0059204D" w:rsidRPr="00926F2C">
        <w:rPr>
          <w:bCs/>
        </w:rPr>
        <w:t>A</w:t>
      </w:r>
      <w:r w:rsidR="007651E3" w:rsidRPr="00926F2C">
        <w:rPr>
          <w:bCs/>
        </w:rPr>
        <w:t xml:space="preserve"> had higher average CPUE for all species identified as significantly contributing to dissimilarity </w:t>
      </w:r>
      <w:commentRangeStart w:id="216"/>
      <w:commentRangeStart w:id="217"/>
      <w:r w:rsidR="007651E3" w:rsidRPr="00926F2C">
        <w:rPr>
          <w:bCs/>
        </w:rPr>
        <w:t>except sand</w:t>
      </w:r>
      <w:r w:rsidR="0059204D" w:rsidRPr="00926F2C">
        <w:rPr>
          <w:bCs/>
        </w:rPr>
        <w:t xml:space="preserve"> </w:t>
      </w:r>
      <w:r w:rsidR="007651E3" w:rsidRPr="00926F2C">
        <w:rPr>
          <w:bCs/>
        </w:rPr>
        <w:t>lance</w:t>
      </w:r>
      <w:commentRangeEnd w:id="216"/>
      <w:r w:rsidR="0061741B">
        <w:rPr>
          <w:rStyle w:val="CommentReference"/>
        </w:rPr>
        <w:commentReference w:id="216"/>
      </w:r>
      <w:commentRangeEnd w:id="217"/>
      <w:r w:rsidR="002A6DA8">
        <w:rPr>
          <w:rStyle w:val="CommentReference"/>
        </w:rPr>
        <w:commentReference w:id="217"/>
      </w:r>
      <w:r w:rsidR="007651E3" w:rsidRPr="00926F2C">
        <w:rPr>
          <w:bCs/>
        </w:rPr>
        <w:t xml:space="preserve">, which had higher average CPUE in cluster </w:t>
      </w:r>
      <w:r w:rsidR="0059204D" w:rsidRPr="00926F2C">
        <w:rPr>
          <w:bCs/>
        </w:rPr>
        <w:t>B</w:t>
      </w:r>
      <w:r w:rsidR="007651E3" w:rsidRPr="00926F2C">
        <w:rPr>
          <w:bCs/>
        </w:rPr>
        <w:t xml:space="preserve">. </w:t>
      </w:r>
      <w:r w:rsidRPr="00926F2C">
        <w:rPr>
          <w:bCs/>
        </w:rPr>
        <w:t xml:space="preserve">When comparing </w:t>
      </w:r>
      <w:proofErr w:type="gramStart"/>
      <w:r w:rsidRPr="00926F2C">
        <w:rPr>
          <w:bCs/>
        </w:rPr>
        <w:t>clusters</w:t>
      </w:r>
      <w:proofErr w:type="gramEnd"/>
      <w:r w:rsidRPr="00926F2C">
        <w:rPr>
          <w:bCs/>
        </w:rPr>
        <w:t xml:space="preserve"> </w:t>
      </w:r>
      <w:r w:rsidR="0059204D" w:rsidRPr="00926F2C">
        <w:rPr>
          <w:bCs/>
        </w:rPr>
        <w:t>A</w:t>
      </w:r>
      <w:r w:rsidRPr="00926F2C">
        <w:rPr>
          <w:bCs/>
        </w:rPr>
        <w:t xml:space="preserve"> and </w:t>
      </w:r>
      <w:r w:rsidR="0059204D" w:rsidRPr="00926F2C">
        <w:rPr>
          <w:bCs/>
        </w:rPr>
        <w:t>C</w:t>
      </w:r>
      <w:r w:rsidRPr="00926F2C">
        <w:rPr>
          <w:bCs/>
        </w:rPr>
        <w:t xml:space="preserve">, only catch of silverside (p=0.002, Contribution=49.6%) and herring (p=0.017, Contribution=31.0%) had significant contributions to dissimilarity. </w:t>
      </w:r>
      <w:r w:rsidR="007651E3" w:rsidRPr="00926F2C">
        <w:rPr>
          <w:bCs/>
        </w:rPr>
        <w:t xml:space="preserve">Herring had </w:t>
      </w:r>
      <w:r w:rsidR="0059204D" w:rsidRPr="00926F2C">
        <w:rPr>
          <w:bCs/>
        </w:rPr>
        <w:t xml:space="preserve">a </w:t>
      </w:r>
      <w:r w:rsidR="007651E3" w:rsidRPr="00926F2C">
        <w:rPr>
          <w:bCs/>
        </w:rPr>
        <w:t xml:space="preserve">higher average CPUE in cluster </w:t>
      </w:r>
      <w:r w:rsidR="0059204D" w:rsidRPr="00926F2C">
        <w:rPr>
          <w:bCs/>
        </w:rPr>
        <w:t>A</w:t>
      </w:r>
      <w:r w:rsidR="007651E3" w:rsidRPr="00926F2C">
        <w:rPr>
          <w:bCs/>
        </w:rPr>
        <w:t xml:space="preserve">, and silverside had </w:t>
      </w:r>
      <w:r w:rsidR="0059204D" w:rsidRPr="00926F2C">
        <w:rPr>
          <w:bCs/>
        </w:rPr>
        <w:t xml:space="preserve">a </w:t>
      </w:r>
      <w:r w:rsidR="007651E3" w:rsidRPr="00926F2C">
        <w:rPr>
          <w:bCs/>
        </w:rPr>
        <w:t xml:space="preserve">higher average CPUE in cluster </w:t>
      </w:r>
      <w:del w:id="218" w:author="Courtney Swenson" w:date="2025-07-29T09:46:00Z" w16du:dateUtc="2025-07-29T13:46:00Z">
        <w:r w:rsidR="0059204D">
          <w:rPr>
            <w:bCs/>
          </w:rPr>
          <w:delText>B</w:delText>
        </w:r>
      </w:del>
      <w:ins w:id="219" w:author="Courtney Swenson" w:date="2025-07-29T09:46:00Z" w16du:dateUtc="2025-07-29T13:46:00Z">
        <w:r w:rsidR="00926F2C">
          <w:rPr>
            <w:bCs/>
          </w:rPr>
          <w:t>C</w:t>
        </w:r>
      </w:ins>
      <w:r w:rsidR="007651E3" w:rsidRPr="00926F2C">
        <w:rPr>
          <w:bCs/>
        </w:rPr>
        <w:t xml:space="preserve">. </w:t>
      </w:r>
      <w:r w:rsidRPr="00926F2C">
        <w:rPr>
          <w:bCs/>
        </w:rPr>
        <w:t xml:space="preserve">Dissimilarity between clusters </w:t>
      </w:r>
      <w:r w:rsidR="0059204D" w:rsidRPr="00926F2C">
        <w:rPr>
          <w:bCs/>
        </w:rPr>
        <w:t>B</w:t>
      </w:r>
      <w:r w:rsidRPr="00926F2C">
        <w:rPr>
          <w:bCs/>
        </w:rPr>
        <w:t xml:space="preserve"> and </w:t>
      </w:r>
      <w:r w:rsidR="0059204D" w:rsidRPr="00926F2C">
        <w:rPr>
          <w:bCs/>
        </w:rPr>
        <w:t>C</w:t>
      </w:r>
      <w:r w:rsidRPr="00926F2C">
        <w:rPr>
          <w:bCs/>
        </w:rPr>
        <w:t xml:space="preserve"> was driven by catch of silverside (p=0.001, Contribution</w:t>
      </w:r>
      <w:ins w:id="220" w:author="GMRI Eds" w:date="2025-07-29T09:46:00Z" w16du:dateUtc="2025-07-29T13:46:00Z">
        <w:r>
          <w:rPr>
            <w:bCs/>
          </w:rPr>
          <w:t>=</w:t>
        </w:r>
      </w:ins>
      <w:del w:id="221" w:author="GMRI Eds" w:date="2025-07-29T09:46:00Z" w16du:dateUtc="2025-07-29T13:46:00Z">
        <w:r w:rsidRPr="00926F2C">
          <w:rPr>
            <w:bCs/>
          </w:rPr>
          <w:delText xml:space="preserve"> = </w:delText>
        </w:r>
      </w:del>
      <w:r w:rsidRPr="00926F2C">
        <w:rPr>
          <w:bCs/>
        </w:rPr>
        <w:t>66.2%), mummichog (p=0.025, Contribution</w:t>
      </w:r>
      <w:ins w:id="222" w:author="GMRI Eds" w:date="2025-07-29T09:46:00Z" w16du:dateUtc="2025-07-29T13:46:00Z">
        <w:r>
          <w:rPr>
            <w:bCs/>
          </w:rPr>
          <w:t>=</w:t>
        </w:r>
      </w:ins>
      <w:del w:id="223" w:author="GMRI Eds" w:date="2025-07-29T09:46:00Z" w16du:dateUtc="2025-07-29T13:46:00Z">
        <w:r w:rsidRPr="00926F2C">
          <w:rPr>
            <w:bCs/>
          </w:rPr>
          <w:delText xml:space="preserve"> = </w:delText>
        </w:r>
      </w:del>
      <w:r w:rsidRPr="00926F2C">
        <w:rPr>
          <w:bCs/>
        </w:rPr>
        <w:t>12.4%), and bluefish (p=0.031, Contribution</w:t>
      </w:r>
      <w:del w:id="224" w:author="GMRI Eds" w:date="2025-07-29T09:46:00Z" w16du:dateUtc="2025-07-29T13:46:00Z">
        <w:r w:rsidRPr="00926F2C">
          <w:rPr>
            <w:bCs/>
          </w:rPr>
          <w:delText xml:space="preserve"> </w:delText>
        </w:r>
      </w:del>
      <w:r w:rsidRPr="00926F2C">
        <w:rPr>
          <w:bCs/>
        </w:rPr>
        <w:t xml:space="preserve">=0.09%). </w:t>
      </w:r>
      <w:r w:rsidR="007651E3" w:rsidRPr="00926F2C">
        <w:rPr>
          <w:bCs/>
        </w:rPr>
        <w:t xml:space="preserve">All three of these species had higher average CPUE in cluster </w:t>
      </w:r>
      <w:r w:rsidR="0059204D" w:rsidRPr="00926F2C">
        <w:rPr>
          <w:bCs/>
        </w:rPr>
        <w:t>C</w:t>
      </w:r>
      <w:r w:rsidR="007651E3" w:rsidRPr="00926F2C">
        <w:rPr>
          <w:bCs/>
        </w:rPr>
        <w:t xml:space="preserve"> as compared to cluster </w:t>
      </w:r>
      <w:r w:rsidR="0059204D" w:rsidRPr="00926F2C">
        <w:rPr>
          <w:bCs/>
        </w:rPr>
        <w:t>B</w:t>
      </w:r>
      <w:r w:rsidR="007651E3" w:rsidRPr="00926F2C">
        <w:rPr>
          <w:bCs/>
        </w:rPr>
        <w:t>.</w:t>
      </w:r>
    </w:p>
    <w:p w14:paraId="7D14AED5" w14:textId="77777777" w:rsidR="000337C8" w:rsidRPr="00926F2C" w:rsidRDefault="000337C8" w:rsidP="0005676A">
      <w:pPr>
        <w:spacing w:after="0" w:line="240" w:lineRule="auto"/>
        <w:rPr>
          <w:bCs/>
        </w:rPr>
      </w:pPr>
    </w:p>
    <w:p w14:paraId="4A2827C6" w14:textId="6A5C2A4B"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7)</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ins w:id="225" w:author="GMRI Eds" w:date="2025-07-29T09:46:00Z" w16du:dateUtc="2025-07-29T13:46:00Z">
        <w:r>
          <w:rPr>
            <w:bCs/>
          </w:rPr>
          <w:t xml:space="preserve">In </w:t>
        </w:r>
      </w:ins>
      <w:del w:id="226" w:author="GMRI Eds" w:date="2025-07-29T09:46:00Z" w16du:dateUtc="2025-07-29T13:46:00Z">
        <w:r w:rsidR="00E53DAE" w:rsidRPr="00926F2C">
          <w:rPr>
            <w:bCs/>
          </w:rPr>
          <w:delText xml:space="preserve">Cluster </w:delText>
        </w:r>
        <w:r w:rsidR="0059204D" w:rsidRPr="00926F2C">
          <w:rPr>
            <w:bCs/>
          </w:rPr>
          <w:delText>C</w:delText>
        </w:r>
        <w:r w:rsidR="00E53DAE" w:rsidRPr="00926F2C">
          <w:rPr>
            <w:bCs/>
          </w:rPr>
          <w:delText xml:space="preserve"> was absent in the </w:delText>
        </w:r>
      </w:del>
      <w:r w:rsidR="00E53DAE" w:rsidRPr="00926F2C">
        <w:rPr>
          <w:bCs/>
        </w:rPr>
        <w:t>early summer</w:t>
      </w:r>
      <w:del w:id="227" w:author="Courtney Swenson" w:date="2025-07-29T09:46:00Z" w16du:dateUtc="2025-07-29T13:46:00Z">
        <w:r>
          <w:rPr>
            <w:bCs/>
          </w:rPr>
          <w:delText>,</w:delText>
        </w:r>
      </w:del>
      <w:ins w:id="228" w:author="Courtney Swenson" w:date="2025-07-29T09:46:00Z" w16du:dateUtc="2025-07-29T13:46:00Z">
        <w:r w:rsidR="00E53DAE" w:rsidRPr="00926F2C">
          <w:rPr>
            <w:bCs/>
          </w:rPr>
          <w:t xml:space="preserve"> period</w:t>
        </w:r>
        <w:r w:rsidR="00926F2C">
          <w:rPr>
            <w:bCs/>
          </w:rPr>
          <w:t>, but many</w:t>
        </w:r>
      </w:ins>
      <w:r w:rsidR="00926F2C">
        <w:rPr>
          <w:bCs/>
        </w:rPr>
        <w:t xml:space="preserve"> sites </w:t>
      </w:r>
      <w:del w:id="229" w:author="Courtney Swenson" w:date="2025-07-29T09:46:00Z" w16du:dateUtc="2025-07-29T13:46:00Z">
        <w:r w:rsidR="007651E3">
          <w:rPr>
            <w:bCs/>
          </w:rPr>
          <w:delText xml:space="preserve">in and </w:delText>
        </w:r>
        <w:r>
          <w:rPr>
            <w:bCs/>
          </w:rPr>
          <w:delText xml:space="preserve">near the Presumpscot River had generally low CPUE for all species and </w:delText>
        </w:r>
      </w:del>
      <w:r w:rsidR="00926F2C">
        <w:rPr>
          <w:bCs/>
        </w:rPr>
        <w:t>were best described by this cluster</w:t>
      </w:r>
      <w:del w:id="230" w:author="Courtney Swenson" w:date="2025-07-29T09:46:00Z" w16du:dateUtc="2025-07-29T13:46:00Z">
        <w:r>
          <w:rPr>
            <w:bCs/>
          </w:rPr>
          <w:delText>. In</w:delText>
        </w:r>
      </w:del>
      <w:ins w:id="231" w:author="Courtney Swenson" w:date="2025-07-29T09:46:00Z" w16du:dateUtc="2025-07-29T13:46:00Z">
        <w:r w:rsidR="00926F2C">
          <w:rPr>
            <w:bCs/>
          </w:rPr>
          <w:t xml:space="preserve"> in</w:t>
        </w:r>
      </w:ins>
      <w:r w:rsidR="00926F2C">
        <w:rPr>
          <w:bCs/>
        </w:rPr>
        <w:t xml:space="preserve"> the mid-summer </w:t>
      </w:r>
      <w:del w:id="232" w:author="Courtney Swenson" w:date="2025-07-29T09:46:00Z" w16du:dateUtc="2025-07-29T13:46:00Z">
        <w:r>
          <w:rPr>
            <w:bCs/>
          </w:rPr>
          <w:delText xml:space="preserve">period, four </w:delText>
        </w:r>
        <w:r>
          <w:rPr>
            <w:bCs/>
          </w:rPr>
          <w:lastRenderedPageBreak/>
          <w:delText>sampling</w:delText>
        </w:r>
      </w:del>
      <w:ins w:id="233" w:author="Courtney Swenson" w:date="2025-07-29T09:46:00Z" w16du:dateUtc="2025-07-29T13:46:00Z">
        <w:r w:rsidR="00926F2C">
          <w:rPr>
            <w:bCs/>
          </w:rPr>
          <w:t>(7</w:t>
        </w:r>
      </w:ins>
      <w:r w:rsidR="00926F2C">
        <w:rPr>
          <w:bCs/>
        </w:rPr>
        <w:t xml:space="preserve"> sites</w:t>
      </w:r>
      <w:del w:id="234" w:author="Courtney Swenson" w:date="2025-07-29T09:46:00Z" w16du:dateUtc="2025-07-29T13:46:00Z">
        <w:r>
          <w:rPr>
            <w:bCs/>
          </w:rPr>
          <w:delText xml:space="preserve"> </w:delText>
        </w:r>
        <w:r w:rsidR="007651E3">
          <w:rPr>
            <w:bCs/>
          </w:rPr>
          <w:delText xml:space="preserve">across the study region </w:delText>
        </w:r>
        <w:r>
          <w:rPr>
            <w:bCs/>
          </w:rPr>
          <w:delText xml:space="preserve">were best described by cluster </w:delText>
        </w:r>
        <w:r w:rsidR="0059204D">
          <w:rPr>
            <w:bCs/>
          </w:rPr>
          <w:delText>B</w:delText>
        </w:r>
        <w:r>
          <w:rPr>
            <w:bCs/>
          </w:rPr>
          <w:delText>. One of these sites was near the mouth of the Presumpscot River and, again, had a generally low CPUE for all species. The other three sites were all in the southern half of the study area and had relatively high CPUE for sand</w:delText>
        </w:r>
        <w:r w:rsidR="0059204D">
          <w:rPr>
            <w:bCs/>
          </w:rPr>
          <w:delText xml:space="preserve"> </w:delText>
        </w:r>
        <w:r>
          <w:rPr>
            <w:bCs/>
          </w:rPr>
          <w:delText xml:space="preserve">lance. By the </w:delText>
        </w:r>
      </w:del>
      <w:ins w:id="235" w:author="Courtney Swenson" w:date="2025-07-29T09:46:00Z" w16du:dateUtc="2025-07-29T13:46:00Z">
        <w:r w:rsidR="00926F2C">
          <w:rPr>
            <w:bCs/>
          </w:rPr>
          <w:t xml:space="preserve">) and </w:t>
        </w:r>
      </w:ins>
      <w:r w:rsidR="00926F2C">
        <w:rPr>
          <w:bCs/>
        </w:rPr>
        <w:t xml:space="preserve">late summer </w:t>
      </w:r>
      <w:del w:id="236" w:author="Courtney Swenson" w:date="2025-07-29T09:46:00Z" w16du:dateUtc="2025-07-29T13:46:00Z">
        <w:r>
          <w:rPr>
            <w:bCs/>
          </w:rPr>
          <w:delText>period, only the site furthest up the Presumpscot River (with generally low CPUE for all species) and the site furthest south (with generally high sand</w:delText>
        </w:r>
        <w:r w:rsidR="0059204D">
          <w:rPr>
            <w:bCs/>
          </w:rPr>
          <w:delText xml:space="preserve"> </w:delText>
        </w:r>
        <w:r>
          <w:rPr>
            <w:bCs/>
          </w:rPr>
          <w:delText xml:space="preserve">lance CPUE) were best described by cluster </w:delText>
        </w:r>
        <w:r w:rsidR="0059204D">
          <w:rPr>
            <w:bCs/>
          </w:rPr>
          <w:delText>B</w:delText>
        </w:r>
        <w:r>
          <w:rPr>
            <w:bCs/>
          </w:rPr>
          <w:delText xml:space="preserve">. </w:delText>
        </w:r>
        <w:r w:rsidR="00E53DAE">
          <w:rPr>
            <w:bCs/>
          </w:rPr>
          <w:delText xml:space="preserve">Cluster </w:delText>
        </w:r>
        <w:r w:rsidR="0059204D">
          <w:rPr>
            <w:bCs/>
          </w:rPr>
          <w:delText>C</w:delText>
        </w:r>
        <w:r w:rsidR="00E53DAE">
          <w:rPr>
            <w:bCs/>
          </w:rPr>
          <w:delText xml:space="preserve"> was absent in the early </w:delText>
        </w:r>
      </w:del>
      <w:ins w:id="237" w:author="Courtney Swenson" w:date="2025-07-29T09:46:00Z" w16du:dateUtc="2025-07-29T13:46:00Z">
        <w:r w:rsidR="00926F2C">
          <w:rPr>
            <w:bCs/>
          </w:rPr>
          <w:t xml:space="preserve">(9 sites) periods. This matches the noted trend in increasing silverside catch through the </w:t>
        </w:r>
      </w:ins>
      <w:r w:rsidR="00926F2C">
        <w:rPr>
          <w:bCs/>
        </w:rPr>
        <w:t>summer</w:t>
      </w:r>
      <w:del w:id="238" w:author="Courtney Swenson" w:date="2025-07-29T09:46:00Z" w16du:dateUtc="2025-07-29T13:46:00Z">
        <w:r w:rsidR="00E53DAE">
          <w:rPr>
            <w:bCs/>
          </w:rPr>
          <w:delText xml:space="preserve"> period</w:delText>
        </w:r>
        <w:r w:rsidR="0059204D">
          <w:rPr>
            <w:bCs/>
          </w:rPr>
          <w:delText>.</w:delText>
        </w:r>
        <w:r>
          <w:rPr>
            <w:bCs/>
          </w:rPr>
          <w:delText xml:space="preserve"> </w:delText>
        </w:r>
        <w:r w:rsidR="0059204D">
          <w:rPr>
            <w:bCs/>
          </w:rPr>
          <w:delText>B</w:delText>
        </w:r>
        <w:r>
          <w:rPr>
            <w:bCs/>
          </w:rPr>
          <w:delText>y the mid-summer period</w:delText>
        </w:r>
        <w:r w:rsidR="0059204D">
          <w:rPr>
            <w:bCs/>
          </w:rPr>
          <w:delText>,</w:delText>
        </w:r>
        <w:r>
          <w:rPr>
            <w:bCs/>
          </w:rPr>
          <w:delText xml:space="preserve"> seven sites in and around the Presumpscot River </w:delText>
        </w:r>
        <w:r w:rsidR="007651E3">
          <w:rPr>
            <w:bCs/>
          </w:rPr>
          <w:delText xml:space="preserve">were best described by </w:delText>
        </w:r>
        <w:r w:rsidR="00E53DAE">
          <w:rPr>
            <w:bCs/>
          </w:rPr>
          <w:delText>this cluster</w:delText>
        </w:r>
        <w:r>
          <w:rPr>
            <w:bCs/>
          </w:rPr>
          <w:delText xml:space="preserve">. In the late summer period, nine sites across the study area </w:delText>
        </w:r>
        <w:r w:rsidR="007651E3">
          <w:rPr>
            <w:bCs/>
          </w:rPr>
          <w:delText>belonged to this cluster</w:delText>
        </w:r>
      </w:del>
      <w:r w:rsidR="00926F2C">
        <w:rPr>
          <w:bCs/>
        </w:rPr>
        <w:t>.</w:t>
      </w:r>
    </w:p>
    <w:p w14:paraId="707399DB" w14:textId="77777777" w:rsidR="00E53DAE" w:rsidRPr="00926F2C" w:rsidRDefault="00E53DAE" w:rsidP="0005676A">
      <w:pPr>
        <w:spacing w:after="0" w:line="240" w:lineRule="auto"/>
        <w:rPr>
          <w:bCs/>
        </w:rPr>
      </w:pPr>
    </w:p>
    <w:p w14:paraId="0D3C38F0" w14:textId="4314FFA3"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w:t>
      </w:r>
      <w:ins w:id="239" w:author="GMRI Eds" w:date="2025-07-29T09:46:00Z" w16du:dateUtc="2025-07-29T13:46:00Z">
        <w:r>
          <w:rPr>
            <w:bCs/>
          </w:rPr>
          <w:t>=</w:t>
        </w:r>
      </w:ins>
      <w:del w:id="240" w:author="GMRI Eds" w:date="2025-07-29T09:46:00Z" w16du:dateUtc="2025-07-29T13:46:00Z">
        <w:r w:rsidRPr="00926F2C">
          <w:rPr>
            <w:bCs/>
          </w:rPr>
          <w:delText xml:space="preserve"> = </w:delText>
        </w:r>
      </w:del>
      <w:r w:rsidRPr="00926F2C">
        <w:rPr>
          <w:bCs/>
        </w:rPr>
        <w:t>0.08). Herring, silverside, and northern pipefish had the strongest associations with ordination configuration, and k-means clustering analysis supported the selection of two clusters</w:t>
      </w:r>
      <w:r w:rsidR="006E005F" w:rsidRPr="00926F2C">
        <w:rPr>
          <w:bCs/>
        </w:rPr>
        <w:t xml:space="preserve"> (Fig. 8)</w:t>
      </w:r>
      <w:r w:rsidRPr="00926F2C">
        <w:rPr>
          <w:bCs/>
        </w:rPr>
        <w:t xml:space="preserve">. ANOSIM confirmed a significant difference in community composition between </w:t>
      </w:r>
      <w:r w:rsidR="004B3608" w:rsidRPr="00926F2C">
        <w:rPr>
          <w:bCs/>
        </w:rPr>
        <w:t>clusters</w:t>
      </w:r>
      <w:r w:rsidRPr="00926F2C">
        <w:rPr>
          <w:bCs/>
        </w:rPr>
        <w:t xml:space="preserve"> (r=0.81, p=0.021).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8)</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(p=0.001, Contribution=</w:t>
      </w:r>
      <w:del w:id="241" w:author="GMRI Eds" w:date="2025-07-29T09:46:00Z" w16du:dateUtc="2025-07-29T13:46:00Z">
        <w:r w:rsidRPr="00926F2C">
          <w:rPr>
            <w:bCs/>
          </w:rPr>
          <w:delText xml:space="preserve"> </w:delText>
        </w:r>
      </w:del>
      <w:r w:rsidRPr="00926F2C">
        <w:rPr>
          <w:bCs/>
        </w:rPr>
        <w:t>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commentRangeStart w:id="242"/>
      <w:commentRangeStart w:id="243"/>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commentRangeEnd w:id="242"/>
      <w:r w:rsidR="00E06D98" w:rsidRPr="00926F2C">
        <w:rPr>
          <w:rStyle w:val="CommentReference"/>
        </w:rPr>
        <w:commentReference w:id="242"/>
      </w:r>
      <w:commentRangeEnd w:id="243"/>
      <w:r w:rsidR="00926F2C">
        <w:rPr>
          <w:rStyle w:val="CommentReference"/>
        </w:rPr>
        <w:commentReference w:id="243"/>
      </w:r>
    </w:p>
    <w:p w14:paraId="7CACFCFA" w14:textId="77777777" w:rsidR="00F71682" w:rsidRPr="00926F2C" w:rsidRDefault="00F71682" w:rsidP="0005676A">
      <w:pPr>
        <w:spacing w:after="0" w:line="240" w:lineRule="auto"/>
        <w:rPr>
          <w:b/>
          <w:color w:val="4472C4"/>
        </w:rPr>
      </w:pPr>
    </w:p>
    <w:p w14:paraId="0BAD4C46" w14:textId="7B4EF2FA" w:rsidR="00C92709" w:rsidRPr="00926F2C" w:rsidRDefault="00C92709" w:rsidP="0005676A">
      <w:pPr>
        <w:spacing w:after="0" w:line="240" w:lineRule="auto"/>
        <w:rPr>
          <w:b/>
          <w:color w:val="4472C4"/>
        </w:rPr>
      </w:pPr>
      <w:r w:rsidRPr="00926F2C">
        <w:rPr>
          <w:b/>
          <w:color w:val="4472C4"/>
        </w:rPr>
        <w:t>5</w:t>
      </w:r>
      <w:r w:rsidRPr="00926F2C">
        <w:rPr>
          <w:b/>
          <w:color w:val="4472C4"/>
        </w:rPr>
        <w:tab/>
        <w:t>Discussion</w:t>
      </w:r>
    </w:p>
    <w:p w14:paraId="09FB3FBD" w14:textId="5D118163" w:rsidR="004B3608" w:rsidRPr="00926F2C" w:rsidRDefault="004B3608" w:rsidP="00206E53">
      <w:pPr>
        <w:spacing w:after="0" w:line="240" w:lineRule="auto"/>
        <w:rPr>
          <w:bCs/>
        </w:rPr>
      </w:pPr>
      <w:commentRangeStart w:id="244"/>
      <w:commentRangeStart w:id="245"/>
      <w:r w:rsidRPr="00926F2C">
        <w:rPr>
          <w:bCs/>
        </w:rPr>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xml:space="preserve">). Fewer studies have explored temperature-linked changes to the community ecology of GoM nearshore regions. </w:t>
      </w:r>
      <w:commentRangeEnd w:id="244"/>
      <w:r w:rsidR="00E06D98" w:rsidRPr="00926F2C">
        <w:rPr>
          <w:rStyle w:val="CommentReference"/>
        </w:rPr>
        <w:commentReference w:id="244"/>
      </w:r>
      <w:commentRangeEnd w:id="245"/>
      <w:r w:rsidR="00926F2C">
        <w:rPr>
          <w:rStyle w:val="CommentReference"/>
        </w:rPr>
        <w:commentReference w:id="245"/>
      </w:r>
      <w:r w:rsidRPr="00926F2C">
        <w:rPr>
          <w:bCs/>
        </w:rPr>
        <w:t>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75FE7C7E" w14:textId="033E172C" w:rsidR="006B69A7" w:rsidRPr="00926F2C" w:rsidRDefault="004B3608" w:rsidP="00206E53">
      <w:pPr>
        <w:spacing w:after="0" w:line="240" w:lineRule="auto"/>
        <w:rPr>
          <w:ins w:id="246" w:author="Courtney Swenson" w:date="2025-07-29T09:46:00Z" w16du:dateUtc="2025-07-29T13:46:00Z"/>
          <w:bCs/>
        </w:rPr>
      </w:pPr>
      <w:r w:rsidRPr="00926F2C">
        <w:rPr>
          <w:bCs/>
        </w:rPr>
        <w:t>The phenology</w:t>
      </w:r>
      <w:r w:rsidR="00C928BF" w:rsidRPr="00926F2C">
        <w:rPr>
          <w:bCs/>
        </w:rPr>
        <w:t xml:space="preserve"> </w:t>
      </w:r>
      <w:r w:rsidRPr="00926F2C">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sidRPr="00926F2C">
        <w:rPr>
          <w:bCs/>
        </w:rPr>
        <w:t>There was a clear seasonal progression to community structure</w:t>
      </w:r>
      <w:r w:rsidR="00C928BF" w:rsidRPr="00926F2C">
        <w:rPr>
          <w:bCs/>
        </w:rPr>
        <w:t>, which is closely tied to the relative abundances of these focal species</w:t>
      </w:r>
      <w:r w:rsidR="004313EB" w:rsidRPr="00926F2C">
        <w:rPr>
          <w:bCs/>
        </w:rPr>
        <w:t>.</w:t>
      </w:r>
      <w:r w:rsidR="00C928BF" w:rsidRPr="00926F2C">
        <w:rPr>
          <w:bCs/>
        </w:rPr>
        <w:t xml:space="preserve"> </w:t>
      </w:r>
      <w:r w:rsidR="004313EB" w:rsidRPr="00926F2C">
        <w:rPr>
          <w:bCs/>
        </w:rPr>
        <w:t xml:space="preserve">Most sites in the early summer period </w:t>
      </w:r>
      <w:r w:rsidR="00C928BF" w:rsidRPr="00926F2C">
        <w:rPr>
          <w:bCs/>
        </w:rPr>
        <w:t xml:space="preserve">(weeks 24-28) </w:t>
      </w:r>
      <w:r w:rsidR="004313EB" w:rsidRPr="00926F2C">
        <w:rPr>
          <w:bCs/>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ins w:id="247" w:author="Courtney Swenson" w:date="2025-07-29T09:46:00Z" w16du:dateUtc="2025-07-29T13:46:00Z"/>
          <w:bCs/>
        </w:rPr>
      </w:pPr>
    </w:p>
    <w:p w14:paraId="5CC208FB" w14:textId="6D11040D" w:rsidR="004B3608" w:rsidRPr="00926F2C" w:rsidRDefault="00C928BF" w:rsidP="00206E53">
      <w:pPr>
        <w:spacing w:after="0" w:line="240" w:lineRule="auto"/>
        <w:rPr>
          <w:bCs/>
        </w:rPr>
      </w:pPr>
      <w:commentRangeStart w:id="248"/>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commentRangeEnd w:id="248"/>
      <w:r w:rsidR="006B69A7" w:rsidRPr="00926F2C">
        <w:rPr>
          <w:rStyle w:val="CommentReference"/>
        </w:rPr>
        <w:commentReference w:id="248"/>
      </w:r>
      <w:r w:rsidRPr="00926F2C">
        <w:rPr>
          <w:bCs/>
        </w:rPr>
        <w:t xml:space="preserve">The </w:t>
      </w:r>
      <w:r w:rsidR="00926F2C" w:rsidRPr="00926F2C">
        <w:rPr>
          <w:bCs/>
        </w:rPr>
        <w:t>mid</w:t>
      </w:r>
      <w:del w:id="249" w:author="Courtney Swenson" w:date="2025-07-29T09:46:00Z" w16du:dateUtc="2025-07-29T13:46:00Z">
        <w:r>
          <w:rPr>
            <w:bCs/>
          </w:rPr>
          <w:delText xml:space="preserve"> </w:delText>
        </w:r>
      </w:del>
      <w:ins w:id="250" w:author="Courtney Swenson" w:date="2025-07-29T09:46:00Z" w16du:dateUtc="2025-07-29T13:46:00Z">
        <w:r w:rsidR="00926F2C" w:rsidRPr="00926F2C">
          <w:rPr>
            <w:bCs/>
          </w:rPr>
          <w:t>-</w:t>
        </w:r>
      </w:ins>
      <w:r w:rsidR="00926F2C" w:rsidRPr="00926F2C">
        <w:rPr>
          <w:bCs/>
        </w:rPr>
        <w:t>summer</w:t>
      </w:r>
      <w:r w:rsidRPr="00926F2C">
        <w:rPr>
          <w:bCs/>
        </w:rPr>
        <w:t xml:space="preserve"> period (weeks 29-33) is a transitional period, where temperatures rapidly </w:t>
      </w:r>
      <w:r w:rsidRPr="00926F2C">
        <w:rPr>
          <w:bCs/>
        </w:rPr>
        <w:lastRenderedPageBreak/>
        <w:t>increase and community assemblage shifts to generally be more silverside-dominated as YOY silverside recruit to the seine and herring leave the nearshore area</w:t>
      </w:r>
      <w:ins w:id="251" w:author="GMRI Eds" w:date="2025-07-29T09:46:00Z" w16du:dateUtc="2025-07-29T13:46:00Z">
        <w:r w:rsidR="007B4A28">
          <w:rPr>
            <w:bCs/>
          </w:rPr>
          <w:t>; note that we have no information on how far or deep juvenile herring go when then leave the reach of our beach seine</w:t>
        </w:r>
        <w:r w:rsidR="002A6DA8">
          <w:rPr>
            <w:bCs/>
          </w:rPr>
          <w:t>.</w:t>
        </w:r>
      </w:ins>
      <w:del w:id="252" w:author="GMRI Eds" w:date="2025-07-29T09:46:00Z" w16du:dateUtc="2025-07-29T13:46:00Z">
        <w:r w:rsidRPr="00926F2C">
          <w:rPr>
            <w:bCs/>
          </w:rPr>
          <w:delText>.</w:delText>
        </w:r>
      </w:del>
      <w:r w:rsidRPr="00926F2C">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w:t>
      </w:r>
      <w:commentRangeStart w:id="253"/>
      <w:r w:rsidRPr="00926F2C">
        <w:rPr>
          <w:bCs/>
        </w:rPr>
        <w:t xml:space="preserve">Though there was generally a strong positive effect on silverside abundance in this period, this effect was weakened when surface temperatures exceeded 20°C. </w:t>
      </w:r>
      <w:commentRangeEnd w:id="253"/>
      <w:r w:rsidR="006B69A7" w:rsidRPr="00926F2C">
        <w:rPr>
          <w:rStyle w:val="CommentReference"/>
        </w:rPr>
        <w:commentReference w:id="253"/>
      </w:r>
    </w:p>
    <w:p w14:paraId="02B9BF0D" w14:textId="77777777" w:rsidR="00C928BF" w:rsidRPr="00926F2C" w:rsidRDefault="00C928BF" w:rsidP="00206E53">
      <w:pPr>
        <w:spacing w:after="0" w:line="240" w:lineRule="auto"/>
        <w:rPr>
          <w:bCs/>
        </w:rPr>
      </w:pPr>
    </w:p>
    <w:p w14:paraId="75C027A0" w14:textId="68C64E5A"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w:t>
      </w:r>
      <w:ins w:id="254" w:author="GMRI Eds" w:date="2025-07-29T09:46:00Z" w16du:dateUtc="2025-07-29T13:46:00Z">
        <w:r w:rsidR="002A6DA8">
          <w:rPr>
            <w:bCs/>
          </w:rPr>
          <w:t xml:space="preserve"> and</w:t>
        </w:r>
      </w:ins>
      <w:del w:id="255" w:author="GMRI Eds" w:date="2025-07-29T09:46:00Z" w16du:dateUtc="2025-07-29T13:46:00Z">
        <w:r w:rsidRPr="00926F2C">
          <w:rPr>
            <w:bCs/>
          </w:rPr>
          <w:delText>,</w:delText>
        </w:r>
      </w:del>
      <w:r w:rsidRPr="00926F2C">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59AB0AF9" w14:textId="184631FD" w:rsidR="00C928BF" w:rsidRPr="00926F2C" w:rsidRDefault="00C928BF" w:rsidP="00206E53">
      <w:pPr>
        <w:spacing w:after="0" w:line="240" w:lineRule="auto"/>
        <w:rPr>
          <w:bCs/>
        </w:rPr>
      </w:pPr>
      <w:r w:rsidRPr="00926F2C">
        <w:rPr>
          <w:bCs/>
        </w:rPr>
        <w:t xml:space="preserve">Interestingly, some of the lowest estimated herring weekly growth rates occurred in </w:t>
      </w:r>
      <w:ins w:id="256" w:author="GMRI Eds" w:date="2025-07-29T09:46:00Z" w16du:dateUtc="2025-07-29T13:46:00Z">
        <w:r w:rsidR="002A6DA8">
          <w:rPr>
            <w:bCs/>
          </w:rPr>
          <w:t>years with high herring relative abundance (</w:t>
        </w:r>
      </w:ins>
      <w:r w:rsidRPr="00926F2C">
        <w:rPr>
          <w:bCs/>
        </w:rPr>
        <w:t>2014 and 2017</w:t>
      </w:r>
      <w:ins w:id="257" w:author="GMRI Eds" w:date="2025-07-29T09:46:00Z" w16du:dateUtc="2025-07-29T13:46:00Z">
        <w:r w:rsidR="002A6DA8">
          <w:rPr>
            <w:bCs/>
          </w:rPr>
          <w:t>)</w:t>
        </w:r>
        <w:r>
          <w:rPr>
            <w:bCs/>
          </w:rPr>
          <w:t>,</w:t>
        </w:r>
      </w:ins>
      <w:del w:id="258" w:author="GMRI Eds" w:date="2025-07-29T09:46:00Z" w16du:dateUtc="2025-07-29T13:46:00Z">
        <w:r w:rsidRPr="00926F2C">
          <w:rPr>
            <w:bCs/>
          </w:rPr>
          <w:delText>,</w:delText>
        </w:r>
      </w:del>
      <w:r w:rsidRPr="00926F2C">
        <w:rPr>
          <w:bCs/>
        </w:rPr>
        <w:t xml:space="preserve"> while </w:t>
      </w:r>
      <w:ins w:id="259" w:author="GMRI Eds" w:date="2025-07-29T09:46:00Z" w16du:dateUtc="2025-07-29T13:46:00Z">
        <w:r w:rsidR="002A6DA8">
          <w:rPr>
            <w:bCs/>
          </w:rPr>
          <w:t>years with low herring relative abundance (</w:t>
        </w:r>
      </w:ins>
      <w:r w:rsidRPr="00926F2C">
        <w:rPr>
          <w:bCs/>
        </w:rPr>
        <w:t>2015 and 2018</w:t>
      </w:r>
      <w:ins w:id="260" w:author="GMRI Eds" w:date="2025-07-29T09:46:00Z" w16du:dateUtc="2025-07-29T13:46:00Z">
        <w:r w:rsidR="002A6DA8">
          <w:rPr>
            <w:bCs/>
          </w:rPr>
          <w:t>)</w:t>
        </w:r>
      </w:ins>
      <w:r w:rsidRPr="00926F2C">
        <w:rPr>
          <w:bCs/>
        </w:rPr>
        <w:t xml:space="preserve"> had the two highest estimated growth rates. This </w:t>
      </w:r>
      <w:ins w:id="261" w:author="GMRI Eds" w:date="2025-07-29T09:46:00Z" w16du:dateUtc="2025-07-29T13:46:00Z">
        <w:r w:rsidR="007B4A28">
          <w:rPr>
            <w:bCs/>
          </w:rPr>
          <w:t>may</w:t>
        </w:r>
        <w:r>
          <w:rPr>
            <w:bCs/>
          </w:rPr>
          <w:t xml:space="preserve"> indicate</w:t>
        </w:r>
      </w:ins>
      <w:del w:id="262" w:author="GMRI Eds" w:date="2025-07-29T09:46:00Z" w16du:dateUtc="2025-07-29T13:46:00Z">
        <w:r w:rsidRPr="00926F2C">
          <w:rPr>
            <w:bCs/>
          </w:rPr>
          <w:delText>indicates</w:delText>
        </w:r>
      </w:del>
      <w:r w:rsidRPr="00926F2C">
        <w:rPr>
          <w:bCs/>
        </w:rPr>
        <w:t xml:space="preserve"> a </w:t>
      </w:r>
      <w:commentRangeStart w:id="263"/>
      <w:commentRangeStart w:id="264"/>
      <w:r w:rsidRPr="00926F2C">
        <w:rPr>
          <w:bCs/>
        </w:rPr>
        <w:t>density-dependent effect on growth</w:t>
      </w:r>
      <w:commentRangeEnd w:id="263"/>
      <w:r w:rsidR="007B4A28">
        <w:rPr>
          <w:rStyle w:val="CommentReference"/>
        </w:rPr>
        <w:commentReference w:id="263"/>
      </w:r>
      <w:commentRangeEnd w:id="264"/>
      <w:r w:rsidR="0078662E">
        <w:rPr>
          <w:rStyle w:val="CommentReference"/>
        </w:rPr>
        <w:commentReference w:id="264"/>
      </w:r>
      <w:r w:rsidRPr="00926F2C">
        <w:rPr>
          <w:bCs/>
        </w:rPr>
        <w:t xml:space="preserve">, which has previously been noted in GoM herring populations </w:t>
      </w:r>
      <w:r w:rsidRPr="00926F2C">
        <w:rPr>
          <w:bCs/>
        </w:rPr>
        <w:fldChar w:fldCharType="begin"/>
      </w:r>
      <w:r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Pr="00926F2C">
        <w:rPr>
          <w:bCs/>
        </w:rPr>
        <w:fldChar w:fldCharType="separate"/>
      </w:r>
      <w:r w:rsidRPr="00926F2C">
        <w:rPr>
          <w:rFonts w:ascii="Aptos" w:hAnsi="Aptos"/>
        </w:rPr>
        <w:t>(Becker et al. 2020)</w:t>
      </w:r>
      <w:r w:rsidRPr="00926F2C">
        <w:rPr>
          <w:bCs/>
        </w:rPr>
        <w:fldChar w:fldCharType="end"/>
      </w:r>
      <w:ins w:id="265" w:author="GMRI Eds" w:date="2025-07-29T09:46:00Z" w16du:dateUtc="2025-07-29T13:46:00Z">
        <w:r w:rsidR="007B4A28">
          <w:rPr>
            <w:bCs/>
          </w:rPr>
          <w:t>, although this was for adult herring</w:t>
        </w:r>
        <w:r>
          <w:rPr>
            <w:bCs/>
          </w:rPr>
          <w:t xml:space="preserve">. </w:t>
        </w:r>
        <w:r w:rsidR="002A6DA8">
          <w:rPr>
            <w:bCs/>
          </w:rPr>
          <w:t>Though</w:t>
        </w:r>
      </w:ins>
      <w:del w:id="266" w:author="GMRI Eds" w:date="2025-07-29T09:46:00Z" w16du:dateUtc="2025-07-29T13:46:00Z">
        <w:r w:rsidRPr="00926F2C">
          <w:rPr>
            <w:bCs/>
          </w:rPr>
          <w:delText>. Contrary to our hypotheses,</w:delText>
        </w:r>
      </w:del>
      <w:r w:rsidRPr="00926F2C">
        <w:rPr>
          <w:bCs/>
        </w:rPr>
        <w:t xml:space="preserve"> there was </w:t>
      </w:r>
      <w:ins w:id="267" w:author="GMRI Eds" w:date="2025-07-29T09:46:00Z" w16du:dateUtc="2025-07-29T13:46:00Z">
        <w:r w:rsidR="002A6DA8">
          <w:rPr>
            <w:bCs/>
          </w:rPr>
          <w:t xml:space="preserve">a trend of decreased </w:t>
        </w:r>
      </w:ins>
      <w:del w:id="268" w:author="GMRI Eds" w:date="2025-07-29T09:46:00Z" w16du:dateUtc="2025-07-29T13:46:00Z">
        <w:r w:rsidRPr="00926F2C">
          <w:rPr>
            <w:bCs/>
          </w:rPr>
          <w:delText xml:space="preserve">no significant difference in </w:delText>
        </w:r>
      </w:del>
      <w:r w:rsidRPr="00926F2C">
        <w:rPr>
          <w:bCs/>
        </w:rPr>
        <w:t xml:space="preserve">herring weekly growth rates </w:t>
      </w:r>
      <w:ins w:id="269" w:author="GMRI Eds" w:date="2025-07-29T09:46:00Z" w16du:dateUtc="2025-07-29T13:46:00Z">
        <w:r w:rsidR="002A6DA8">
          <w:rPr>
            <w:bCs/>
          </w:rPr>
          <w:t xml:space="preserve">in </w:t>
        </w:r>
      </w:ins>
      <w:del w:id="270" w:author="GMRI Eds" w:date="2025-07-29T09:46:00Z" w16du:dateUtc="2025-07-29T13:46:00Z">
        <w:r w:rsidRPr="00926F2C">
          <w:rPr>
            <w:bCs/>
          </w:rPr>
          <w:delText xml:space="preserve">between cooler and </w:delText>
        </w:r>
      </w:del>
      <w:r w:rsidRPr="00926F2C">
        <w:rPr>
          <w:bCs/>
        </w:rPr>
        <w:t>warmer years</w:t>
      </w:r>
      <w:ins w:id="271" w:author="GMRI Eds" w:date="2025-07-29T09:46:00Z" w16du:dateUtc="2025-07-29T13:46:00Z">
        <w:r w:rsidR="002A6DA8">
          <w:rPr>
            <w:bCs/>
          </w:rPr>
          <w:t>, this trend was not significant.</w:t>
        </w:r>
      </w:ins>
      <w:del w:id="272" w:author="GMRI Eds" w:date="2025-07-29T09:46:00Z" w16du:dateUtc="2025-07-29T13:46:00Z">
        <w:r w:rsidRPr="00926F2C">
          <w:rPr>
            <w:bCs/>
          </w:rPr>
          <w:delText>.</w:delText>
        </w:r>
      </w:del>
      <w:r w:rsidRPr="00926F2C">
        <w:rPr>
          <w:bCs/>
        </w:rPr>
        <w:t xml:space="preserve"> Population dynamics of herring have notably high interannual variability, with a wide range of biotic and abiotic factors and selective processes acting on recruitment, growth, distribution patterns, and mortality </w:t>
      </w:r>
      <w:r w:rsidRPr="00926F2C">
        <w:rPr>
          <w:bCs/>
        </w:rPr>
        <w:fldChar w:fldCharType="begin"/>
      </w:r>
      <w:r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Pr="00926F2C">
        <w:rPr>
          <w:rFonts w:ascii="Cambria Math" w:hAnsi="Cambria Math" w:cs="Cambria Math"/>
          <w:bCs/>
        </w:rPr>
        <w:instrText>‐</w:instrText>
      </w:r>
      <w:r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261818">
        <w:rPr>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261818">
        <w:rPr>
          <w:rFonts w:ascii="Cambria Math" w:hAnsi="Cambria Math"/>
          <w:lang w:val="fr-FR"/>
        </w:rPr>
        <w:instrText>‐</w:instrText>
      </w:r>
      <w:r w:rsidRPr="00261818">
        <w:rPr>
          <w:lang w:val="fr-FR"/>
        </w:rPr>
        <w:instrText>term body</w:instrText>
      </w:r>
      <w:r w:rsidRPr="00261818">
        <w:rPr>
          <w:rFonts w:ascii="Cambria Math" w:hAnsi="Cambria Math"/>
          <w:lang w:val="fr-FR"/>
        </w:rPr>
        <w:instrText>‐</w:instrText>
      </w:r>
      <w:r w:rsidRPr="00261818">
        <w:rPr>
          <w:lang w:val="fr-FR"/>
        </w:rPr>
        <w:instrText>size responses across all Northwest Atlantic herring populations to warming and environmental change despite contrasting harvest and ecological factors","volume":"30","author":[{"family":"Beaudry</w:instrText>
      </w:r>
      <w:r w:rsidRPr="00261818">
        <w:rPr>
          <w:rFonts w:ascii="Cambria Math" w:hAnsi="Cambria Math"/>
          <w:lang w:val="fr-FR"/>
        </w:rPr>
        <w:instrText>‐</w:instrText>
      </w:r>
      <w:r w:rsidRPr="00261818">
        <w:rPr>
          <w:lang w:val="fr-FR"/>
        </w:rPr>
        <w:instrText>Sylvestre","given":"Manuelle"},{"family":"Beno</w:instrText>
      </w:r>
      <w:r w:rsidRPr="00261818">
        <w:rPr>
          <w:rFonts w:ascii="Aptos" w:hAnsi="Aptos"/>
          <w:lang w:val="fr-FR"/>
        </w:rPr>
        <w:instrText>î</w:instrText>
      </w:r>
      <w:r w:rsidRPr="00261818">
        <w:rPr>
          <w:lang w:val="fr-FR"/>
        </w:rPr>
        <w:instrText xml:space="preserve">t","given":"Hugues P."},{"family":"Hutchings","given":"Jeffrey A."}],"issued":{"date-parts":[["2024",3]]}}}],"schema":"https://github.com/citation-style-language/schema/raw/master/csl-citation.json"} </w:instrText>
      </w:r>
      <w:r w:rsidRPr="00926F2C">
        <w:rPr>
          <w:bCs/>
        </w:rPr>
        <w:fldChar w:fldCharType="separate"/>
      </w:r>
      <w:r w:rsidRPr="00261818">
        <w:rPr>
          <w:rFonts w:ascii="Aptos" w:hAnsi="Aptos" w:cs="Times New Roman"/>
          <w:kern w:val="0"/>
        </w:rPr>
        <w:t>(Becker et al. 2020, Burbank et al. 2023, Beaudry‐Sylvestre et al. 2024)</w:t>
      </w:r>
      <w:r w:rsidRPr="00926F2C">
        <w:rPr>
          <w:bCs/>
        </w:rPr>
        <w:fldChar w:fldCharType="end"/>
      </w:r>
      <w:r w:rsidRPr="00261818">
        <w:rPr>
          <w:bCs/>
        </w:rPr>
        <w:t xml:space="preserve">. </w:t>
      </w:r>
      <w:r w:rsidRPr="00926F2C">
        <w:rPr>
          <w:bCs/>
        </w:rPr>
        <w:t xml:space="preserve">The characteristics of the population observed in nearshore Casco Bay </w:t>
      </w:r>
      <w:proofErr w:type="gramStart"/>
      <w:r w:rsidRPr="00926F2C">
        <w:rPr>
          <w:bCs/>
        </w:rPr>
        <w:t>seines</w:t>
      </w:r>
      <w:proofErr w:type="gramEnd"/>
      <w:r w:rsidRPr="00926F2C">
        <w:rPr>
          <w:bCs/>
        </w:rPr>
        <w:t xml:space="preserve"> </w:t>
      </w:r>
      <w:commentRangeStart w:id="273"/>
      <w:r w:rsidRPr="00926F2C">
        <w:rPr>
          <w:bCs/>
        </w:rPr>
        <w:t>are likely influenced by processes at much larger spatial and temporal scales than captured in this study.</w:t>
      </w:r>
      <w:commentRangeEnd w:id="273"/>
      <w:r w:rsidR="00931652" w:rsidRPr="00926F2C">
        <w:rPr>
          <w:rStyle w:val="CommentReference"/>
        </w:rPr>
        <w:commentReference w:id="273"/>
      </w:r>
    </w:p>
    <w:p w14:paraId="02312E89" w14:textId="77777777" w:rsidR="00C928BF" w:rsidRPr="00926F2C" w:rsidRDefault="00C928BF" w:rsidP="00206E53">
      <w:pPr>
        <w:spacing w:after="0" w:line="240" w:lineRule="auto"/>
        <w:rPr>
          <w:bCs/>
        </w:rPr>
      </w:pPr>
    </w:p>
    <w:p w14:paraId="54E7C908" w14:textId="736118FA" w:rsidR="00C928BF" w:rsidRPr="00926F2C" w:rsidRDefault="00C928BF" w:rsidP="00206E53">
      <w:pPr>
        <w:spacing w:after="0" w:line="240" w:lineRule="auto"/>
        <w:rPr>
          <w:bCs/>
        </w:rPr>
      </w:pPr>
      <w:r w:rsidRPr="00926F2C">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w:t>
      </w:r>
      <w:proofErr w:type="gramStart"/>
      <w:r w:rsidRPr="00926F2C">
        <w:rPr>
          <w:bCs/>
        </w:rPr>
        <w:t>useful indicator</w:t>
      </w:r>
      <w:proofErr w:type="gramEnd"/>
      <w:r w:rsidRPr="00926F2C">
        <w:rPr>
          <w:bCs/>
        </w:rPr>
        <w:t xml:space="preserve"> species for coarse-scale </w:t>
      </w:r>
      <w:ins w:id="274" w:author="GMRI Eds" w:date="2025-07-29T09:46:00Z" w16du:dateUtc="2025-07-29T13:46:00Z">
        <w:r w:rsidR="002A6DA8">
          <w:rPr>
            <w:bCs/>
          </w:rPr>
          <w:t>structure and functioning</w:t>
        </w:r>
        <w:commentRangeStart w:id="275"/>
        <w:r>
          <w:rPr>
            <w:bCs/>
          </w:rPr>
          <w:t xml:space="preserve"> </w:t>
        </w:r>
        <w:commentRangeEnd w:id="275"/>
        <w:r w:rsidR="007B4A28">
          <w:rPr>
            <w:rStyle w:val="CommentReference"/>
          </w:rPr>
          <w:commentReference w:id="275"/>
        </w:r>
      </w:ins>
      <w:del w:id="276" w:author="GMRI Eds" w:date="2025-07-29T09:46:00Z" w16du:dateUtc="2025-07-29T13:46:00Z">
        <w:r w:rsidRPr="00926F2C">
          <w:rPr>
            <w:bCs/>
          </w:rPr>
          <w:delText xml:space="preserve">health </w:delText>
        </w:r>
      </w:del>
      <w:r w:rsidRPr="00926F2C">
        <w:rPr>
          <w:bCs/>
        </w:rPr>
        <w:t xml:space="preserve">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w:t>
      </w:r>
      <w:proofErr w:type="gramStart"/>
      <w:r w:rsidRPr="00926F2C">
        <w:rPr>
          <w:bCs/>
        </w:rPr>
        <w:t>nearshore</w:t>
      </w:r>
      <w:proofErr w:type="gramEnd"/>
      <w:r w:rsidRPr="00926F2C">
        <w:rPr>
          <w:bCs/>
        </w:rPr>
        <w:t xml:space="preserve"> GoM ecosystems, including herring, could negatively impact </w:t>
      </w:r>
      <w:proofErr w:type="gramStart"/>
      <w:r w:rsidRPr="00926F2C">
        <w:rPr>
          <w:bCs/>
        </w:rPr>
        <w:t>nearshore</w:t>
      </w:r>
      <w:proofErr w:type="gramEnd"/>
      <w:r w:rsidRPr="00926F2C">
        <w:rPr>
          <w:bCs/>
        </w:rPr>
        <w:t xml:space="preserv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261818">
        <w:rPr>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261818">
        <w:rPr>
          <w:rFonts w:ascii="Aptos" w:hAnsi="Aptos"/>
        </w:rPr>
        <w:t>(Ball et al. 2007, D. McGowan et al. 2019, A. McGowan et al. 2022, Falke et al. 2024)</w:t>
      </w:r>
      <w:r w:rsidRPr="00926F2C">
        <w:rPr>
          <w:bCs/>
        </w:rPr>
        <w:fldChar w:fldCharType="end"/>
      </w:r>
      <w:r w:rsidRPr="00261818">
        <w:rPr>
          <w:bCs/>
        </w:rPr>
        <w:t xml:space="preserve">. </w:t>
      </w:r>
      <w:r w:rsidRPr="00926F2C">
        <w:rPr>
          <w:bCs/>
        </w:rPr>
        <w:t xml:space="preserve">Our study has illustrated temperature-related changes in seasonal herring nearshore habitat use and indicates that long-term temperature increases could alter temporal </w:t>
      </w:r>
      <w:r w:rsidRPr="00926F2C">
        <w:rPr>
          <w:bCs/>
        </w:rPr>
        <w:lastRenderedPageBreak/>
        <w:t xml:space="preserve">patterns of distribution in nearshore GoM areas. Though silverside may grow faster and increase in abundance with warmer temperatures, they may not fill the same role in trophic dynamics as herring. In the early summer, </w:t>
      </w:r>
      <w:proofErr w:type="gramStart"/>
      <w:r w:rsidRPr="00926F2C">
        <w:rPr>
          <w:bCs/>
        </w:rPr>
        <w:t>silverside</w:t>
      </w:r>
      <w:proofErr w:type="gramEnd"/>
      <w:r w:rsidRPr="00926F2C">
        <w:rPr>
          <w:bCs/>
        </w:rPr>
        <w:t xml:space="preserv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06FB024" w:rsidR="00926F2C" w:rsidRDefault="005A4A04" w:rsidP="00926F2C">
      <w:pPr>
        <w:spacing w:after="0" w:line="240" w:lineRule="auto"/>
        <w:rPr>
          <w:ins w:id="277" w:author="Courtney Swenson" w:date="2025-07-29T09:46:00Z" w16du:dateUtc="2025-07-29T13:46:00Z"/>
          <w:bCs/>
        </w:rPr>
      </w:pPr>
      <w:r w:rsidRPr="00926F2C">
        <w:rPr>
          <w:bCs/>
        </w:rPr>
        <w:t xml:space="preserve">The dynamics of shallow nearshore ecosystems and the forage species that use them are relatively understudied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del w:id="278" w:author="Courtney Swenson" w:date="2025-07-29T09:46:00Z" w16du:dateUtc="2025-07-29T13:46:00Z">
        <w:r>
          <w:rPr>
            <w:bCs/>
          </w:rPr>
          <w:delText>,</w:delText>
        </w:r>
      </w:del>
      <w:ins w:id="279" w:author="Courtney Swenson" w:date="2025-07-29T09:46:00Z" w16du:dateUtc="2025-07-29T13:46:00Z">
        <w:r w:rsidR="00926F2C">
          <w:rPr>
            <w:bCs/>
          </w:rPr>
          <w:t>. The abundances</w:t>
        </w:r>
      </w:ins>
      <w:r w:rsidR="00926F2C">
        <w:rPr>
          <w:bCs/>
        </w:rPr>
        <w:t xml:space="preserve"> and </w:t>
      </w:r>
      <w:del w:id="280" w:author="Courtney Swenson" w:date="2025-07-29T09:46:00Z" w16du:dateUtc="2025-07-29T13:46:00Z">
        <w:r>
          <w:rPr>
            <w:bCs/>
          </w:rPr>
          <w:delText>analyzing the community ecology</w:delText>
        </w:r>
      </w:del>
      <w:ins w:id="281" w:author="Courtney Swenson" w:date="2025-07-29T09:46:00Z" w16du:dateUtc="2025-07-29T13:46:00Z">
        <w:r w:rsidR="00926F2C">
          <w:rPr>
            <w:bCs/>
          </w:rPr>
          <w:t>distributions</w:t>
        </w:r>
      </w:ins>
      <w:r w:rsidR="00926F2C">
        <w:rPr>
          <w:bCs/>
        </w:rPr>
        <w:t xml:space="preserve"> of </w:t>
      </w:r>
      <w:ins w:id="282" w:author="Courtney Swenson" w:date="2025-07-29T09:46:00Z" w16du:dateUtc="2025-07-29T13:46:00Z">
        <w:r w:rsidR="00926F2C">
          <w:rPr>
            <w:bCs/>
          </w:rPr>
          <w:t xml:space="preserve">taxonomic groups in </w:t>
        </w:r>
      </w:ins>
      <w:r w:rsidR="00926F2C">
        <w:rPr>
          <w:bCs/>
        </w:rPr>
        <w:t xml:space="preserve">these </w:t>
      </w:r>
      <w:ins w:id="283" w:author="Courtney Swenson" w:date="2025-07-29T09:46:00Z" w16du:dateUtc="2025-07-29T13:46:00Z">
        <w:r w:rsidR="00926F2C">
          <w:rPr>
            <w:bCs/>
          </w:rPr>
          <w:t xml:space="preserve">highly heterogeneous </w:t>
        </w:r>
      </w:ins>
      <w:r w:rsidR="00926F2C">
        <w:rPr>
          <w:bCs/>
        </w:rPr>
        <w:t xml:space="preserve">areas </w:t>
      </w:r>
      <w:ins w:id="284" w:author="Courtney Swenson" w:date="2025-07-29T09:46:00Z" w16du:dateUtc="2025-07-29T13:46:00Z">
        <w:r w:rsidR="00926F2C">
          <w:rPr>
            <w:bCs/>
          </w:rPr>
          <w:t>are spatially and temporally variable along environmental gradients.</w:t>
        </w:r>
      </w:ins>
      <w:moveToRangeStart w:id="285" w:author="Courtney Swenson" w:date="2025-07-29T09:46:00Z" w:name="move204674828"/>
      <w:moveTo w:id="286" w:author="Courtney Swenson" w:date="2025-07-29T09:46:00Z" w16du:dateUtc="2025-07-29T13:46:00Z">
        <w:r w:rsidR="00926F2C">
          <w:rPr>
            <w:bCs/>
          </w:rPr>
          <w:t xml:space="preserve"> Some environmental gradients may directly influence the behavior of a species (temperature, dissolved oxygen, salinity); this may modify interspecific interactions (competition, predation) and lead to further indirect effects. </w:t>
        </w:r>
      </w:moveTo>
      <w:moveToRangeEnd w:id="285"/>
      <w:del w:id="287" w:author="Courtney Swenson" w:date="2025-07-29T09:46:00Z" w16du:dateUtc="2025-07-29T13:46:00Z">
        <w:r>
          <w:rPr>
            <w:bCs/>
          </w:rPr>
          <w:delText xml:space="preserve">may </w:delText>
        </w:r>
      </w:del>
      <w:ins w:id="288" w:author="Courtney Swenson" w:date="2025-07-29T09:46:00Z" w16du:dateUtc="2025-07-29T13:46:00Z">
        <w:r w:rsidR="00926F2C">
          <w:rPr>
            <w:bCs/>
          </w:rPr>
          <w:t xml:space="preserve">Identifying the environmental patterns that drive fish distribution and community structure could </w:t>
        </w:r>
      </w:ins>
      <w:r w:rsidR="00926F2C">
        <w:rPr>
          <w:bCs/>
        </w:rPr>
        <w:t xml:space="preserve">provide predictive insight </w:t>
      </w:r>
      <w:ins w:id="289" w:author="Courtney Swenson" w:date="2025-07-29T09:46:00Z" w16du:dateUtc="2025-07-29T13:46:00Z">
        <w:r w:rsidR="00926F2C">
          <w:rPr>
            <w:bCs/>
          </w:rPr>
          <w:t xml:space="preserve">under alternate climate scenarios, as well as </w:t>
        </w:r>
      </w:ins>
      <w:r w:rsidR="00926F2C">
        <w:rPr>
          <w:bCs/>
        </w:rPr>
        <w:t>for much larger spatial scales and biological organization levels.</w:t>
      </w:r>
      <w:del w:id="290" w:author="Courtney Swenson" w:date="2025-07-29T09:46:00Z" w16du:dateUtc="2025-07-29T13:46:00Z">
        <w:r>
          <w:rPr>
            <w:bCs/>
          </w:rPr>
          <w:delText xml:space="preserve"> </w:delText>
        </w:r>
      </w:del>
    </w:p>
    <w:p w14:paraId="617A3AEC" w14:textId="77777777" w:rsidR="00926F2C" w:rsidRDefault="00926F2C" w:rsidP="005A4A04">
      <w:pPr>
        <w:spacing w:after="0" w:line="240" w:lineRule="auto"/>
        <w:rPr>
          <w:ins w:id="291" w:author="Katie Lankowicz [2]" w:date="2025-07-29T09:43:00Z" w16du:dateUtc="2025-07-29T13:43:00Z"/>
          <w:bCs/>
        </w:rPr>
      </w:pPr>
    </w:p>
    <w:p w14:paraId="04E04211" w14:textId="77777777" w:rsidR="00E838E8"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w:t>
      </w:r>
      <w:commentRangeStart w:id="292"/>
      <w:commentRangeStart w:id="293"/>
      <w:r w:rsidRPr="00926F2C">
        <w:rPr>
          <w:bCs/>
        </w:rPr>
        <w:t>Atlantic herring</w:t>
      </w:r>
      <w:commentRangeEnd w:id="292"/>
      <w:r w:rsidR="00E61057">
        <w:rPr>
          <w:rStyle w:val="CommentReference"/>
        </w:rPr>
        <w:commentReference w:id="292"/>
      </w:r>
      <w:commentRangeEnd w:id="293"/>
      <w:r w:rsidR="00376442">
        <w:rPr>
          <w:rStyle w:val="CommentReference"/>
        </w:rPr>
        <w:commentReference w:id="293"/>
      </w:r>
      <w:r w:rsidRPr="00926F2C">
        <w:rPr>
          <w:bCs/>
        </w:rPr>
        <w:t xml:space="preserve">, which may affect </w:t>
      </w:r>
      <w:ins w:id="294" w:author="GMRI Eds" w:date="2025-07-29T09:46:00Z" w16du:dateUtc="2025-07-29T13:46:00Z">
        <w:r>
          <w:rPr>
            <w:bCs/>
          </w:rPr>
          <w:t>the</w:t>
        </w:r>
        <w:r w:rsidR="00376442">
          <w:rPr>
            <w:bCs/>
          </w:rPr>
          <w:t>ir</w:t>
        </w:r>
      </w:ins>
      <w:del w:id="295" w:author="GMRI Eds" w:date="2025-07-29T09:46:00Z" w16du:dateUtc="2025-07-29T13:46:00Z">
        <w:r w:rsidRPr="00926F2C">
          <w:rPr>
            <w:bCs/>
          </w:rPr>
          <w:delText>the</w:delText>
        </w:r>
      </w:del>
      <w:r w:rsidRPr="00926F2C">
        <w:rPr>
          <w:bCs/>
        </w:rPr>
        <w:t xml:space="preserve"> population dynamics</w:t>
      </w:r>
      <w:ins w:id="296" w:author="GMRI Eds" w:date="2025-07-29T09:46:00Z" w16du:dateUtc="2025-07-29T13:46:00Z">
        <w:r>
          <w:rPr>
            <w:bCs/>
          </w:rPr>
          <w:t>.</w:t>
        </w:r>
        <w:r w:rsidR="00376442">
          <w:rPr>
            <w:bCs/>
          </w:rPr>
          <w:t xml:space="preserve"> </w:t>
        </w:r>
      </w:ins>
      <w:ins w:id="297" w:author="Katie Lankowicz [2]" w:date="2025-07-28T11:07:00Z" w16du:dateUtc="2025-07-28T15:07:00Z">
        <w:r w:rsidR="00376442">
          <w:rPr>
            <w:bCs/>
          </w:rPr>
          <w:t>Further exploration into interannual variation in juvenile herring population dynamics and individual growth may add context to the steep decline in recruitment and associated reduction in spawning stock biomass seen since 2012, which has persisted despite reduced fishing pressure</w:t>
        </w:r>
      </w:ins>
      <w:ins w:id="298" w:author="Katie Lankowicz [2]" w:date="2025-07-28T11:08:00Z" w16du:dateUtc="2025-07-28T15:08:00Z">
        <w:r w:rsidR="00376442">
          <w:rPr>
            <w:bCs/>
          </w:rPr>
          <w:t xml:space="preserve"> </w:t>
        </w:r>
      </w:ins>
      <w:ins w:id="299" w:author="GMRI Eds" w:date="2025-07-29T09:46:00Z" w16du:dateUtc="2025-07-29T13:46:00Z">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ins>
      <w:ins w:id="300" w:author="Katie Lankowicz [2]" w:date="2025-07-28T11:07:00Z" w16du:dateUtc="2025-07-28T15:07:00Z">
        <w:r w:rsidR="00376442">
          <w:rPr>
            <w:bCs/>
          </w:rPr>
          <w:t>.</w:t>
        </w:r>
      </w:ins>
      <w:del w:id="301" w:author="GMRI Eds" w:date="2025-07-29T09:46:00Z" w16du:dateUtc="2025-07-29T13:46:00Z">
        <w:r w:rsidRPr="00926F2C">
          <w:rPr>
            <w:bCs/>
          </w:rPr>
          <w:delText xml:space="preserve"> of both herring and their predators.</w:delText>
        </w:r>
      </w:del>
      <w:ins w:id="302" w:author="Katie Lankowicz [2]" w:date="2025-07-28T11:07:00Z" w16du:dateUtc="2025-07-28T15:07:00Z">
        <w:r w:rsidRPr="00926F2C">
          <w:rPr>
            <w:bCs/>
          </w:rPr>
          <w:t xml:space="preserve"> </w:t>
        </w:r>
      </w:ins>
      <w:ins w:id="303" w:author="Katie Lankowicz [2]" w:date="2025-07-28T11:22:00Z" w16du:dateUtc="2025-07-28T15:22:00Z">
        <w:r w:rsidRPr="00926F2C">
          <w:rPr>
            <w:bCs/>
          </w:rPr>
          <w:t xml:space="preserve">This produces natural follow-up questions regarding </w:t>
        </w:r>
        <w:r w:rsidR="00376442">
          <w:rPr>
            <w:bCs/>
          </w:rPr>
          <w:t>altered interspecific interactions within nearshore ecosystems, trends in average</w:t>
        </w:r>
      </w:ins>
      <w:del w:id="304" w:author="GMRI Eds" w:date="2025-07-29T09:46:00Z" w16du:dateUtc="2025-07-29T13:46:00Z">
        <w:r w:rsidRPr="00926F2C">
          <w:rPr>
            <w:bCs/>
          </w:rPr>
          <w:delText>the differences in</w:delText>
        </w:r>
      </w:del>
      <w:ins w:id="305" w:author="Katie Lankowicz [2]" w:date="2025-07-28T11:22:00Z" w16du:dateUtc="2025-07-28T15:22:00Z">
        <w:r w:rsidRPr="00926F2C">
          <w:rPr>
            <w:bCs/>
          </w:rPr>
          <w:t xml:space="preserve"> energetic content of herring a</w:t>
        </w:r>
      </w:ins>
      <w:ins w:id="306" w:author="Katie Lankowicz [2]" w:date="2025-07-29T10:21:00Z" w16du:dateUtc="2025-07-29T14:21:00Z">
        <w:r w:rsidR="0089651A">
          <w:rPr>
            <w:bCs/>
          </w:rPr>
          <w:t>s compared to</w:t>
        </w:r>
      </w:ins>
      <w:ins w:id="307" w:author="Katie Lankowicz [2]" w:date="2025-07-28T11:22:00Z" w16du:dateUtc="2025-07-28T15:22:00Z">
        <w:r w:rsidRPr="00926F2C">
          <w:rPr>
            <w:bCs/>
          </w:rPr>
          <w:t xml:space="preserve"> silverside, as well as the potential of interspecies competition between herring and silverside for prey in the nearshore regions. </w:t>
        </w:r>
      </w:ins>
      <w:r w:rsidRPr="00926F2C">
        <w:rPr>
          <w:bCs/>
        </w:rPr>
        <w:t xml:space="preserve">Though answering these questions is beyond the scope of this paper, </w:t>
      </w:r>
      <w:proofErr w:type="gramStart"/>
      <w:r w:rsidRPr="00926F2C">
        <w:rPr>
          <w:bCs/>
        </w:rPr>
        <w:t>it is clear that current</w:t>
      </w:r>
      <w:proofErr w:type="gramEnd"/>
      <w:r w:rsidRPr="00926F2C">
        <w:rPr>
          <w:bCs/>
        </w:rPr>
        <w:t xml:space="preserve">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p>
    <w:p w14:paraId="25D1D616" w14:textId="77777777" w:rsidR="00E838E8" w:rsidRDefault="00E838E8" w:rsidP="005A4A04">
      <w:pPr>
        <w:spacing w:after="0" w:line="240" w:lineRule="auto"/>
        <w:rPr>
          <w:bCs/>
        </w:rPr>
      </w:pPr>
    </w:p>
    <w:p w14:paraId="7379C7F0" w14:textId="77777777" w:rsidR="00E838E8" w:rsidRDefault="00E838E8" w:rsidP="00E838E8">
      <w:pPr>
        <w:spacing w:after="0" w:line="240" w:lineRule="auto"/>
        <w:rPr>
          <w:ins w:id="308" w:author="Katie Lankowicz [2]" w:date="2025-07-29T10:41:00Z" w16du:dateUtc="2025-07-29T14:41:00Z"/>
          <w:b/>
          <w:color w:val="4472C4"/>
        </w:rPr>
      </w:pPr>
      <w:ins w:id="309" w:author="Katie Lankowicz [2]" w:date="2025-07-29T10:41:00Z" w16du:dateUtc="2025-07-29T14:41:00Z">
        <w:r>
          <w:rPr>
            <w:b/>
            <w:color w:val="4472C4"/>
          </w:rPr>
          <w:t>Acknowledgements</w:t>
        </w:r>
      </w:ins>
    </w:p>
    <w:p w14:paraId="21F82863" w14:textId="68004BD1" w:rsidR="00E838E8" w:rsidRPr="00E838E8" w:rsidRDefault="00E838E8" w:rsidP="00E838E8">
      <w:pPr>
        <w:spacing w:after="0" w:line="240" w:lineRule="auto"/>
        <w:rPr>
          <w:ins w:id="310" w:author="Katie Lankowicz [2]" w:date="2025-07-29T10:41:00Z" w16du:dateUtc="2025-07-29T14:41:00Z"/>
          <w:bCs/>
        </w:rPr>
      </w:pPr>
      <w:ins w:id="311" w:author="Katie Lankowicz [2]" w:date="2025-07-29T10:41:00Z" w16du:dateUtc="2025-07-29T14:41:00Z">
        <w:r w:rsidRPr="00E838E8">
          <w:rPr>
            <w:bCs/>
          </w:rPr>
          <w:t xml:space="preserve">This </w:t>
        </w:r>
        <w:r>
          <w:rPr>
            <w:bCs/>
          </w:rPr>
          <w:t xml:space="preserve">study was funded by </w:t>
        </w:r>
        <w:commentRangeStart w:id="312"/>
        <w:r w:rsidRPr="00E838E8">
          <w:rPr>
            <w:bCs/>
            <w:highlight w:val="yellow"/>
          </w:rPr>
          <w:t xml:space="preserve">GRAHAM WHO SHOULD </w:t>
        </w:r>
      </w:ins>
      <w:commentRangeEnd w:id="312"/>
      <w:r w:rsidR="000D6B5A">
        <w:rPr>
          <w:rStyle w:val="CommentReference"/>
        </w:rPr>
        <w:commentReference w:id="312"/>
      </w:r>
      <w:ins w:id="313" w:author="Katie Lankowicz [2]" w:date="2025-07-29T10:41:00Z" w16du:dateUtc="2025-07-29T14:41:00Z">
        <w:r w:rsidRPr="00E838E8">
          <w:rPr>
            <w:bCs/>
            <w:highlight w:val="yellow"/>
          </w:rPr>
          <w:t>I PUT HERE BESIDES SCANLAN FOUNDATION</w:t>
        </w:r>
      </w:ins>
      <w:ins w:id="314" w:author="Katie Lankowicz [2]" w:date="2025-07-29T10:42:00Z" w16du:dateUtc="2025-07-29T14:42:00Z">
        <w:r>
          <w:rPr>
            <w:bCs/>
          </w:rPr>
          <w:t>. The authors would like to thank Isabelle S</w:t>
        </w:r>
      </w:ins>
      <w:ins w:id="315" w:author="Katie Lankowicz [2]" w:date="2025-07-29T10:43:00Z" w16du:dateUtc="2025-07-29T14:43:00Z">
        <w:r w:rsidRPr="00E838E8">
          <w:rPr>
            <w:bCs/>
          </w:rPr>
          <w:t>é</w:t>
        </w:r>
      </w:ins>
      <w:ins w:id="316" w:author="Katie Lankowicz [2]" w:date="2025-07-29T10:42:00Z" w16du:dateUtc="2025-07-29T14:42:00Z">
        <w:r>
          <w:rPr>
            <w:bCs/>
          </w:rPr>
          <w:t>e, Tait Nygaard, and Alec Bollinger at the Quahog Bay Conservancy</w:t>
        </w:r>
      </w:ins>
      <w:ins w:id="317" w:author="Katie Lankowicz [2]" w:date="2025-07-29T10:43:00Z" w16du:dateUtc="2025-07-29T14:43:00Z">
        <w:r>
          <w:rPr>
            <w:bCs/>
          </w:rPr>
          <w:t xml:space="preserve"> (QBC)</w:t>
        </w:r>
      </w:ins>
      <w:ins w:id="318" w:author="Katie Lankowicz [2]" w:date="2025-07-29T10:42:00Z" w16du:dateUtc="2025-07-29T14:42:00Z">
        <w:r>
          <w:rPr>
            <w:bCs/>
          </w:rPr>
          <w:t xml:space="preserve"> for assistance in data collection, as well as numerous REU students and staff memb</w:t>
        </w:r>
      </w:ins>
      <w:ins w:id="319" w:author="Katie Lankowicz [2]" w:date="2025-07-29T10:43:00Z" w16du:dateUtc="2025-07-29T14:43:00Z">
        <w:r>
          <w:rPr>
            <w:bCs/>
          </w:rPr>
          <w:t xml:space="preserve">ers </w:t>
        </w:r>
      </w:ins>
      <w:ins w:id="320" w:author="Katie Lankowicz [2]" w:date="2025-07-29T10:42:00Z" w16du:dateUtc="2025-07-29T14:42:00Z">
        <w:r>
          <w:rPr>
            <w:bCs/>
          </w:rPr>
          <w:t>at GMRI and summer interns at QBC.</w:t>
        </w:r>
      </w:ins>
      <w:ins w:id="321" w:author="Katie Lankowicz [2]" w:date="2025-07-29T10:43:00Z" w16du:dateUtc="2025-07-29T14:43:00Z">
        <w:r>
          <w:rPr>
            <w:bCs/>
          </w:rPr>
          <w:t xml:space="preserve"> The present work is available as a preprint a</w:t>
        </w:r>
      </w:ins>
      <w:ins w:id="322" w:author="Katie Lankowicz [2]" w:date="2025-07-29T10:44:00Z" w16du:dateUtc="2025-07-29T14:44:00Z">
        <w:r>
          <w:rPr>
            <w:bCs/>
          </w:rPr>
          <w:t xml:space="preserve">t [insert </w:t>
        </w:r>
        <w:proofErr w:type="spellStart"/>
        <w:r>
          <w:rPr>
            <w:bCs/>
          </w:rPr>
          <w:t>bioRxiv</w:t>
        </w:r>
        <w:proofErr w:type="spellEnd"/>
        <w:r>
          <w:rPr>
            <w:bCs/>
          </w:rPr>
          <w:t xml:space="preserve"> link when that’s done].</w:t>
        </w:r>
      </w:ins>
    </w:p>
    <w:p w14:paraId="1F4A5001" w14:textId="6D1A523D" w:rsidR="00C928BF" w:rsidRPr="00926F2C" w:rsidRDefault="00C928BF" w:rsidP="005A4A04">
      <w:pPr>
        <w:spacing w:after="0" w:line="240" w:lineRule="auto"/>
        <w:rPr>
          <w:bCs/>
        </w:rPr>
      </w:pPr>
      <w:r w:rsidRPr="00926F2C">
        <w:rPr>
          <w:b/>
          <w:color w:val="4472C4"/>
        </w:rPr>
        <w:br w:type="page"/>
      </w:r>
    </w:p>
    <w:p w14:paraId="30264231" w14:textId="3D13B003" w:rsidR="00C928BF" w:rsidRPr="00926F2C" w:rsidRDefault="00C928BF" w:rsidP="00AA3345">
      <w:pPr>
        <w:spacing w:after="0" w:line="240" w:lineRule="auto"/>
        <w:rPr>
          <w:b/>
          <w:color w:val="4472C4"/>
        </w:rPr>
      </w:pPr>
      <w:commentRangeStart w:id="323"/>
      <w:del w:id="324" w:author="Katie Lankowicz [2]" w:date="2025-07-29T10:45:00Z" w16du:dateUtc="2025-07-29T14:45:00Z">
        <w:r w:rsidRPr="00926F2C" w:rsidDel="00E838E8">
          <w:rPr>
            <w:b/>
            <w:color w:val="4472C4"/>
          </w:rPr>
          <w:lastRenderedPageBreak/>
          <w:delText>References</w:delText>
        </w:r>
        <w:commentRangeEnd w:id="323"/>
        <w:r w:rsidR="00931652" w:rsidRPr="00926F2C" w:rsidDel="00E838E8">
          <w:rPr>
            <w:rStyle w:val="CommentReference"/>
          </w:rPr>
          <w:commentReference w:id="323"/>
        </w:r>
      </w:del>
      <w:ins w:id="325" w:author="Katie Lankowicz [2]" w:date="2025-07-29T10:45:00Z" w16du:dateUtc="2025-07-29T14:45:00Z">
        <w:r w:rsidR="00E838E8">
          <w:rPr>
            <w:b/>
            <w:color w:val="4472C4"/>
          </w:rPr>
          <w:t>Literature Cited</w:t>
        </w:r>
      </w:ins>
    </w:p>
    <w:p w14:paraId="630812B2" w14:textId="77777777" w:rsidR="00261818" w:rsidRDefault="00C928BF" w:rsidP="00261818">
      <w:pPr>
        <w:pStyle w:val="Bibliography"/>
      </w:pPr>
      <w:r w:rsidRPr="00926F2C">
        <w:rPr>
          <w:b/>
          <w:color w:val="4472C4"/>
        </w:rPr>
        <w:fldChar w:fldCharType="begin"/>
      </w:r>
      <w:r w:rsidR="00261818">
        <w:rPr>
          <w:b/>
          <w:color w:val="4472C4"/>
        </w:rPr>
        <w:instrText xml:space="preserve"> ADDIN ZOTERO_BIBL {"uncited":[],"omitted":[],"custom":[]} CSL_BIBLIOGRAPHY </w:instrText>
      </w:r>
      <w:r w:rsidRPr="00926F2C">
        <w:rPr>
          <w:b/>
          <w:color w:val="4472C4"/>
        </w:rPr>
        <w:fldChar w:fldCharType="separate"/>
      </w:r>
      <w:r w:rsidR="00261818">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47C229E7" w14:textId="77777777" w:rsidR="00261818" w:rsidRDefault="00261818" w:rsidP="00261818">
      <w:pPr>
        <w:pStyle w:val="Bibliography"/>
      </w:pPr>
      <w:r>
        <w:t>Anthony VC (1972) Population dynamics of the Atlantic herring in the Gulf of Maine. Ph.D. dissertation, University of Washington, Seattle, WA</w:t>
      </w:r>
    </w:p>
    <w:p w14:paraId="7ECE6AB1" w14:textId="77777777" w:rsidR="00261818" w:rsidRDefault="00261818" w:rsidP="00261818">
      <w:pPr>
        <w:pStyle w:val="Bibliography"/>
      </w:pPr>
      <w:r>
        <w:t>Ayvazian SG, Deegan LA, Finn JT (1992) Comparison of Habitat Use by Estuarine Fish Assemblages in the Acadian and Virginian Zoogeographic Provinces. Estuaries 15:368.</w:t>
      </w:r>
    </w:p>
    <w:p w14:paraId="4FDFF818" w14:textId="77777777" w:rsidR="00261818" w:rsidRDefault="00261818" w:rsidP="00261818">
      <w:pPr>
        <w:pStyle w:val="Bibliography"/>
      </w:pPr>
      <w:r>
        <w:t>Ball JR, Esler D, Schmutz JA (2007) Proximate composition, energetic value, and relative abundance of prey fish from the inshore eastern Bering Sea: implications for piscivorous predators. Polar Biol 30:699–708.</w:t>
      </w:r>
    </w:p>
    <w:p w14:paraId="5E3D8ADB" w14:textId="77777777" w:rsidR="00261818" w:rsidRDefault="00261818" w:rsidP="00261818">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7A04E11A" w14:textId="77777777" w:rsidR="00261818" w:rsidRDefault="00261818" w:rsidP="00261818">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283C91B7" w14:textId="77777777" w:rsidR="00261818" w:rsidRDefault="00261818" w:rsidP="00261818">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36AEE948" w14:textId="77777777" w:rsidR="00261818" w:rsidRDefault="00261818" w:rsidP="00261818">
      <w:pPr>
        <w:pStyle w:val="Bibliography"/>
      </w:pPr>
      <w:r>
        <w:t>Becker JR, Cieri MD, Libby DA, St. Gelais A, Sherwood GD, Chen Y (2020) Temporal variability in size and growth of Atlantic herring in the Gulf of Maine. Journal of Fish Biology 97:953–963.</w:t>
      </w:r>
    </w:p>
    <w:p w14:paraId="6F3833CA" w14:textId="77777777" w:rsidR="00261818" w:rsidRDefault="00261818" w:rsidP="00261818">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5A27B4E8" w14:textId="77777777" w:rsidR="00261818" w:rsidRDefault="00261818" w:rsidP="00261818">
      <w:pPr>
        <w:pStyle w:val="Bibliography"/>
      </w:pPr>
      <w:r>
        <w:t>Benaglia T, Chauveau D, Hunter DR, Young D (2009) Mixtools: an R Package for Analyzing Finite Mixture Models. J Stat Soft 32.</w:t>
      </w:r>
    </w:p>
    <w:p w14:paraId="4054111B" w14:textId="77777777" w:rsidR="00261818" w:rsidRDefault="00261818" w:rsidP="00261818">
      <w:pPr>
        <w:pStyle w:val="Bibliography"/>
      </w:pPr>
      <w:r>
        <w:t>Bigelow HB, Schroeder WC (1953) Fishes of the Gulf of Maine. Fishery Bulletin 53:267–270.</w:t>
      </w:r>
    </w:p>
    <w:p w14:paraId="74211711" w14:textId="77777777" w:rsidR="00261818" w:rsidRDefault="00261818" w:rsidP="00261818">
      <w:pPr>
        <w:pStyle w:val="Bibliography"/>
      </w:pPr>
      <w:r>
        <w:t>Boyar HC (1968) Age, Length, and Gonadal Stages of Herring from Georges Bank and the Gulf of Maine. International Commission for the Northwest Atlantic Fisheries (ICNAF) Research Bulletin 5:49–61.</w:t>
      </w:r>
    </w:p>
    <w:p w14:paraId="347ED459" w14:textId="77777777" w:rsidR="00261818" w:rsidRDefault="00261818" w:rsidP="00261818">
      <w:pPr>
        <w:pStyle w:val="Bibliography"/>
      </w:pPr>
      <w:r>
        <w:t>Boyce DG, Petrie B, Frank KT (2021) Fishing, predation, and temperature drive herring decline in a large marine ecosystem. Ecology and Evolution 11:18136–18150.</w:t>
      </w:r>
    </w:p>
    <w:p w14:paraId="00A526D7" w14:textId="77777777" w:rsidR="00261818" w:rsidRDefault="00261818" w:rsidP="00261818">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5ACFA4AD" w14:textId="77777777" w:rsidR="00261818" w:rsidRDefault="00261818" w:rsidP="00261818">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6AED5EE2" w14:textId="77777777" w:rsidR="00261818" w:rsidRDefault="00261818" w:rsidP="00261818">
      <w:pPr>
        <w:pStyle w:val="Bibliography"/>
      </w:pPr>
      <w:r>
        <w:t>Cheung WWL, Sarmiento JL, Dunne J, Frölicher TL, Lam VWY, Deng Palomares ML, Watson R, Pauly D (2013) Shrinking of fishes exacerbates impacts of global ocean changes on marine ecosystems. Nature Clim Change 3:254–258.</w:t>
      </w:r>
    </w:p>
    <w:p w14:paraId="2F5DE7D5" w14:textId="77777777" w:rsidR="00261818" w:rsidRDefault="00261818" w:rsidP="00261818">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4093A73A" w14:textId="77777777" w:rsidR="00261818" w:rsidRDefault="00261818" w:rsidP="00261818">
      <w:pPr>
        <w:pStyle w:val="Bibliography"/>
      </w:pPr>
      <w:r>
        <w:t>Conover DO (2024) The extraordinary Atlantic silverside and me. ICES Journal of Marine Science 82:fsae136.</w:t>
      </w:r>
    </w:p>
    <w:p w14:paraId="7B833588" w14:textId="77777777" w:rsidR="00261818" w:rsidRDefault="00261818" w:rsidP="00261818">
      <w:pPr>
        <w:pStyle w:val="Bibliography"/>
      </w:pPr>
      <w:r>
        <w:t xml:space="preserve">Conover DO, Murawski SA (1982) Offshore winter migration of the Atlantic silverside, </w:t>
      </w:r>
      <w:r>
        <w:rPr>
          <w:i/>
          <w:iCs/>
        </w:rPr>
        <w:t>Menidia menidia</w:t>
      </w:r>
      <w:r>
        <w:t>. Fishery Bulletin 80:145–150.</w:t>
      </w:r>
    </w:p>
    <w:p w14:paraId="73A99DF6" w14:textId="77777777" w:rsidR="00261818" w:rsidRDefault="00261818" w:rsidP="00261818">
      <w:pPr>
        <w:pStyle w:val="Bibliography"/>
      </w:pPr>
      <w:r>
        <w:t>Conover DO, Present TMC (1990) Countergradient variation in growth rate: compensation for length of the growing season among Atlantic silversides from different latitudes. Oecologia 83:316–324.</w:t>
      </w:r>
    </w:p>
    <w:p w14:paraId="4D1DD470" w14:textId="77777777" w:rsidR="00261818" w:rsidRDefault="00261818" w:rsidP="00261818">
      <w:pPr>
        <w:pStyle w:val="Bibliography"/>
      </w:pPr>
      <w:r>
        <w:t xml:space="preserve">Conover DO, Ross MR (1982) Patterns in Seasonal Abundance, Growth and Biomass of the Atlantic Silverside, </w:t>
      </w:r>
      <w:r>
        <w:rPr>
          <w:i/>
          <w:iCs/>
        </w:rPr>
        <w:t>Menidia menidia</w:t>
      </w:r>
      <w:r>
        <w:t>, in a New England Estuary. Estuaries 5:275.</w:t>
      </w:r>
    </w:p>
    <w:p w14:paraId="0C6BA016" w14:textId="77777777" w:rsidR="00261818" w:rsidRDefault="00261818" w:rsidP="00261818">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17E925D7" w14:textId="77777777" w:rsidR="00261818" w:rsidRDefault="00261818" w:rsidP="00261818">
      <w:pPr>
        <w:pStyle w:val="Bibliography"/>
      </w:pPr>
      <w:r>
        <w:t>Creaser EP, Libby DA (1986) Tagging of Age 1 Herring (</w:t>
      </w:r>
      <w:r>
        <w:rPr>
          <w:i/>
          <w:iCs/>
        </w:rPr>
        <w:t>Clupea harengus</w:t>
      </w:r>
      <w:r>
        <w:t xml:space="preserve"> L.) and Their Movement Along the Maine and New Brunswick Coasts. J Northw Atl Fish Sci 7:43–46.</w:t>
      </w:r>
    </w:p>
    <w:p w14:paraId="665D6545" w14:textId="77777777" w:rsidR="00261818" w:rsidRDefault="00261818" w:rsidP="00261818">
      <w:pPr>
        <w:pStyle w:val="Bibliography"/>
      </w:pPr>
      <w:r>
        <w:t>Das N (1972) Growth of Larval Herring (</w:t>
      </w:r>
      <w:r>
        <w:rPr>
          <w:i/>
          <w:iCs/>
        </w:rPr>
        <w:t>Clupea harengus</w:t>
      </w:r>
      <w:r>
        <w:t>) in the Bay of Fundy and Gulf of Maine area. Journal of the Fisheries Research Board of Canada 29:573–575.</w:t>
      </w:r>
    </w:p>
    <w:p w14:paraId="280302CD" w14:textId="77777777" w:rsidR="00261818" w:rsidRDefault="00261818" w:rsidP="00261818">
      <w:pPr>
        <w:pStyle w:val="Bibliography"/>
      </w:pPr>
      <w:r>
        <w:t>Fairchild EA, Siceloff L, Howell WH, Hoffman B, Armstrong MP (2013) Coastal spawning by winter flounder and a reassessment of Essential Fish Habitat in the Gulf of Maine. Fisheries Research 141:118–129.</w:t>
      </w:r>
    </w:p>
    <w:p w14:paraId="168F3A2F" w14:textId="77777777" w:rsidR="00261818" w:rsidRDefault="00261818" w:rsidP="00261818">
      <w:pPr>
        <w:pStyle w:val="Bibliography"/>
      </w:pPr>
      <w:r>
        <w:t>Falke LP, Smith BE, Rowe S, Peters RJ, Sheehan TF (2024) Trophic ecology of groundfishes in nearshore areas of the Gulf of Maine. Journal of Fish Biology:jfb.16026.</w:t>
      </w:r>
    </w:p>
    <w:p w14:paraId="0FB7CA09" w14:textId="77777777" w:rsidR="00261818" w:rsidRDefault="00261818" w:rsidP="00261818">
      <w:pPr>
        <w:pStyle w:val="Bibliography"/>
      </w:pPr>
      <w:r>
        <w:t>Fenwick I, Heim K, Pershing A, Mills K, Lucey S, Nye J (2024) Evaluating the influence of press and pulse disturbances on community dynamics of the Northeast US Large Marine Ecosystem. Mar Ecol Prog Ser 744:1–16.</w:t>
      </w:r>
    </w:p>
    <w:p w14:paraId="18CE6E26" w14:textId="77777777" w:rsidR="00261818" w:rsidRDefault="00261818" w:rsidP="00261818">
      <w:pPr>
        <w:pStyle w:val="Bibliography"/>
      </w:pPr>
      <w:r>
        <w:t>Field JG, Clarke KR, Warwick RM (1982) A Practical Strategy for Analysing Multispecies Distribution Patterns. Mar Ecol Prog Ser 8:37–52.</w:t>
      </w:r>
    </w:p>
    <w:p w14:paraId="42646818" w14:textId="77777777" w:rsidR="00261818" w:rsidRDefault="00261818" w:rsidP="00261818">
      <w:pPr>
        <w:pStyle w:val="Bibliography"/>
      </w:pPr>
      <w:r>
        <w:t>Fournier DA, Sibert JR, Majkowski J, Hampton J (1990) MULTIFAN a Likelihood-Based Method for Estimating Growth Parameters and Age Composition from Multiple Length Frequency Data Sets Illustrated using Data for Southern Bluefin Tuna (&lt;iThunnus maccoyii&lt;/i&gt;). Can J Fish Aquat Sci 47:301–317.</w:t>
      </w:r>
    </w:p>
    <w:p w14:paraId="20FA34B7" w14:textId="77777777" w:rsidR="00261818" w:rsidRDefault="00261818" w:rsidP="00261818">
      <w:pPr>
        <w:pStyle w:val="Bibliography"/>
      </w:pPr>
      <w:r>
        <w:lastRenderedPageBreak/>
        <w:t xml:space="preserve">Gao J, Munch S (2013) Genetic and maternal variation in early growth in the Atlantic silverside </w:t>
      </w:r>
      <w:r>
        <w:rPr>
          <w:i/>
          <w:iCs/>
        </w:rPr>
        <w:t>Menidia menidia</w:t>
      </w:r>
      <w:r>
        <w:t>. Mar Ecol Prog Ser 485:211–222.</w:t>
      </w:r>
    </w:p>
    <w:p w14:paraId="39C51BB6" w14:textId="77777777" w:rsidR="00261818" w:rsidRDefault="00261818" w:rsidP="00261818">
      <w:pPr>
        <w:pStyle w:val="Bibliography"/>
      </w:pPr>
      <w:r>
        <w:t>Gayanilo FC, Sparre P, Pauly P (1996) FAO-ICLARM Stock Assessment Tools: User’s Manual. World Fish Center, Food and Agriculture Organization of the United Nations, Rome.</w:t>
      </w:r>
    </w:p>
    <w:p w14:paraId="59C4D6AE" w14:textId="77777777" w:rsidR="00261818" w:rsidRDefault="00261818" w:rsidP="00261818">
      <w:pPr>
        <w:pStyle w:val="Bibliography"/>
      </w:pPr>
      <w:r>
        <w:t>Graham JJ, Chenoweth SB, Davis CW (1972a) Abundance, distribution, movements, and lengths of larval herring along the western coast of the Gulf of Maine. Fishery Bulletin 70:307–321.</w:t>
      </w:r>
    </w:p>
    <w:p w14:paraId="6F6CA893" w14:textId="77777777" w:rsidR="00261818" w:rsidRDefault="00261818" w:rsidP="00261818">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368C07AA" w14:textId="77777777" w:rsidR="00261818" w:rsidRDefault="00261818" w:rsidP="00261818">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350ECCC4" w14:textId="77777777" w:rsidR="00261818" w:rsidRDefault="00261818" w:rsidP="00261818">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13D24409" w14:textId="77777777" w:rsidR="00261818" w:rsidRDefault="00261818" w:rsidP="00261818">
      <w:pPr>
        <w:pStyle w:val="Bibliography"/>
      </w:pPr>
      <w:r>
        <w:t xml:space="preserve">Johnson DS (2015) The savory swimmer swims north: a northern range extension of the blue crab </w:t>
      </w:r>
      <w:r>
        <w:rPr>
          <w:i/>
          <w:iCs/>
        </w:rPr>
        <w:t>Callinectes sapidus</w:t>
      </w:r>
      <w:r>
        <w:t>? Journal of Crustacean Biology 35:105–110.</w:t>
      </w:r>
    </w:p>
    <w:p w14:paraId="0488D607" w14:textId="77777777" w:rsidR="00261818" w:rsidRDefault="00261818" w:rsidP="00261818">
      <w:pPr>
        <w:pStyle w:val="Bibliography"/>
      </w:pPr>
      <w:r>
        <w:t>Kleisner KM, Fogarty MJ, McGee S, Hare JA, Moret S, Perretti CT, Saba VS (2017) Marine species distribution shifts on the U.S. Northeast Continental Shelf under continued ocean warming. Progress in Oceanography 153:24–36.</w:t>
      </w:r>
    </w:p>
    <w:p w14:paraId="10878C55" w14:textId="77777777" w:rsidR="00261818" w:rsidRDefault="00261818" w:rsidP="00261818">
      <w:pPr>
        <w:pStyle w:val="Bibliography"/>
      </w:pPr>
      <w:r>
        <w:t>Lankowicz KM, Bi H, Liang D, Fan C (2020) Sonar imaging surveys fill data gaps in forage fish populations in shallow estuarine tributaries. Fisheries Research 226:105520.</w:t>
      </w:r>
    </w:p>
    <w:p w14:paraId="3B1F5ECA" w14:textId="77777777" w:rsidR="00261818" w:rsidRDefault="00261818" w:rsidP="00261818">
      <w:pPr>
        <w:pStyle w:val="Bibliography"/>
      </w:pPr>
      <w:r>
        <w:t>Lazzari MA, Stevenson DK (1992) Spawning Origin of Small, Late-Hatched Atlantic Herring (</w:t>
      </w:r>
      <w:r>
        <w:rPr>
          <w:i/>
          <w:iCs/>
        </w:rPr>
        <w:t>Clupea harengus</w:t>
      </w:r>
      <w:r>
        <w:t>) Larvae in a Maine Estuary. Estuaries 15:282.</w:t>
      </w:r>
    </w:p>
    <w:p w14:paraId="3D8430EB" w14:textId="77777777" w:rsidR="00261818" w:rsidRDefault="00261818" w:rsidP="00261818">
      <w:pPr>
        <w:pStyle w:val="Bibliography"/>
      </w:pPr>
      <w:r>
        <w:t>Le Bris A, Mills KE, Wahle RA, Chen Y, Alexander MA, Allyn AJ, Schuetz JG, Scott JD, Pershing AJ (2018) Climate vulnerability and resilience in the most valuable North American fishery. Proc Natl Acad Sci USA 115:1831–1836.</w:t>
      </w:r>
    </w:p>
    <w:p w14:paraId="1355706E" w14:textId="77777777" w:rsidR="00261818" w:rsidRDefault="00261818" w:rsidP="00261818">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4FC6E342" w14:textId="77777777" w:rsidR="00261818" w:rsidRDefault="00261818" w:rsidP="00261818">
      <w:pPr>
        <w:pStyle w:val="Bibliography"/>
      </w:pPr>
      <w:r>
        <w:t>Lucey S, Nye J (2010) Shifting species assemblages in the Northeast US Continental Shelf Large Marine Ecosystem. Mar Ecol Prog Ser 415:23–33.</w:t>
      </w:r>
    </w:p>
    <w:p w14:paraId="1C0936C4" w14:textId="77777777" w:rsidR="00261818" w:rsidRDefault="00261818" w:rsidP="00261818">
      <w:pPr>
        <w:pStyle w:val="Bibliography"/>
      </w:pPr>
      <w:r>
        <w:t>Macdonald PDM, Pitcher TJ (1979) Age-Groups from Size-Frequency Data: A Versatile and Efficient Method of Analyzing Distribution Mixtures. J Fish Res Bd Can 36:987–1001.</w:t>
      </w:r>
    </w:p>
    <w:p w14:paraId="2886C43D" w14:textId="77777777" w:rsidR="00261818" w:rsidRDefault="00261818" w:rsidP="00261818">
      <w:pPr>
        <w:pStyle w:val="Bibliography"/>
      </w:pPr>
      <w:r>
        <w:t>Marra G, Wood SN (2011) Practical variable selection for generalized additive models. Computational Statistics &amp; Data Analysis 55:2372–2387.</w:t>
      </w:r>
    </w:p>
    <w:p w14:paraId="55231321" w14:textId="77777777" w:rsidR="00261818" w:rsidRDefault="00261818" w:rsidP="00261818">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3DA1B0F4" w14:textId="77777777" w:rsidR="00261818" w:rsidRDefault="00261818" w:rsidP="00261818">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7F0E63EB" w14:textId="77777777" w:rsidR="00261818" w:rsidRDefault="00261818" w:rsidP="00261818">
      <w:pPr>
        <w:pStyle w:val="Bibliography"/>
      </w:pPr>
      <w:r>
        <w:t>McGowan AT, Hale EA, Bartow DH, Greco M (2022) Population Dynamics of Common Nearshore Forage Fishes in the Delaware Inland Bays, USA. Estuaries and Coasts 45:2181–2203.</w:t>
      </w:r>
    </w:p>
    <w:p w14:paraId="661C220F" w14:textId="77777777" w:rsidR="00261818" w:rsidRDefault="00261818" w:rsidP="00261818">
      <w:pPr>
        <w:pStyle w:val="Bibliography"/>
      </w:pPr>
      <w:r>
        <w:t>McGowan DW, Horne JK, Parker-Stetter SL (2019) Variability in species composition and distribution of forage fish in the Gulf of Alaska. Deep Sea Research Part II: Topical Studies in Oceanography 165:221–237.</w:t>
      </w:r>
    </w:p>
    <w:p w14:paraId="605384AC" w14:textId="77777777" w:rsidR="00261818" w:rsidRDefault="00261818" w:rsidP="00261818">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7F15918C" w14:textId="77777777" w:rsidR="00261818" w:rsidRDefault="00261818" w:rsidP="00261818">
      <w:pPr>
        <w:pStyle w:val="Bibliography"/>
      </w:pPr>
      <w:r>
        <w:t>Methratta ET, Link JS (2007) Ontogenetic variation in habitat association for four groundfish species in the Gulf of Maine–Georges Bank region. Mar Ecol Prog Ser 338:169–181.</w:t>
      </w:r>
    </w:p>
    <w:p w14:paraId="797DAA9B" w14:textId="77777777" w:rsidR="00261818" w:rsidRDefault="00261818" w:rsidP="00261818">
      <w:pPr>
        <w:pStyle w:val="Bibliography"/>
      </w:pPr>
      <w:r>
        <w:t>Mildenberger TK, Taylor MH, Wolff M (2017) TropFishR: an R package for fisheries analysis with length-frequency data. Methods in Ecology and Evolution 8:1520–1527.</w:t>
      </w:r>
    </w:p>
    <w:p w14:paraId="6506FB29" w14:textId="77777777" w:rsidR="00261818" w:rsidRDefault="00261818" w:rsidP="00261818">
      <w:pPr>
        <w:pStyle w:val="Bibliography"/>
      </w:pPr>
      <w:r>
        <w:t>Munsch S, Cordell J, Toft J (2016) Fine-scale habitat use and behavior of a nearshore fish community: nursery functions, predation avoidance, and spatiotemporal habitat partitioning. Mar Ecol Prog Ser 557:1–15.</w:t>
      </w:r>
    </w:p>
    <w:p w14:paraId="57DE41AA" w14:textId="77777777" w:rsidR="00261818" w:rsidRDefault="00261818" w:rsidP="00261818">
      <w:pPr>
        <w:pStyle w:val="Bibliography"/>
      </w:pPr>
      <w:r>
        <w:t>NOAA (2024) Atlantic Herring 2024 management track assessment report. US Department of Commerce, Northeast Fisheries Science Center, Woods Hole, MA.</w:t>
      </w:r>
    </w:p>
    <w:p w14:paraId="0489F492" w14:textId="77777777" w:rsidR="00261818" w:rsidRDefault="00261818" w:rsidP="00261818">
      <w:pPr>
        <w:pStyle w:val="Bibliography"/>
      </w:pPr>
      <w:r>
        <w:t>Nye J, Link J, Hare J, Overholtz W (2009) Changing spatial distribution of fish stocks in relation to climate and population size on the Northeast United States continental shelf. Mar Ecol Prog Ser 393:111–129.</w:t>
      </w:r>
    </w:p>
    <w:p w14:paraId="3B784866" w14:textId="77777777" w:rsidR="00261818" w:rsidRDefault="00261818" w:rsidP="00261818">
      <w:pPr>
        <w:pStyle w:val="Bibliography"/>
      </w:pPr>
      <w:r>
        <w:t>O’Brien L, Burnett J, Mayo RK (1993) Maturation of Nineteen Species of Finfish off the Northeast Coast of the United States, 1985-1990. Woods Hole Laboratory Northeast Fisheries Science Center, Woods Hole, MA.</w:t>
      </w:r>
    </w:p>
    <w:p w14:paraId="107E5636" w14:textId="77777777" w:rsidR="00261818" w:rsidRDefault="00261818" w:rsidP="00261818">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59BE1155" w14:textId="77777777" w:rsidR="00261818" w:rsidRDefault="00261818" w:rsidP="00261818">
      <w:pPr>
        <w:pStyle w:val="Bibliography"/>
      </w:pPr>
      <w:r>
        <w:t>O’Neill ME, Bluhm SC, Nichols OC (2025) Citizen science contributions to the investigation of extralimital tropical and subtropical marine fish distribution via Gulf Stream transport. Fisheries:vuae014.</w:t>
      </w:r>
    </w:p>
    <w:p w14:paraId="6BABE12A" w14:textId="77777777" w:rsidR="00261818" w:rsidRDefault="00261818" w:rsidP="00261818">
      <w:pPr>
        <w:pStyle w:val="Bibliography"/>
      </w:pPr>
      <w:r>
        <w:lastRenderedPageBreak/>
        <w:t>Pershing AJ, Alexander MA, Brady DC, Brickman D, Curchitser EN, Diamond AW, McClenachan L, Mills KE, Nichols OC, Pendleton DE, Record NR, Scott JD, Staudinger MD, Wang Y (2021) Climate impacts on the Gulf of Maine ecosystem. Elementa: Science of the Anthropocene 9:00076.</w:t>
      </w:r>
    </w:p>
    <w:p w14:paraId="3BE9E8B1" w14:textId="77777777" w:rsidR="00261818" w:rsidRDefault="00261818" w:rsidP="00261818">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17909F73" w14:textId="77777777" w:rsidR="00261818" w:rsidRDefault="00261818" w:rsidP="00261818">
      <w:pPr>
        <w:pStyle w:val="Bibliography"/>
      </w:pPr>
      <w:r>
        <w:t>Petersen CGJ (1891) Eine Methode zur Bestimmung des Alters und des Wuchses der Fische. Mit Dtch Seefischerie 2:226–235.</w:t>
      </w:r>
    </w:p>
    <w:p w14:paraId="2241CDC1" w14:textId="77777777" w:rsidR="00261818" w:rsidRDefault="00261818" w:rsidP="00261818">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517F29D2" w14:textId="77777777" w:rsidR="00261818" w:rsidRDefault="00261818" w:rsidP="00261818">
      <w:pPr>
        <w:pStyle w:val="Bibliography"/>
      </w:pPr>
      <w:r>
        <w:t>Pringle J, Baumann H (2019) Otolith-based growth reconstructions in young-of-year Atlantic silversides Menidia menidia and their implications for sex-selective survival. Mar Ecol Prog Ser 632:193–204.</w:t>
      </w:r>
    </w:p>
    <w:p w14:paraId="16744CC9" w14:textId="77777777" w:rsidR="00261818" w:rsidRDefault="00261818" w:rsidP="00261818">
      <w:pPr>
        <w:pStyle w:val="Bibliography"/>
      </w:pPr>
      <w:r>
        <w:t>Record N, Pershing A, Rasher D (2024) Early Warning of a Cold Wave in the Gulf of Maine. Oceanog 37.</w:t>
      </w:r>
    </w:p>
    <w:p w14:paraId="06B2794A" w14:textId="77777777" w:rsidR="00261818" w:rsidRDefault="00261818" w:rsidP="00261818">
      <w:pPr>
        <w:pStyle w:val="Bibliography"/>
      </w:pPr>
      <w:r>
        <w:t>Saba VS, Griffies SM, Anderson WG, Winton M, Alexander MA, Delworth TL, Hare JA, Harrison MJ, Rosati A, Vecchi GA, Zhang R (2016) Enhanced warming of the Northwest Atlantic Ocean under climate change. JGR Oceans 121:118–132.</w:t>
      </w:r>
    </w:p>
    <w:p w14:paraId="07E3BD30" w14:textId="77777777" w:rsidR="00261818" w:rsidRDefault="00261818" w:rsidP="00261818">
      <w:pPr>
        <w:pStyle w:val="Bibliography"/>
      </w:pPr>
      <w:r>
        <w:t>Saunders R, Hachey MA, Fay CW (2006) Maine’s Diadromous Fish Community: Past, Present, and Implications for Atlantic Salmon Recovery. 31.</w:t>
      </w:r>
    </w:p>
    <w:p w14:paraId="46DDA1D8" w14:textId="77777777" w:rsidR="00261818" w:rsidRDefault="00261818" w:rsidP="00261818">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3F96B948" w14:textId="77777777" w:rsidR="00261818" w:rsidRDefault="00261818" w:rsidP="00261818">
      <w:pPr>
        <w:pStyle w:val="Bibliography"/>
      </w:pPr>
      <w:r>
        <w:t>Sheridan JA, Bickford D (2011) Shrinking body size as an ecological response to climate change. Nature Clim Change 1:401–406.</w:t>
      </w:r>
    </w:p>
    <w:p w14:paraId="144EC285" w14:textId="77777777" w:rsidR="00261818" w:rsidRDefault="00261818" w:rsidP="00261818">
      <w:pPr>
        <w:pStyle w:val="Bibliography"/>
      </w:pPr>
      <w:r>
        <w:t>Sswat M, Stiasny MH, Jutfelt F, Riebesell U, Clemmesen C (2018) Growth performance and survival of larval Atlantic herring, under the combined effects of elevated temperatures and CO2. PLoS ONE 13:e0191947.</w:t>
      </w:r>
    </w:p>
    <w:p w14:paraId="2C89271C" w14:textId="77777777" w:rsidR="00261818" w:rsidRDefault="00261818" w:rsidP="00261818">
      <w:pPr>
        <w:pStyle w:val="Bibliography"/>
      </w:pPr>
      <w:r>
        <w:t>Statisticat LLC (2021) LaplacesDemon: Complete Environment for Bayesian Inference.</w:t>
      </w:r>
    </w:p>
    <w:p w14:paraId="24AE18E4" w14:textId="77777777" w:rsidR="00261818" w:rsidRDefault="00261818" w:rsidP="00261818">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45FDB3C0" w14:textId="77777777" w:rsidR="00261818" w:rsidRDefault="00261818" w:rsidP="00261818">
      <w:pPr>
        <w:pStyle w:val="Bibliography"/>
      </w:pPr>
      <w:r>
        <w:t>Steneck RS, Wahle RA (2013) American lobster dynamics in a brave new ocean. Can J Fish Aquat Sci 70:1612–1624.</w:t>
      </w:r>
    </w:p>
    <w:p w14:paraId="30E5AD2F" w14:textId="77777777" w:rsidR="00261818" w:rsidRDefault="00261818" w:rsidP="00261818">
      <w:pPr>
        <w:pStyle w:val="Bibliography"/>
      </w:pPr>
      <w:r>
        <w:lastRenderedPageBreak/>
        <w:t>Stevenson DK (1989) Spawning locations and times for Atlantic herring on the Maine coast. Maine Department of Marine Resources Bureau of Marine Sciences.</w:t>
      </w:r>
    </w:p>
    <w:p w14:paraId="7631B525" w14:textId="77777777" w:rsidR="00261818" w:rsidRDefault="00261818" w:rsidP="00261818">
      <w:pPr>
        <w:pStyle w:val="Bibliography"/>
      </w:pPr>
      <w:r>
        <w:t xml:space="preserve">Stevenson DK, Scott ML (2005) Essential Fish Habitat Source Document: Atlantic Herring, </w:t>
      </w:r>
      <w:r>
        <w:rPr>
          <w:i/>
          <w:iCs/>
        </w:rPr>
        <w:t>Clupea harengus</w:t>
      </w:r>
      <w:r>
        <w:t>, Life History and Habitat Characteristics. Second Edition. Woods Hole, MA.</w:t>
      </w:r>
    </w:p>
    <w:p w14:paraId="6BFF3ACF" w14:textId="77777777" w:rsidR="00261818" w:rsidRDefault="00261818" w:rsidP="00261818">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39800678" w14:textId="77777777" w:rsidR="00261818" w:rsidRDefault="00261818" w:rsidP="00261818">
      <w:pPr>
        <w:pStyle w:val="Bibliography"/>
      </w:pPr>
      <w:r>
        <w:t>Wood AJM, Collie JS, Hare JA (2009) A comparison between warm-water fish assemblages of Narragansett Bay and those of Long Island Sound waters. Fishery Bulletin 107:89–100.</w:t>
      </w:r>
    </w:p>
    <w:p w14:paraId="7F84F964" w14:textId="77777777" w:rsidR="00261818" w:rsidRDefault="00261818" w:rsidP="00261818">
      <w:pPr>
        <w:pStyle w:val="Bibliography"/>
      </w:pPr>
      <w:r>
        <w:t>Wood SN (2004) Stable and Efficient Multiple Smoothing Parameter Estimation for Generalized Additive Models. Journal of the American Statistical Association 99:673–686.</w:t>
      </w:r>
    </w:p>
    <w:p w14:paraId="2B605C54" w14:textId="77777777" w:rsidR="00261818" w:rsidRDefault="00261818" w:rsidP="00261818">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7F965CA2" w14:textId="0D00099A" w:rsidR="00291AF8" w:rsidRPr="00926F2C" w:rsidRDefault="00C928BF" w:rsidP="00C928BF">
      <w:pPr>
        <w:pStyle w:val="Bibliography"/>
        <w:rPr>
          <w:b/>
          <w:color w:val="4472C4"/>
        </w:rPr>
      </w:pPr>
      <w:r w:rsidRPr="00926F2C">
        <w:rPr>
          <w:b/>
          <w:color w:val="4472C4"/>
        </w:rPr>
        <w:fldChar w:fldCharType="end"/>
      </w:r>
    </w:p>
    <w:p w14:paraId="4A26D356" w14:textId="77777777" w:rsidR="00291AF8" w:rsidRPr="00926F2C" w:rsidRDefault="00291AF8">
      <w:pPr>
        <w:rPr>
          <w:b/>
          <w:color w:val="4472C4"/>
        </w:rPr>
      </w:pPr>
      <w:r w:rsidRPr="00926F2C">
        <w:rPr>
          <w:b/>
          <w:color w:val="4472C4"/>
        </w:rPr>
        <w:br w:type="page"/>
      </w:r>
    </w:p>
    <w:p w14:paraId="0D7AFB6A" w14:textId="01345023" w:rsidR="00291AF8" w:rsidRPr="00926F2C" w:rsidRDefault="00291AF8" w:rsidP="00291AF8">
      <w:pPr>
        <w:pStyle w:val="Bibliography"/>
        <w:rPr>
          <w:b/>
          <w:color w:val="4472C4"/>
        </w:rPr>
      </w:pPr>
      <w:r w:rsidRPr="00926F2C">
        <w:rPr>
          <w:b/>
          <w:color w:val="4472C4"/>
        </w:rPr>
        <w:lastRenderedPageBreak/>
        <w:t>7</w:t>
      </w:r>
      <w:r w:rsidRPr="00926F2C">
        <w:rPr>
          <w:b/>
          <w:color w:val="4472C4"/>
        </w:rPr>
        <w:tab/>
        <w:t>Figures</w:t>
      </w:r>
      <w:r w:rsidR="00F77EBD" w:rsidRPr="00926F2C">
        <w:rPr>
          <w:b/>
          <w:color w:val="4472C4"/>
        </w:rPr>
        <w:t xml:space="preserve"> &amp; Figure captions</w:t>
      </w:r>
    </w:p>
    <w:p w14:paraId="5D6CDDB5" w14:textId="456BAF7B" w:rsidR="00291AF8" w:rsidRPr="00611679" w:rsidRDefault="00611679" w:rsidP="00291AF8">
      <w:pPr>
        <w:pStyle w:val="NormalWeb"/>
      </w:pPr>
      <w:r>
        <w:rPr>
          <w:noProof/>
        </w:rPr>
        <w:drawing>
          <wp:inline distT="0" distB="0" distL="0" distR="0" wp14:anchorId="1EDA1184" wp14:editId="03BAD4C5">
            <wp:extent cx="3329940" cy="4517781"/>
            <wp:effectExtent l="0" t="0" r="3810" b="0"/>
            <wp:docPr id="2112687678"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678"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07" b="5447"/>
                    <a:stretch>
                      <a:fillRect/>
                    </a:stretch>
                  </pic:blipFill>
                  <pic:spPr bwMode="auto">
                    <a:xfrm>
                      <a:off x="0" y="0"/>
                      <a:ext cx="3335937" cy="4525918"/>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926F2C" w:rsidRDefault="00291AF8">
      <w:pPr>
        <w:rPr>
          <w:bCs/>
        </w:rPr>
      </w:pPr>
      <w:bookmarkStart w:id="326" w:name="_Hlk197941859"/>
      <w:commentRangeStart w:id="327"/>
      <w:r w:rsidRPr="00926F2C">
        <w:rPr>
          <w:bCs/>
        </w:rPr>
        <w:t xml:space="preserve">Figure </w:t>
      </w:r>
      <w:commentRangeEnd w:id="327"/>
      <w:r w:rsidR="00B24E15" w:rsidRPr="00926F2C">
        <w:rPr>
          <w:rStyle w:val="CommentReference"/>
        </w:rPr>
        <w:commentReference w:id="327"/>
      </w:r>
      <w:r w:rsidRPr="00926F2C">
        <w:rPr>
          <w:bCs/>
        </w:rPr>
        <w:t xml:space="preserve">1: Location of sampling sites along the western coast of Casco Bay. </w:t>
      </w:r>
      <w:proofErr w:type="gramStart"/>
      <w:r w:rsidRPr="00926F2C">
        <w:rPr>
          <w:bCs/>
        </w:rPr>
        <w:t>Inset</w:t>
      </w:r>
      <w:proofErr w:type="gramEnd"/>
      <w:r w:rsidRPr="00926F2C">
        <w:rPr>
          <w:bCs/>
        </w:rPr>
        <w:t xml:space="preserve"> shows the state of Maine and relative position (red border) of the sampling area. Sites are, from north to south, Presumpscot Moorings (PM), </w:t>
      </w:r>
      <w:proofErr w:type="spellStart"/>
      <w:r w:rsidRPr="00926F2C">
        <w:rPr>
          <w:bCs/>
        </w:rPr>
        <w:t>Skitterygusset</w:t>
      </w:r>
      <w:proofErr w:type="spellEnd"/>
      <w:r w:rsidRPr="00926F2C">
        <w:rPr>
          <w:bCs/>
        </w:rPr>
        <w:t xml:space="preserve"> (SK), Mussel Cove (MC), Audubon (AD), Brothers Island North (BN), Mackworth Island North (MN), Mackworth Island Beach (MB), Back Cove (BC), Great Diamond Island (GD), Southern Maine Community College (SM), Cushing Island (CI), and Alewife Cove (</w:t>
      </w:r>
      <w:ins w:id="328" w:author="GMRI Eds" w:date="2025-07-29T09:46:00Z" w16du:dateUtc="2025-07-29T13:46:00Z">
        <w:r w:rsidR="004F16F7">
          <w:rPr>
            <w:bCs/>
          </w:rPr>
          <w:t>AC</w:t>
        </w:r>
      </w:ins>
      <w:del w:id="329" w:author="GMRI Eds" w:date="2025-07-29T09:46:00Z" w16du:dateUtc="2025-07-29T13:46:00Z">
        <w:r w:rsidRPr="00926F2C">
          <w:rPr>
            <w:bCs/>
          </w:rPr>
          <w:delText>CI</w:delText>
        </w:r>
      </w:del>
      <w:r w:rsidRPr="00926F2C">
        <w:rPr>
          <w:bCs/>
        </w:rPr>
        <w:t>). The city of Portland is also labeled for context.</w:t>
      </w:r>
      <w:bookmarkEnd w:id="326"/>
      <w:r w:rsidRPr="00926F2C">
        <w:rPr>
          <w:bCs/>
        </w:rPr>
        <w:br w:type="page"/>
      </w:r>
    </w:p>
    <w:p w14:paraId="487888FD" w14:textId="1CE1ED62" w:rsidR="00291AF8" w:rsidRPr="00926F2C" w:rsidRDefault="00291AF8" w:rsidP="00291AF8">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786EA9E4" wp14:editId="21C5B9D0">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7854E9D2" w:rsidR="00291AF8" w:rsidRPr="00926F2C" w:rsidRDefault="00291AF8" w:rsidP="00291AF8">
      <w:pPr>
        <w:pStyle w:val="NormalWeb"/>
        <w:rPr>
          <w:bCs/>
        </w:rPr>
      </w:pPr>
      <w:r w:rsidRPr="00926F2C">
        <w:rPr>
          <w:rFonts w:asciiTheme="minorHAnsi" w:hAnsiTheme="minorHAnsi"/>
          <w:bCs/>
          <w:sz w:val="22"/>
          <w:szCs w:val="22"/>
        </w:rPr>
        <w:t xml:space="preserve">Figure 2: Weekly length distributions (in mm) for herring (top panel) and silverside (bottom panel) aggregated across all sampled years. Blue lines indicate locally estimated scatterplot smoothing </w:t>
      </w:r>
      <w:ins w:id="330" w:author="Katie Lankowicz [2]" w:date="2025-07-29T10:46:00Z" w16du:dateUtc="2025-07-29T14:46:00Z">
        <w:r w:rsidR="0063690C">
          <w:rPr>
            <w:rFonts w:asciiTheme="minorHAnsi" w:hAnsiTheme="minorHAnsi"/>
            <w:bCs/>
            <w:sz w:val="22"/>
            <w:szCs w:val="22"/>
          </w:rPr>
          <w:t xml:space="preserve">(LOESS) </w:t>
        </w:r>
      </w:ins>
      <w:r w:rsidRPr="00926F2C">
        <w:rPr>
          <w:rFonts w:asciiTheme="minorHAnsi" w:hAnsiTheme="minorHAnsi"/>
          <w:bCs/>
          <w:sz w:val="22"/>
          <w:szCs w:val="22"/>
        </w:rPr>
        <w:t xml:space="preserve">regressions to illustrate changes average weekly </w:t>
      </w:r>
      <w:commentRangeStart w:id="331"/>
      <w:r w:rsidRPr="00926F2C">
        <w:rPr>
          <w:rFonts w:asciiTheme="minorHAnsi" w:hAnsiTheme="minorHAnsi"/>
          <w:bCs/>
          <w:sz w:val="22"/>
          <w:szCs w:val="22"/>
        </w:rPr>
        <w:t>lengths</w:t>
      </w:r>
      <w:commentRangeEnd w:id="331"/>
      <w:r w:rsidR="00B24E15" w:rsidRPr="00926F2C">
        <w:rPr>
          <w:rStyle w:val="CommentReference"/>
          <w:rFonts w:asciiTheme="minorHAnsi" w:eastAsiaTheme="minorHAnsi" w:hAnsiTheme="minorHAnsi" w:cstheme="minorBidi"/>
          <w:kern w:val="2"/>
          <w14:ligatures w14:val="standardContextual"/>
        </w:rPr>
        <w:commentReference w:id="331"/>
      </w:r>
      <w:r w:rsidRPr="00926F2C">
        <w:rPr>
          <w:rFonts w:asciiTheme="minorHAnsi" w:hAnsiTheme="minorHAnsi"/>
          <w:bCs/>
          <w:sz w:val="22"/>
          <w:szCs w:val="22"/>
        </w:rPr>
        <w:t>.</w:t>
      </w:r>
      <w:r w:rsidRPr="00926F2C">
        <w:rPr>
          <w:rFonts w:asciiTheme="minorHAnsi" w:hAnsiTheme="minorHAnsi"/>
          <w:bCs/>
          <w:sz w:val="22"/>
          <w:szCs w:val="22"/>
        </w:rPr>
        <w:br w:type="page"/>
      </w:r>
    </w:p>
    <w:p w14:paraId="62E8E700" w14:textId="70ABB7AD" w:rsidR="00291AF8" w:rsidRPr="00926F2C" w:rsidRDefault="00291AF8" w:rsidP="00291AF8">
      <w:pPr>
        <w:pStyle w:val="NormalWeb"/>
      </w:pPr>
      <w:r w:rsidRPr="00926F2C">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Pr="00926F2C" w:rsidRDefault="00291AF8" w:rsidP="00291AF8">
      <w:pPr>
        <w:pStyle w:val="NormalWeb"/>
      </w:pPr>
      <w:commentRangeStart w:id="332"/>
      <w:commentRangeStart w:id="333"/>
      <w:r w:rsidRPr="00926F2C">
        <w:rPr>
          <w:rFonts w:asciiTheme="minorHAnsi" w:hAnsiTheme="minorHAnsi"/>
          <w:sz w:val="22"/>
          <w:szCs w:val="22"/>
        </w:rPr>
        <w:t xml:space="preserve">Figure 3: </w:t>
      </w:r>
      <w:commentRangeEnd w:id="332"/>
      <w:r w:rsidR="00903215">
        <w:rPr>
          <w:rStyle w:val="CommentReference"/>
          <w:rFonts w:asciiTheme="minorHAnsi" w:eastAsiaTheme="minorHAnsi" w:hAnsiTheme="minorHAnsi" w:cstheme="minorBidi"/>
          <w:kern w:val="2"/>
          <w14:ligatures w14:val="standardContextual"/>
        </w:rPr>
        <w:commentReference w:id="332"/>
      </w:r>
      <w:commentRangeEnd w:id="333"/>
      <w:r w:rsidR="00A235A3">
        <w:rPr>
          <w:rStyle w:val="CommentReference"/>
          <w:rFonts w:asciiTheme="minorHAnsi" w:eastAsiaTheme="minorHAnsi" w:hAnsiTheme="minorHAnsi" w:cstheme="minorBidi"/>
          <w:kern w:val="2"/>
          <w14:ligatures w14:val="standardContextual"/>
        </w:rPr>
        <w:commentReference w:id="333"/>
      </w:r>
      <w:r w:rsidRPr="00926F2C">
        <w:rPr>
          <w:rFonts w:asciiTheme="minorHAnsi" w:hAnsiTheme="minorHAnsi"/>
          <w:sz w:val="22"/>
          <w:szCs w:val="22"/>
        </w:rPr>
        <w:t xml:space="preserve">Temperature anomalies compared </w:t>
      </w:r>
      <w:commentRangeStart w:id="334"/>
      <w:r w:rsidRPr="00926F2C">
        <w:rPr>
          <w:rFonts w:asciiTheme="minorHAnsi" w:hAnsiTheme="minorHAnsi"/>
          <w:sz w:val="22"/>
          <w:szCs w:val="22"/>
        </w:rPr>
        <w:t>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commentRangeEnd w:id="334"/>
      <w:r w:rsidR="00B24E15" w:rsidRPr="00926F2C">
        <w:rPr>
          <w:rStyle w:val="CommentReference"/>
          <w:rFonts w:asciiTheme="minorHAnsi" w:eastAsiaTheme="minorHAnsi" w:hAnsiTheme="minorHAnsi" w:cstheme="minorBidi"/>
          <w:kern w:val="2"/>
          <w14:ligatures w14:val="standardContextual"/>
        </w:rPr>
        <w:commentReference w:id="334"/>
      </w:r>
      <w:r w:rsidRPr="00926F2C">
        <w:rPr>
          <w:rFonts w:asciiTheme="minorHAnsi" w:hAnsiTheme="minorHAnsi"/>
          <w:sz w:val="22"/>
          <w:szCs w:val="22"/>
        </w:rPr>
        <w:br w:type="page"/>
      </w:r>
    </w:p>
    <w:p w14:paraId="021F8CB7" w14:textId="414DC913" w:rsidR="00291AF8" w:rsidRPr="00926F2C" w:rsidRDefault="00291AF8" w:rsidP="00291AF8">
      <w:pPr>
        <w:pStyle w:val="NormalWeb"/>
      </w:pPr>
      <w:r w:rsidRPr="00926F2C">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Pr="00926F2C" w:rsidRDefault="00291AF8" w:rsidP="00291AF8">
      <w:pPr>
        <w:pStyle w:val="NormalWeb"/>
      </w:pPr>
      <w:commentRangeStart w:id="335"/>
      <w:commentRangeStart w:id="336"/>
      <w:r w:rsidRPr="00926F2C">
        <w:rPr>
          <w:rFonts w:asciiTheme="minorHAnsi" w:hAnsiTheme="minorHAnsi"/>
          <w:sz w:val="22"/>
          <w:szCs w:val="22"/>
        </w:rPr>
        <w:t xml:space="preserve">Figure </w:t>
      </w:r>
      <w:commentRangeEnd w:id="335"/>
      <w:r w:rsidR="00B24E15" w:rsidRPr="00926F2C">
        <w:rPr>
          <w:rStyle w:val="CommentReference"/>
          <w:rFonts w:asciiTheme="minorHAnsi" w:eastAsiaTheme="minorHAnsi" w:hAnsiTheme="minorHAnsi" w:cstheme="minorBidi"/>
          <w:kern w:val="2"/>
          <w14:ligatures w14:val="standardContextual"/>
        </w:rPr>
        <w:commentReference w:id="335"/>
      </w:r>
      <w:commentRangeEnd w:id="336"/>
      <w:r w:rsidR="00926F2C" w:rsidRPr="00926F2C">
        <w:rPr>
          <w:rStyle w:val="CommentReference"/>
          <w:rFonts w:asciiTheme="minorHAnsi" w:eastAsiaTheme="minorHAnsi" w:hAnsiTheme="minorHAnsi" w:cstheme="minorBidi"/>
          <w:kern w:val="2"/>
          <w14:ligatures w14:val="standardContextual"/>
        </w:rPr>
        <w:commentReference w:id="336"/>
      </w:r>
      <w:r w:rsidRPr="00926F2C">
        <w:rPr>
          <w:rFonts w:asciiTheme="minorHAnsi" w:hAnsiTheme="minorHAnsi"/>
          <w:sz w:val="22"/>
          <w:szCs w:val="22"/>
        </w:rPr>
        <w:t>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headerReference w:type="default" r:id="rId19"/>
          <w:footerReference w:type="default" r:id="rId20"/>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 xml:space="preserve">Figure </w:t>
      </w:r>
      <w:commentRangeStart w:id="337"/>
      <w:commentRangeStart w:id="338"/>
      <w:r w:rsidRPr="00926F2C">
        <w:rPr>
          <w:rFonts w:asciiTheme="minorHAnsi" w:hAnsiTheme="minorHAnsi"/>
          <w:sz w:val="22"/>
          <w:szCs w:val="22"/>
        </w:rPr>
        <w:t>5</w:t>
      </w:r>
      <w:commentRangeEnd w:id="337"/>
      <w:r w:rsidR="00B24E15" w:rsidRPr="00926F2C">
        <w:rPr>
          <w:rStyle w:val="CommentReference"/>
          <w:rFonts w:asciiTheme="minorHAnsi" w:eastAsiaTheme="minorHAnsi" w:hAnsiTheme="minorHAnsi" w:cstheme="minorBidi"/>
          <w:kern w:val="2"/>
          <w14:ligatures w14:val="standardContextual"/>
        </w:rPr>
        <w:commentReference w:id="337"/>
      </w:r>
      <w:commentRangeEnd w:id="338"/>
      <w:r w:rsidR="00926F2C" w:rsidRPr="00926F2C">
        <w:rPr>
          <w:rStyle w:val="CommentReference"/>
          <w:rFonts w:asciiTheme="minorHAnsi" w:eastAsiaTheme="minorHAnsi" w:hAnsiTheme="minorHAnsi" w:cstheme="minorBidi"/>
          <w:kern w:val="2"/>
          <w14:ligatures w14:val="standardContextual"/>
        </w:rPr>
        <w:commentReference w:id="338"/>
      </w:r>
      <w:r w:rsidRPr="00926F2C">
        <w:rPr>
          <w:rFonts w:asciiTheme="minorHAnsi" w:hAnsiTheme="minorHAnsi"/>
          <w:sz w:val="22"/>
          <w:szCs w:val="22"/>
        </w:rPr>
        <w:t>: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commentRangeStart w:id="339"/>
      <w:commentRangeStart w:id="340"/>
      <w:r w:rsidRPr="00926F2C">
        <w:rPr>
          <w:rFonts w:asciiTheme="minorHAnsi" w:hAnsiTheme="minorHAnsi"/>
          <w:sz w:val="22"/>
          <w:szCs w:val="22"/>
        </w:rPr>
        <w:t xml:space="preserve">Figure </w:t>
      </w:r>
      <w:commentRangeEnd w:id="339"/>
      <w:r w:rsidR="00B24E15" w:rsidRPr="00926F2C">
        <w:rPr>
          <w:rStyle w:val="CommentReference"/>
          <w:rFonts w:asciiTheme="minorHAnsi" w:eastAsiaTheme="minorHAnsi" w:hAnsiTheme="minorHAnsi" w:cstheme="minorBidi"/>
          <w:kern w:val="2"/>
          <w14:ligatures w14:val="standardContextual"/>
        </w:rPr>
        <w:commentReference w:id="339"/>
      </w:r>
      <w:commentRangeEnd w:id="340"/>
      <w:r w:rsidR="00926F2C" w:rsidRPr="00926F2C">
        <w:rPr>
          <w:rStyle w:val="CommentReference"/>
          <w:rFonts w:asciiTheme="minorHAnsi" w:eastAsiaTheme="minorHAnsi" w:hAnsiTheme="minorHAnsi" w:cstheme="minorBidi"/>
          <w:kern w:val="2"/>
          <w14:ligatures w14:val="standardContextual"/>
        </w:rPr>
        <w:commentReference w:id="340"/>
      </w:r>
      <w:r w:rsidRPr="00926F2C">
        <w:rPr>
          <w:rFonts w:asciiTheme="minorHAnsi" w:hAnsiTheme="minorHAnsi"/>
          <w:sz w:val="22"/>
          <w:szCs w:val="22"/>
        </w:rPr>
        <w:t>6: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926F2C" w:rsidRDefault="0074445F" w:rsidP="000229DC">
      <w:pPr>
        <w:pStyle w:val="NormalWeb"/>
        <w:rPr>
          <w:rFonts w:asciiTheme="minorHAnsi" w:hAnsiTheme="minorHAnsi"/>
          <w:bCs/>
          <w:sz w:val="22"/>
          <w:szCs w:val="22"/>
        </w:rPr>
      </w:pPr>
      <w:commentRangeStart w:id="341"/>
      <w:r w:rsidRPr="00926F2C">
        <w:rPr>
          <w:rFonts w:asciiTheme="minorHAnsi" w:hAnsiTheme="minorHAnsi"/>
          <w:sz w:val="22"/>
          <w:szCs w:val="22"/>
        </w:rPr>
        <w:t>Figure 7</w:t>
      </w:r>
      <w:commentRangeEnd w:id="341"/>
      <w:r w:rsidR="003E13B3" w:rsidRPr="00926F2C">
        <w:rPr>
          <w:rStyle w:val="CommentReference"/>
          <w:rFonts w:asciiTheme="minorHAnsi" w:eastAsiaTheme="minorHAnsi" w:hAnsiTheme="minorHAnsi" w:cstheme="minorBidi"/>
          <w:kern w:val="2"/>
          <w14:ligatures w14:val="standardContextual"/>
        </w:rPr>
        <w:commentReference w:id="341"/>
      </w:r>
      <w:r w:rsidRPr="00926F2C">
        <w:rPr>
          <w:rFonts w:asciiTheme="minorHAnsi" w:hAnsiTheme="minorHAnsi"/>
          <w:sz w:val="22"/>
          <w:szCs w:val="22"/>
        </w:rPr>
        <w:t xml:space="preserve">: </w:t>
      </w:r>
      <w:r w:rsidR="000229DC" w:rsidRPr="00926F2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926F2C">
        <w:rPr>
          <w:rFonts w:asciiTheme="minorHAnsi" w:hAnsiTheme="minorHAnsi"/>
          <w:bCs/>
          <w:sz w:val="22"/>
          <w:szCs w:val="22"/>
        </w:rPr>
        <w:t xml:space="preserve">early summer (weeks 24-28 of each year), </w:t>
      </w:r>
      <w:proofErr w:type="spellStart"/>
      <w:r w:rsidR="000229DC" w:rsidRPr="00926F2C">
        <w:rPr>
          <w:rFonts w:asciiTheme="minorHAnsi" w:hAnsiTheme="minorHAnsi"/>
          <w:bCs/>
          <w:sz w:val="22"/>
          <w:szCs w:val="22"/>
        </w:rPr>
        <w:t>mid summer</w:t>
      </w:r>
      <w:proofErr w:type="spellEnd"/>
      <w:r w:rsidR="000229DC" w:rsidRPr="00926F2C">
        <w:rPr>
          <w:rFonts w:asciiTheme="minorHAnsi" w:hAnsiTheme="minorHAnsi"/>
          <w:bCs/>
          <w:sz w:val="22"/>
          <w:szCs w:val="22"/>
        </w:rPr>
        <w:t xml:space="preserve"> (weeks 29-33), and late summer (weeks 34-39) periods; (b) the NMDS ordination of each site-period combination (points) with coloring indicating the same clustering structure and herring (h), silverside (ss), and sand lance (</w:t>
      </w:r>
      <w:proofErr w:type="spellStart"/>
      <w:r w:rsidR="000229DC" w:rsidRPr="00926F2C">
        <w:rPr>
          <w:rFonts w:asciiTheme="minorHAnsi" w:hAnsiTheme="minorHAnsi"/>
          <w:bCs/>
          <w:sz w:val="22"/>
          <w:szCs w:val="22"/>
        </w:rPr>
        <w:t>sl</w:t>
      </w:r>
      <w:proofErr w:type="spellEnd"/>
      <w:r w:rsidR="000229DC" w:rsidRPr="00926F2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926F2C">
        <w:rPr>
          <w:rFonts w:asciiTheme="minorHAnsi" w:hAnsiTheme="minorHAnsi"/>
          <w:bCs/>
          <w:sz w:val="22"/>
          <w:szCs w:val="22"/>
        </w:rPr>
        <w:t>tc</w:t>
      </w:r>
      <w:proofErr w:type="spellEnd"/>
      <w:r w:rsidR="000229DC" w:rsidRPr="00926F2C">
        <w:rPr>
          <w:rFonts w:asciiTheme="minorHAnsi" w:hAnsiTheme="minorHAnsi"/>
          <w:bCs/>
          <w:sz w:val="22"/>
          <w:szCs w:val="22"/>
        </w:rPr>
        <w:t>), winter flounder (</w:t>
      </w:r>
      <w:proofErr w:type="spellStart"/>
      <w:r w:rsidR="000229DC" w:rsidRPr="00926F2C">
        <w:rPr>
          <w:rFonts w:asciiTheme="minorHAnsi" w:hAnsiTheme="minorHAnsi"/>
          <w:bCs/>
          <w:sz w:val="22"/>
          <w:szCs w:val="22"/>
        </w:rPr>
        <w:t>fl</w:t>
      </w:r>
      <w:proofErr w:type="spellEnd"/>
      <w:r w:rsidR="000229DC" w:rsidRPr="00926F2C">
        <w:rPr>
          <w:rFonts w:asciiTheme="minorHAnsi" w:hAnsiTheme="minorHAnsi"/>
          <w:bCs/>
          <w:sz w:val="22"/>
          <w:szCs w:val="22"/>
        </w:rPr>
        <w:t>), green crab (</w:t>
      </w:r>
      <w:proofErr w:type="spellStart"/>
      <w:r w:rsidR="000229DC" w:rsidRPr="00926F2C">
        <w:rPr>
          <w:rFonts w:asciiTheme="minorHAnsi" w:hAnsiTheme="minorHAnsi"/>
          <w:bCs/>
          <w:sz w:val="22"/>
          <w:szCs w:val="22"/>
        </w:rPr>
        <w:t>gc</w:t>
      </w:r>
      <w:proofErr w:type="spellEnd"/>
      <w:r w:rsidR="000229DC" w:rsidRPr="00926F2C">
        <w:rPr>
          <w:rFonts w:asciiTheme="minorHAnsi" w:hAnsiTheme="minorHAnsi"/>
          <w:bCs/>
          <w:sz w:val="22"/>
          <w:szCs w:val="22"/>
        </w:rPr>
        <w:t xml:space="preserve">), </w:t>
      </w:r>
      <w:ins w:id="342" w:author="GMRI Eds" w:date="2025-07-29T09:46:00Z" w16du:dateUtc="2025-07-29T13:46:00Z">
        <w:r w:rsidR="00EB350B">
          <w:rPr>
            <w:rFonts w:asciiTheme="minorHAnsi" w:hAnsiTheme="minorHAnsi"/>
            <w:bCs/>
            <w:sz w:val="22"/>
            <w:szCs w:val="22"/>
          </w:rPr>
          <w:t>river herring</w:t>
        </w:r>
      </w:ins>
      <w:del w:id="343" w:author="GMRI Eds" w:date="2025-07-29T09:46:00Z" w16du:dateUtc="2025-07-29T13:46:00Z">
        <w:r w:rsidR="000229DC" w:rsidRPr="00926F2C">
          <w:rPr>
            <w:rFonts w:asciiTheme="minorHAnsi" w:hAnsiTheme="minorHAnsi"/>
            <w:bCs/>
            <w:sz w:val="22"/>
            <w:szCs w:val="22"/>
          </w:rPr>
          <w:delText>alewife</w:delText>
        </w:r>
      </w:del>
      <w:r w:rsidR="000229DC" w:rsidRPr="00926F2C">
        <w:rPr>
          <w:rFonts w:asciiTheme="minorHAnsi" w:hAnsiTheme="minorHAnsi"/>
          <w:bCs/>
          <w:sz w:val="22"/>
          <w:szCs w:val="22"/>
        </w:rPr>
        <w:t xml:space="preserve"> (aw), Atlantic herring (h), Atlantic silverside (ss), mummichog (mm), and American sand </w:t>
      </w:r>
      <w:commentRangeStart w:id="344"/>
      <w:r w:rsidR="000229DC" w:rsidRPr="00926F2C">
        <w:rPr>
          <w:rFonts w:asciiTheme="minorHAnsi" w:hAnsiTheme="minorHAnsi"/>
          <w:bCs/>
          <w:sz w:val="22"/>
          <w:szCs w:val="22"/>
        </w:rPr>
        <w:t xml:space="preserve">lance </w:t>
      </w:r>
      <w:commentRangeEnd w:id="344"/>
      <w:r w:rsidR="00B24E15" w:rsidRPr="00926F2C">
        <w:rPr>
          <w:rStyle w:val="CommentReference"/>
          <w:rFonts w:asciiTheme="minorHAnsi" w:eastAsiaTheme="minorHAnsi" w:hAnsiTheme="minorHAnsi" w:cstheme="minorBidi"/>
          <w:kern w:val="2"/>
          <w14:ligatures w14:val="standardContextual"/>
        </w:rPr>
        <w:commentReference w:id="344"/>
      </w:r>
      <w:r w:rsidR="000229DC" w:rsidRPr="00926F2C">
        <w:rPr>
          <w:rFonts w:asciiTheme="minorHAnsi" w:hAnsiTheme="minorHAnsi"/>
          <w:bCs/>
          <w:sz w:val="22"/>
          <w:szCs w:val="22"/>
        </w:rPr>
        <w:t>(</w:t>
      </w:r>
      <w:proofErr w:type="spellStart"/>
      <w:r w:rsidR="000229DC" w:rsidRPr="00926F2C">
        <w:rPr>
          <w:rFonts w:asciiTheme="minorHAnsi" w:hAnsiTheme="minorHAnsi"/>
          <w:bCs/>
          <w:sz w:val="22"/>
          <w:szCs w:val="22"/>
        </w:rPr>
        <w:t>sl</w:t>
      </w:r>
      <w:proofErr w:type="spellEnd"/>
      <w:r w:rsidR="000229DC" w:rsidRPr="00926F2C">
        <w:rPr>
          <w:rFonts w:asciiTheme="minorHAnsi" w:hAnsiTheme="minorHAnsi"/>
          <w:bCs/>
          <w:sz w:val="22"/>
          <w:szCs w:val="22"/>
        </w:rPr>
        <w:t xml:space="preserve">).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Pr="00926F2C" w:rsidRDefault="000229DC" w:rsidP="00F77EBD">
      <w:pPr>
        <w:pStyle w:val="NormalWeb"/>
        <w:rPr>
          <w:bCs/>
        </w:rPr>
      </w:pPr>
      <w:commentRangeStart w:id="345"/>
      <w:r w:rsidRPr="00926F2C">
        <w:rPr>
          <w:rFonts w:asciiTheme="minorHAnsi" w:hAnsiTheme="minorHAnsi"/>
          <w:sz w:val="22"/>
          <w:szCs w:val="22"/>
        </w:rPr>
        <w:t xml:space="preserve">Figure 8: Nonmetric </w:t>
      </w:r>
      <w:commentRangeEnd w:id="345"/>
      <w:r w:rsidR="00B24E15" w:rsidRPr="00926F2C">
        <w:rPr>
          <w:rStyle w:val="CommentReference"/>
          <w:rFonts w:asciiTheme="minorHAnsi" w:eastAsiaTheme="minorHAnsi" w:hAnsiTheme="minorHAnsi" w:cstheme="minorBidi"/>
          <w:kern w:val="2"/>
          <w14:ligatures w14:val="standardContextual"/>
        </w:rPr>
        <w:commentReference w:id="345"/>
      </w:r>
      <w:r w:rsidRPr="00926F2C">
        <w:rPr>
          <w:rFonts w:asciiTheme="minorHAnsi" w:hAnsiTheme="minorHAnsi"/>
          <w:sz w:val="22"/>
          <w:szCs w:val="22"/>
        </w:rPr>
        <w:t xml:space="preserve">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 xml:space="preserve">the </w:t>
      </w:r>
      <w:proofErr w:type="gramStart"/>
      <w:r w:rsidRPr="00926F2C">
        <w:rPr>
          <w:rFonts w:asciiTheme="minorHAnsi" w:hAnsiTheme="minorHAnsi"/>
          <w:bCs/>
          <w:sz w:val="22"/>
          <w:szCs w:val="22"/>
        </w:rPr>
        <w:t>log</w:t>
      </w:r>
      <w:proofErr w:type="gramEnd"/>
      <w:r w:rsidRPr="00926F2C">
        <w:rPr>
          <w:rFonts w:asciiTheme="minorHAnsi" w:hAnsiTheme="minorHAnsi"/>
          <w:bCs/>
          <w:sz w:val="22"/>
          <w:szCs w:val="22"/>
        </w:rPr>
        <w:t>-scaled average catch per unit effort (CPUE) for all species by cluster. Species are bluefish (bf), northern pipefish (pf), Atlantic tomcod (</w:t>
      </w:r>
      <w:proofErr w:type="spellStart"/>
      <w:r w:rsidRPr="00926F2C">
        <w:rPr>
          <w:rFonts w:asciiTheme="minorHAnsi" w:hAnsiTheme="minorHAnsi"/>
          <w:bCs/>
          <w:sz w:val="22"/>
          <w:szCs w:val="22"/>
        </w:rPr>
        <w:t>tc</w:t>
      </w:r>
      <w:proofErr w:type="spellEnd"/>
      <w:r w:rsidRPr="00926F2C">
        <w:rPr>
          <w:rFonts w:asciiTheme="minorHAnsi" w:hAnsiTheme="minorHAnsi"/>
          <w:bCs/>
          <w:sz w:val="22"/>
          <w:szCs w:val="22"/>
        </w:rPr>
        <w:t>), winter flounder (</w:t>
      </w:r>
      <w:proofErr w:type="spellStart"/>
      <w:r w:rsidRPr="00926F2C">
        <w:rPr>
          <w:rFonts w:asciiTheme="minorHAnsi" w:hAnsiTheme="minorHAnsi"/>
          <w:bCs/>
          <w:sz w:val="22"/>
          <w:szCs w:val="22"/>
        </w:rPr>
        <w:t>fl</w:t>
      </w:r>
      <w:proofErr w:type="spellEnd"/>
      <w:r w:rsidRPr="00926F2C">
        <w:rPr>
          <w:rFonts w:asciiTheme="minorHAnsi" w:hAnsiTheme="minorHAnsi"/>
          <w:bCs/>
          <w:sz w:val="22"/>
          <w:szCs w:val="22"/>
        </w:rPr>
        <w:t>), green crab (</w:t>
      </w:r>
      <w:proofErr w:type="spellStart"/>
      <w:r w:rsidRPr="00926F2C">
        <w:rPr>
          <w:rFonts w:asciiTheme="minorHAnsi" w:hAnsiTheme="minorHAnsi"/>
          <w:bCs/>
          <w:sz w:val="22"/>
          <w:szCs w:val="22"/>
        </w:rPr>
        <w:t>gc</w:t>
      </w:r>
      <w:proofErr w:type="spellEnd"/>
      <w:r w:rsidRPr="00926F2C">
        <w:rPr>
          <w:rFonts w:asciiTheme="minorHAnsi" w:hAnsiTheme="minorHAnsi"/>
          <w:bCs/>
          <w:sz w:val="22"/>
          <w:szCs w:val="22"/>
        </w:rPr>
        <w:t xml:space="preserve">), </w:t>
      </w:r>
      <w:ins w:id="346" w:author="GMRI Eds" w:date="2025-07-29T09:46:00Z" w16du:dateUtc="2025-07-29T13:46:00Z">
        <w:r w:rsidR="00EB350B">
          <w:rPr>
            <w:rFonts w:asciiTheme="minorHAnsi" w:hAnsiTheme="minorHAnsi"/>
            <w:bCs/>
            <w:sz w:val="22"/>
            <w:szCs w:val="22"/>
          </w:rPr>
          <w:t>river herring</w:t>
        </w:r>
      </w:ins>
      <w:del w:id="347" w:author="GMRI Eds" w:date="2025-07-29T09:46:00Z" w16du:dateUtc="2025-07-29T13:46:00Z">
        <w:r w:rsidRPr="00926F2C">
          <w:rPr>
            <w:rFonts w:asciiTheme="minorHAnsi" w:hAnsiTheme="minorHAnsi"/>
            <w:bCs/>
            <w:sz w:val="22"/>
            <w:szCs w:val="22"/>
          </w:rPr>
          <w:delText>alewife</w:delText>
        </w:r>
      </w:del>
      <w:r w:rsidRPr="00926F2C">
        <w:rPr>
          <w:rFonts w:asciiTheme="minorHAnsi" w:hAnsiTheme="minorHAnsi"/>
          <w:bCs/>
          <w:sz w:val="22"/>
          <w:szCs w:val="22"/>
        </w:rPr>
        <w:t xml:space="preserve"> (aw), Atlantic herring (h), Atlantic silverside (ss), mummichog (mm), and American sand lance (</w:t>
      </w:r>
      <w:proofErr w:type="spellStart"/>
      <w:r w:rsidRPr="00926F2C">
        <w:rPr>
          <w:rFonts w:asciiTheme="minorHAnsi" w:hAnsiTheme="minorHAnsi"/>
          <w:bCs/>
          <w:sz w:val="22"/>
          <w:szCs w:val="22"/>
        </w:rPr>
        <w:t>sl</w:t>
      </w:r>
      <w:proofErr w:type="spellEnd"/>
      <w:r w:rsidRPr="00926F2C">
        <w:rPr>
          <w:rFonts w:asciiTheme="minorHAnsi" w:hAnsiTheme="minorHAnsi"/>
          <w:bCs/>
          <w:sz w:val="22"/>
          <w:szCs w:val="22"/>
        </w:rPr>
        <w:t xml:space="preserve">). </w:t>
      </w:r>
      <w:r w:rsidR="00F77EBD" w:rsidRPr="00926F2C">
        <w:rPr>
          <w:rFonts w:asciiTheme="minorHAnsi" w:hAnsiTheme="minorHAnsi"/>
          <w:bCs/>
          <w:sz w:val="22"/>
          <w:szCs w:val="22"/>
        </w:rPr>
        <w:br w:type="page"/>
      </w:r>
    </w:p>
    <w:p w14:paraId="5E1D83A5" w14:textId="58D7116B"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 captions</w:t>
      </w:r>
    </w:p>
    <w:p w14:paraId="69A0DBC2" w14:textId="6A4C9350" w:rsidR="000229DC" w:rsidRPr="00926F2C" w:rsidRDefault="00F77EBD" w:rsidP="000229DC">
      <w:pPr>
        <w:pStyle w:val="NormalWeb"/>
        <w:rPr>
          <w:rFonts w:asciiTheme="minorHAnsi" w:hAnsiTheme="minorHAnsi"/>
          <w:sz w:val="22"/>
          <w:szCs w:val="22"/>
        </w:rPr>
      </w:pPr>
      <w:commentRangeStart w:id="348"/>
      <w:r w:rsidRPr="00926F2C">
        <w:rPr>
          <w:rFonts w:asciiTheme="minorHAnsi" w:hAnsiTheme="minorHAnsi"/>
          <w:sz w:val="22"/>
          <w:szCs w:val="22"/>
        </w:rPr>
        <w:t xml:space="preserve">Table </w:t>
      </w:r>
      <w:commentRangeEnd w:id="348"/>
      <w:r w:rsidR="00B24E15" w:rsidRPr="00926F2C">
        <w:rPr>
          <w:rStyle w:val="CommentReference"/>
          <w:rFonts w:asciiTheme="minorHAnsi" w:eastAsiaTheme="minorHAnsi" w:hAnsiTheme="minorHAnsi" w:cstheme="minorBidi"/>
          <w:kern w:val="2"/>
          <w14:ligatures w14:val="standardContextual"/>
        </w:rPr>
        <w:commentReference w:id="348"/>
      </w:r>
      <w:r w:rsidRPr="00926F2C">
        <w:rPr>
          <w:rFonts w:asciiTheme="minorHAnsi" w:hAnsiTheme="minorHAnsi"/>
          <w:sz w:val="22"/>
          <w:szCs w:val="22"/>
        </w:rPr>
        <w:t xml:space="preserve">1: Summary of seine catch data of </w:t>
      </w:r>
      <w:proofErr w:type="gramStart"/>
      <w:r w:rsidRPr="00926F2C">
        <w:rPr>
          <w:rFonts w:asciiTheme="minorHAnsi" w:hAnsiTheme="minorHAnsi"/>
          <w:sz w:val="22"/>
          <w:szCs w:val="22"/>
        </w:rPr>
        <w:t>11 year</w:t>
      </w:r>
      <w:proofErr w:type="gramEnd"/>
      <w:r w:rsidRPr="00926F2C">
        <w:rPr>
          <w:rFonts w:asciiTheme="minorHAnsi" w:hAnsiTheme="minorHAnsi"/>
          <w:sz w:val="22"/>
          <w:szCs w:val="22"/>
        </w:rPr>
        <w:t xml:space="preserve">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sidRPr="00926F2C">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Graham Sherwood" w:date="2025-06-27T09:44:00Z" w:initials="GS">
    <w:p w14:paraId="4902F589" w14:textId="77777777" w:rsidR="004E265F" w:rsidRDefault="004E265F" w:rsidP="004E265F">
      <w:pPr>
        <w:pStyle w:val="CommentText"/>
      </w:pPr>
      <w:r>
        <w:rPr>
          <w:rStyle w:val="CommentReference"/>
        </w:rPr>
        <w:annotationRef/>
      </w:r>
      <w:r>
        <w:t xml:space="preserve">This seems like a wide definition. Was there a reference for this? For the purposes of CBASS it might include too many habitats when thinking about seining </w:t>
      </w:r>
    </w:p>
  </w:comment>
  <w:comment w:id="13" w:author="Katie Lankowicz [2]" w:date="2025-07-01T13:22:00Z" w:initials="KL">
    <w:p w14:paraId="703B904E" w14:textId="77777777" w:rsidR="00371699" w:rsidRDefault="00717CBF" w:rsidP="00371699">
      <w:pPr>
        <w:pStyle w:val="CommentText"/>
      </w:pPr>
      <w:r>
        <w:rPr>
          <w:rStyle w:val="CommentReference"/>
        </w:rPr>
        <w:annotationRef/>
      </w:r>
      <w:r w:rsidR="00371699">
        <w:t>I did pull this depth range from a paper, but I don’t want to die on the hill of defining what depths are considered “nearshore” when we only really sample 3m and shallower. Maybe I should just remove?</w:t>
      </w:r>
    </w:p>
  </w:comment>
  <w:comment w:id="14" w:author="Zachary Whitener" w:date="2025-09-10T10:29:00Z" w:initials="ZW">
    <w:p w14:paraId="7357BC51" w14:textId="77777777" w:rsidR="00BA086C" w:rsidRDefault="00BA086C" w:rsidP="00BA086C">
      <w:pPr>
        <w:pStyle w:val="CommentText"/>
      </w:pPr>
      <w:r>
        <w:rPr>
          <w:rStyle w:val="CommentReference"/>
        </w:rPr>
        <w:annotationRef/>
      </w:r>
      <w:r>
        <w:t>I would just remove</w:t>
      </w:r>
    </w:p>
  </w:comment>
  <w:comment w:id="26" w:author="SWENSON, COURTNEY" w:date="2025-05-22T20:29:00Z" w:initials="CS">
    <w:p w14:paraId="0F142FEC" w14:textId="22467B7D" w:rsidR="00A3597B" w:rsidRDefault="00A3597B" w:rsidP="00A3597B">
      <w:r>
        <w:rPr>
          <w:rStyle w:val="CommentReference"/>
        </w:rPr>
        <w:annotationRef/>
      </w:r>
      <w:r>
        <w:rPr>
          <w:color w:val="000000"/>
          <w:sz w:val="20"/>
          <w:szCs w:val="20"/>
        </w:rPr>
        <w:t>This is a strong sentence- I think the abstract could use something like this to make the goals and basic methods of the study more clear</w:t>
      </w:r>
    </w:p>
  </w:comment>
  <w:comment w:id="29" w:author="Graham Sherwood" w:date="2025-06-27T09:52:00Z" w:initials="GS">
    <w:p w14:paraId="56BB18CF" w14:textId="65DE97EB" w:rsidR="004E265F" w:rsidRDefault="004E265F" w:rsidP="004E265F">
      <w:pPr>
        <w:pStyle w:val="CommentText"/>
      </w:pPr>
      <w:r>
        <w:rPr>
          <w:rStyle w:val="CommentReference"/>
        </w:rPr>
        <w:annotationRef/>
      </w:r>
      <w:r>
        <w:t>Is this true? It seems like we see distinct cohorts of silversides, at least age 0 and age 1</w:t>
      </w:r>
    </w:p>
  </w:comment>
  <w:comment w:id="30" w:author="Katie Lankowicz [2]" w:date="2025-07-01T13:17:00Z" w:initials="KL">
    <w:p w14:paraId="3E3CDD94" w14:textId="77777777" w:rsidR="00376442" w:rsidRDefault="00717CBF" w:rsidP="00376442">
      <w:pPr>
        <w:pStyle w:val="CommentText"/>
      </w:pPr>
      <w:r>
        <w:rPr>
          <w:rStyle w:val="CommentReference"/>
        </w:rPr>
        <w:annotationRef/>
      </w:r>
      <w:r w:rsidR="00376442">
        <w:t>The use of “annual” here is David Conover’s language. His intent is likely to describe the extremely short lifespan of the fish and the limited temporal window where two cohorts overlap, not to imply the existence of only one cohort.</w:t>
      </w:r>
    </w:p>
  </w:comment>
  <w:comment w:id="31" w:author="Aaron Whitman" w:date="2025-06-27T12:32:00Z" w:initials="AW">
    <w:p w14:paraId="4AED3DCB" w14:textId="50D85BA8" w:rsidR="00525C42" w:rsidRDefault="00525C42" w:rsidP="00525C42">
      <w:pPr>
        <w:pStyle w:val="CommentText"/>
      </w:pPr>
      <w:r>
        <w:rPr>
          <w:rStyle w:val="CommentReference"/>
        </w:rPr>
        <w:annotationRef/>
      </w:r>
      <w:r>
        <w:t>We caught some that were ripe and running on our first trip this year.</w:t>
      </w:r>
    </w:p>
  </w:comment>
  <w:comment w:id="54" w:author="Graham Sherwood" w:date="2025-06-27T10:03:00Z" w:initials="GS">
    <w:p w14:paraId="6B927295" w14:textId="77777777" w:rsidR="00563400" w:rsidRDefault="00563400" w:rsidP="00563400">
      <w:pPr>
        <w:pStyle w:val="CommentText"/>
      </w:pPr>
      <w:r>
        <w:rPr>
          <w:rStyle w:val="CommentReference"/>
        </w:rPr>
        <w:annotationRef/>
      </w:r>
      <w:r>
        <w:t>Maybe add something here to the effect that “this would be consistent with an expected temperature-mediated growth increase for a species that is not near it’s thermal maximum”</w:t>
      </w:r>
    </w:p>
  </w:comment>
  <w:comment w:id="55" w:author="Katie Lankowicz [2]" w:date="2025-07-01T13:58:00Z" w:initials="KL">
    <w:p w14:paraId="407399CD" w14:textId="77777777" w:rsidR="00B9699F" w:rsidRDefault="00B9699F" w:rsidP="00B9699F">
      <w:pPr>
        <w:pStyle w:val="CommentText"/>
      </w:pPr>
      <w:r>
        <w:rPr>
          <w:rStyle w:val="CommentReference"/>
        </w:rPr>
        <w:annotationRef/>
      </w:r>
      <w:r>
        <w:t>How’s this look</w:t>
      </w:r>
    </w:p>
  </w:comment>
  <w:comment w:id="62" w:author="SWENSON, COURTNEY" w:date="2025-05-23T19:16:00Z" w:initials="CS">
    <w:p w14:paraId="7CCDDD7C" w14:textId="77777777" w:rsidR="00436016" w:rsidRDefault="00436016" w:rsidP="00436016">
      <w:r>
        <w:rPr>
          <w:rStyle w:val="CommentReference"/>
        </w:rPr>
        <w:annotationRef/>
      </w:r>
      <w:r>
        <w:rPr>
          <w:color w:val="000000"/>
          <w:sz w:val="20"/>
          <w:szCs w:val="20"/>
        </w:rPr>
        <w:t>Strong end to the introduction, good way to wrap up all the ideas in a cohesive way</w:t>
      </w:r>
    </w:p>
  </w:comment>
  <w:comment w:id="69" w:author="SWENSON, COURTNEY" w:date="2025-05-23T20:35:00Z" w:initials="CS">
    <w:p w14:paraId="084212AD" w14:textId="77777777" w:rsidR="003F73FD" w:rsidRDefault="003F73FD" w:rsidP="003F73FD">
      <w:r>
        <w:rPr>
          <w:rStyle w:val="CommentReference"/>
        </w:rPr>
        <w:annotationRef/>
      </w:r>
      <w:r>
        <w:rPr>
          <w:color w:val="000000"/>
          <w:sz w:val="20"/>
          <w:szCs w:val="20"/>
        </w:rPr>
        <w:t>This might need to be more specific?</w:t>
      </w:r>
    </w:p>
  </w:comment>
  <w:comment w:id="70" w:author="Katie Lankowicz" w:date="2025-05-08T09:42:00Z" w:initials="KL">
    <w:p w14:paraId="1F405C25" w14:textId="1789D7A1"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71" w:author="Zachary Whitener" w:date="2025-06-24T12:37:00Z" w:initials="ZW">
    <w:p w14:paraId="0391EB27" w14:textId="77777777" w:rsidR="006B0679" w:rsidRDefault="006B0679" w:rsidP="006B0679">
      <w:pPr>
        <w:pStyle w:val="CommentText"/>
      </w:pPr>
      <w:r>
        <w:rPr>
          <w:rStyle w:val="CommentReference"/>
        </w:rPr>
        <w:annotationRef/>
      </w:r>
      <w:r>
        <w:t>Yes, we have used the same net setup since the beginning</w:t>
      </w:r>
    </w:p>
  </w:comment>
  <w:comment w:id="75" w:author="Zachary Whitener" w:date="2025-09-10T11:07:00Z" w:initials="ZW">
    <w:p w14:paraId="41B313D6" w14:textId="77777777" w:rsidR="000A3B93" w:rsidRDefault="000A3B93" w:rsidP="000A3B93">
      <w:pPr>
        <w:pStyle w:val="CommentText"/>
      </w:pPr>
      <w:r>
        <w:rPr>
          <w:rStyle w:val="CommentReference"/>
        </w:rPr>
        <w:annotationRef/>
      </w:r>
      <w:r>
        <w:t>Sometimes as little as 0.5m, especially at low tide on tidal flats</w:t>
      </w:r>
    </w:p>
  </w:comment>
  <w:comment w:id="76" w:author="SWENSON, COURTNEY" w:date="2025-05-23T20:28:00Z" w:initials="CS">
    <w:p w14:paraId="434B3144" w14:textId="26ADE801" w:rsidR="003F73FD" w:rsidRDefault="003F73FD" w:rsidP="003F73FD">
      <w:r>
        <w:rPr>
          <w:rStyle w:val="CommentReference"/>
        </w:rPr>
        <w:annotationRef/>
      </w:r>
      <w:r>
        <w:rPr>
          <w:color w:val="000000"/>
          <w:sz w:val="20"/>
          <w:szCs w:val="20"/>
        </w:rPr>
        <w:t>Is it relevant to include that we killed the green crabs?</w:t>
      </w:r>
    </w:p>
  </w:comment>
  <w:comment w:id="77" w:author="Katie Lankowicz [2]" w:date="2025-07-28T12:13:00Z" w:initials="KL">
    <w:p w14:paraId="45A37890" w14:textId="77777777" w:rsidR="00710539" w:rsidRDefault="00710539" w:rsidP="00710539">
      <w:pPr>
        <w:pStyle w:val="CommentText"/>
      </w:pPr>
      <w:r>
        <w:rPr>
          <w:rStyle w:val="CommentReference"/>
        </w:rPr>
        <w:annotationRef/>
      </w:r>
      <w:r>
        <w:t>Not relevant to the study and might open a can of worms, so I’m not going to include that</w:t>
      </w:r>
    </w:p>
  </w:comment>
  <w:comment w:id="78" w:author="Zachary Whitener" w:date="2025-09-10T11:09:00Z" w:initials="ZW">
    <w:p w14:paraId="125E5307" w14:textId="77777777" w:rsidR="00043FF8" w:rsidRDefault="00043FF8" w:rsidP="00043FF8">
      <w:pPr>
        <w:pStyle w:val="CommentText"/>
      </w:pPr>
      <w:r>
        <w:rPr>
          <w:rStyle w:val="CommentReference"/>
        </w:rPr>
        <w:annotationRef/>
      </w:r>
      <w:r>
        <w:t>In the early years, we also collected many, many samples, but also that would be a can of worms ☺️</w:t>
      </w:r>
    </w:p>
  </w:comment>
  <w:comment w:id="79" w:author="Zachary Whitener" w:date="2025-06-24T12:42:00Z" w:initials="ZW">
    <w:p w14:paraId="39F58EF2" w14:textId="559DEFD4" w:rsidR="00E76F70" w:rsidRDefault="00E76F70" w:rsidP="00E76F70">
      <w:pPr>
        <w:pStyle w:val="CommentText"/>
      </w:pPr>
      <w:r>
        <w:rPr>
          <w:rStyle w:val="CommentReference"/>
        </w:rPr>
        <w:annotationRef/>
      </w:r>
      <w:r>
        <w:t xml:space="preserve">The vast majority, yes, but we also retained many, especially in the early years. Not sure if this was a deliberate omission </w:t>
      </w:r>
    </w:p>
  </w:comment>
  <w:comment w:id="80" w:author="Katie Lankowicz [2]" w:date="2025-07-01T14:03:00Z" w:initials="KL">
    <w:p w14:paraId="540C19F1" w14:textId="77777777" w:rsidR="00B9699F" w:rsidRDefault="00B9699F" w:rsidP="00B9699F">
      <w:pPr>
        <w:pStyle w:val="CommentText"/>
      </w:pPr>
      <w:r>
        <w:rPr>
          <w:rStyle w:val="CommentReference"/>
        </w:rPr>
        <w:annotationRef/>
      </w:r>
      <w:r>
        <w:t>Pretty much a deliberate omission; not relevant to the analyses at hand and opens a can of worms.</w:t>
      </w:r>
    </w:p>
  </w:comment>
  <w:comment w:id="83" w:author="Graham Sherwood" w:date="2025-06-27T10:22:00Z" w:initials="GS">
    <w:p w14:paraId="56144066" w14:textId="24126015" w:rsidR="005B3CE9" w:rsidRDefault="005B3CE9" w:rsidP="005B3CE9">
      <w:pPr>
        <w:pStyle w:val="CommentText"/>
      </w:pPr>
      <w:r>
        <w:rPr>
          <w:rStyle w:val="CommentReference"/>
        </w:rPr>
        <w:annotationRef/>
      </w:r>
      <w:r>
        <w:t>Nicely explained!</w:t>
      </w:r>
    </w:p>
  </w:comment>
  <w:comment w:id="112" w:author="SWENSON, COURTNEY" w:date="2025-05-23T20:44:00Z" w:initials="CS">
    <w:p w14:paraId="7FD0EE51" w14:textId="2A7E9FB1" w:rsidR="00E57659" w:rsidRDefault="00E57659" w:rsidP="00E57659">
      <w:r>
        <w:rPr>
          <w:rStyle w:val="CommentReference"/>
        </w:rPr>
        <w:annotationRef/>
      </w:r>
      <w:r>
        <w:rPr>
          <w:color w:val="000000"/>
          <w:sz w:val="20"/>
          <w:szCs w:val="20"/>
        </w:rPr>
        <w:t xml:space="preserve">Some of this seems like it could go in the introduction/background section so that the methods is more right to the point? </w:t>
      </w:r>
    </w:p>
  </w:comment>
  <w:comment w:id="113" w:author="Katie Lankowicz [2]" w:date="2025-07-28T12:16:00Z" w:initials="KL">
    <w:p w14:paraId="7AB0BF82" w14:textId="77777777" w:rsidR="00926F2C" w:rsidRDefault="00710539" w:rsidP="00926F2C">
      <w:pPr>
        <w:pStyle w:val="CommentText"/>
      </w:pPr>
      <w:r>
        <w:rPr>
          <w:rStyle w:val="CommentReference"/>
        </w:rPr>
        <w:annotationRef/>
      </w:r>
      <w:r w:rsidR="00926F2C">
        <w:t>I’m using the information to provide evidence that we capture the cohort we want to model-- the age-0 fishes.</w:t>
      </w:r>
    </w:p>
  </w:comment>
  <w:comment w:id="116" w:author="SWENSON, COURTNEY" w:date="2025-05-23T21:05:00Z" w:initials="CS">
    <w:p w14:paraId="51CB1D69" w14:textId="77DB6B7E" w:rsidR="00527BD7" w:rsidRDefault="00527BD7" w:rsidP="00527BD7">
      <w:r>
        <w:rPr>
          <w:rStyle w:val="CommentReference"/>
        </w:rPr>
        <w:annotationRef/>
      </w:r>
      <w:r>
        <w:rPr>
          <w:color w:val="000000"/>
          <w:sz w:val="20"/>
          <w:szCs w:val="20"/>
        </w:rPr>
        <w:t>Results?</w:t>
      </w:r>
    </w:p>
  </w:comment>
  <w:comment w:id="117" w:author="Katie Lankowicz [2]" w:date="2025-07-29T07:41:00Z" w:initials="KL">
    <w:p w14:paraId="1B3D5158" w14:textId="77777777" w:rsidR="00926F2C" w:rsidRDefault="00926F2C" w:rsidP="00926F2C">
      <w:pPr>
        <w:pStyle w:val="CommentText"/>
      </w:pPr>
      <w:r>
        <w:rPr>
          <w:rStyle w:val="CommentReference"/>
        </w:rPr>
        <w:annotationRef/>
      </w:r>
      <w:r>
        <w:t>Necessary to keep in the methods-- justifies the use of weighted least squares regression vs ordinary least squares</w:t>
      </w:r>
    </w:p>
  </w:comment>
  <w:comment w:id="123" w:author="SWENSON, COURTNEY" w:date="2025-05-25T18:59:00Z" w:initials="CS">
    <w:p w14:paraId="1C16B277" w14:textId="6FD5199A" w:rsidR="000B68E6" w:rsidRDefault="000B68E6" w:rsidP="000B68E6">
      <w:r>
        <w:rPr>
          <w:rStyle w:val="CommentReference"/>
        </w:rPr>
        <w:annotationRef/>
      </w:r>
      <w:r>
        <w:rPr>
          <w:color w:val="000000"/>
          <w:sz w:val="20"/>
          <w:szCs w:val="20"/>
        </w:rPr>
        <w:t>Is this supposed to say Low-Low?</w:t>
      </w:r>
    </w:p>
  </w:comment>
  <w:comment w:id="126" w:author="SWENSON, COURTNEY" w:date="2025-05-25T19:03:00Z" w:initials="CS">
    <w:p w14:paraId="780CB767" w14:textId="77777777" w:rsidR="000B68E6" w:rsidRDefault="000B68E6" w:rsidP="000B68E6">
      <w:r>
        <w:rPr>
          <w:rStyle w:val="CommentReference"/>
        </w:rPr>
        <w:annotationRef/>
      </w:r>
      <w:r>
        <w:rPr>
          <w:color w:val="000000"/>
          <w:sz w:val="20"/>
          <w:szCs w:val="20"/>
        </w:rPr>
        <w:t>Is this an interpretation?</w:t>
      </w:r>
    </w:p>
  </w:comment>
  <w:comment w:id="127" w:author="Katie Lankowicz [2]" w:date="2025-07-29T07:43:00Z" w:initials="KL">
    <w:p w14:paraId="71501DE2" w14:textId="77777777" w:rsidR="00926F2C" w:rsidRDefault="00926F2C" w:rsidP="00926F2C">
      <w:pPr>
        <w:pStyle w:val="CommentText"/>
      </w:pPr>
      <w:r>
        <w:rPr>
          <w:rStyle w:val="CommentReference"/>
        </w:rPr>
        <w:annotationRef/>
      </w:r>
      <w:r>
        <w:t>No, this is a justification for our decision to not correct tidal heights and times between Portland Harbor and our specific sites. We are highlighting the very small differences in timing and water height, then saying even if we did a correction it probably wouldn’t meaningfully change our results.</w:t>
      </w:r>
    </w:p>
  </w:comment>
  <w:comment w:id="128" w:author="SWENSON, COURTNEY" w:date="2025-05-25T19:29:00Z" w:initials="CS">
    <w:p w14:paraId="5B2095C4" w14:textId="0A712D30" w:rsidR="00F6607A" w:rsidRDefault="00F6607A" w:rsidP="00F6607A">
      <w:r>
        <w:rPr>
          <w:rStyle w:val="CommentReference"/>
        </w:rPr>
        <w:annotationRef/>
      </w:r>
      <w:r>
        <w:rPr>
          <w:color w:val="000000"/>
          <w:sz w:val="20"/>
          <w:szCs w:val="20"/>
        </w:rPr>
        <w:t>Interpretation?</w:t>
      </w:r>
    </w:p>
  </w:comment>
  <w:comment w:id="129" w:author="Katie Lankowicz [2]" w:date="2025-07-29T07:44:00Z" w:initials="KL">
    <w:p w14:paraId="1D7DF625" w14:textId="77777777" w:rsidR="00926F2C" w:rsidRDefault="00926F2C" w:rsidP="00926F2C">
      <w:pPr>
        <w:pStyle w:val="CommentText"/>
      </w:pPr>
      <w:r>
        <w:rPr>
          <w:rStyle w:val="CommentReference"/>
        </w:rPr>
        <w:annotationRef/>
      </w:r>
      <w:r>
        <w:t>Justification of using the week-sst interaction term instead of two separate terms for week and sst</w:t>
      </w:r>
    </w:p>
  </w:comment>
  <w:comment w:id="130" w:author="SWENSON, COURTNEY" w:date="2025-06-08T06:53:00Z" w:initials="CS">
    <w:p w14:paraId="326D2A6E" w14:textId="13E591C2" w:rsidR="00E759C9" w:rsidRDefault="00E759C9" w:rsidP="00E759C9">
      <w:r>
        <w:rPr>
          <w:rStyle w:val="CommentReference"/>
        </w:rPr>
        <w:annotationRef/>
      </w:r>
      <w:r>
        <w:rPr>
          <w:color w:val="000000"/>
          <w:sz w:val="20"/>
          <w:szCs w:val="20"/>
        </w:rPr>
        <w:t xml:space="preserve">I’m confused by this, it is not clear to me what an effect is when in terms of the site? Or the model term? </w:t>
      </w:r>
    </w:p>
  </w:comment>
  <w:comment w:id="131" w:author="Katie Lankowicz [2]" w:date="2025-07-29T08:08:00Z" w:initials="KL">
    <w:p w14:paraId="2D1A4338" w14:textId="77777777" w:rsidR="00926F2C" w:rsidRDefault="00926F2C" w:rsidP="00926F2C">
      <w:pPr>
        <w:pStyle w:val="CommentText"/>
      </w:pPr>
      <w:r>
        <w:rPr>
          <w:rStyle w:val="CommentReference"/>
        </w:rPr>
        <w:annotationRef/>
      </w:r>
      <w:r>
        <w:t xml:space="preserve">This is the language we use to describe how we have set up a generalized additive model (GAM). The response variable is modeled as the additive effects of several explanatory variables. The explanatory variables are handled as either </w:t>
      </w:r>
      <w:r>
        <w:br/>
        <w:t>1. Smoothed nonlinear terms (single explanatory variable)</w:t>
      </w:r>
      <w:r>
        <w:br/>
        <w:t>2. Smoothed nonlinear interaction terms (two explanatory variables acting on each other as well as the response variable)</w:t>
      </w:r>
      <w:r>
        <w:br/>
        <w:t>3. Random effects (subject-specific effects; in this case, each site is expected to have unique, unmodeled characteristics that affect catch. We use random effects to assess that effect on catch without actually going through and modeling all those unique characteristics)</w:t>
      </w:r>
    </w:p>
    <w:p w14:paraId="4BA747BA" w14:textId="77777777" w:rsidR="00926F2C" w:rsidRDefault="00926F2C" w:rsidP="00926F2C">
      <w:pPr>
        <w:pStyle w:val="CommentText"/>
      </w:pPr>
      <w:r>
        <w:t>4. Factor terms (effects of a category; in this case, we expect things like different categories of bottom sediment to impact catch. Between sediment types, the effect on catch may vary. Within a single sediment type category, the effect will be consistent. In other words, the effect sand has on catch will be the same if it is at Alewife Cove or Mackworth Beach. But the effect of sand on catch will be different from the effect of mud on catch.</w:t>
      </w:r>
    </w:p>
  </w:comment>
  <w:comment w:id="134" w:author="SWENSON, COURTNEY" w:date="2025-06-08T07:02:00Z" w:initials="CS">
    <w:p w14:paraId="09F8C078" w14:textId="5EE1EE1D" w:rsidR="00BE3AB4" w:rsidRDefault="00BE3AB4" w:rsidP="00BE3AB4">
      <w:r>
        <w:rPr>
          <w:rStyle w:val="CommentReference"/>
        </w:rPr>
        <w:annotationRef/>
      </w:r>
      <w:r>
        <w:rPr>
          <w:color w:val="000000"/>
          <w:sz w:val="20"/>
          <w:szCs w:val="20"/>
        </w:rPr>
        <w:t>This part works well to explain the “why” of your methods and put it into context with the paper. I am still confused about “effect” but this may be a terminology issue for me</w:t>
      </w:r>
    </w:p>
  </w:comment>
  <w:comment w:id="141" w:author="SWENSON, COURTNEY" w:date="2025-06-08T07:08:00Z" w:initials="CS">
    <w:p w14:paraId="2423CD13" w14:textId="272E3A82" w:rsidR="00BE3AB4" w:rsidRDefault="00BE3AB4" w:rsidP="00BE3AB4">
      <w:r>
        <w:rPr>
          <w:rStyle w:val="CommentReference"/>
        </w:rPr>
        <w:annotationRef/>
      </w:r>
      <w:r>
        <w:rPr>
          <w:color w:val="000000"/>
          <w:sz w:val="20"/>
          <w:szCs w:val="20"/>
        </w:rPr>
        <w:t>This is great- very clear and easy to understand but still contains all necessary information</w:t>
      </w:r>
    </w:p>
  </w:comment>
  <w:comment w:id="142" w:author="SWENSON, COURTNEY" w:date="2025-06-08T07:10:00Z" w:initials="CS">
    <w:p w14:paraId="0E33EB33" w14:textId="77777777" w:rsidR="00BE3AB4" w:rsidRDefault="00BE3AB4" w:rsidP="00BE3AB4">
      <w:r>
        <w:rPr>
          <w:rStyle w:val="CommentReference"/>
        </w:rPr>
        <w:annotationRef/>
      </w:r>
      <w:r>
        <w:rPr>
          <w:color w:val="000000"/>
          <w:sz w:val="20"/>
          <w:szCs w:val="20"/>
        </w:rPr>
        <w:t>Are you supposed to say We</w:t>
      </w:r>
    </w:p>
  </w:comment>
  <w:comment w:id="143" w:author="Katie Lankowicz [2]" w:date="2025-07-29T08:09:00Z" w:initials="KL">
    <w:p w14:paraId="69572850" w14:textId="77777777" w:rsidR="00926F2C" w:rsidRDefault="00926F2C" w:rsidP="00926F2C">
      <w:pPr>
        <w:pStyle w:val="CommentText"/>
      </w:pPr>
      <w:r>
        <w:rPr>
          <w:rStyle w:val="CommentReference"/>
        </w:rPr>
        <w:annotationRef/>
      </w:r>
      <w:r>
        <w:t>This is a stylistic choice and is coming back into fashion for scientific writing</w:t>
      </w:r>
    </w:p>
  </w:comment>
  <w:comment w:id="146" w:author="SWENSON, COURTNEY" w:date="2025-06-08T07:11:00Z" w:initials="CS">
    <w:p w14:paraId="1CDB41AE" w14:textId="018FAF2D" w:rsidR="00E6265E" w:rsidRDefault="00E6265E" w:rsidP="00E6265E">
      <w:r>
        <w:rPr>
          <w:rStyle w:val="CommentReference"/>
        </w:rPr>
        <w:annotationRef/>
      </w:r>
      <w:r>
        <w:rPr>
          <w:color w:val="000000"/>
          <w:sz w:val="20"/>
          <w:szCs w:val="20"/>
        </w:rPr>
        <w:t>Again we? Sorry if I am wrong</w:t>
      </w:r>
    </w:p>
  </w:comment>
  <w:comment w:id="147" w:author="SWENSON, COURTNEY" w:date="2025-06-08T07:12:00Z" w:initials="CS">
    <w:p w14:paraId="697EA111" w14:textId="77777777" w:rsidR="00E6265E" w:rsidRDefault="00E6265E" w:rsidP="00E6265E">
      <w:r>
        <w:rPr>
          <w:rStyle w:val="CommentReference"/>
        </w:rPr>
        <w:annotationRef/>
      </w:r>
      <w:r>
        <w:rPr>
          <w:color w:val="000000"/>
          <w:sz w:val="20"/>
          <w:szCs w:val="20"/>
        </w:rPr>
        <w:t>Good</w:t>
      </w:r>
    </w:p>
  </w:comment>
  <w:comment w:id="148" w:author="Zachary Whitener" w:date="2025-09-10T11:28:00Z" w:initials="ZW">
    <w:p w14:paraId="6C762894" w14:textId="77777777" w:rsidR="00495E29" w:rsidRDefault="00495E29" w:rsidP="00495E29">
      <w:pPr>
        <w:pStyle w:val="CommentText"/>
      </w:pPr>
      <w:r>
        <w:rPr>
          <w:rStyle w:val="CommentReference"/>
        </w:rPr>
        <w:annotationRef/>
      </w:r>
      <w:r>
        <w:t xml:space="preserve">Due to use of Alosa spp., would this be more appropriate? </w:t>
      </w:r>
    </w:p>
  </w:comment>
  <w:comment w:id="150" w:author="Aaron Whitman" w:date="2025-06-27T12:54:00Z" w:initials="AW">
    <w:p w14:paraId="02339848" w14:textId="4D7C0C08" w:rsidR="00E63209" w:rsidRDefault="00E63209" w:rsidP="00E63209">
      <w:pPr>
        <w:pStyle w:val="CommentText"/>
      </w:pPr>
      <w:r>
        <w:rPr>
          <w:rStyle w:val="CommentReference"/>
        </w:rPr>
        <w:annotationRef/>
      </w:r>
      <w:r>
        <w:t>This one surprised me, I would’ve thought rock gunnel or sculpin</w:t>
      </w:r>
    </w:p>
  </w:comment>
  <w:comment w:id="151" w:author="Katie Lankowicz [2]" w:date="2025-07-01T14:16:00Z" w:initials="KL">
    <w:p w14:paraId="69DFAA53" w14:textId="77777777" w:rsidR="00376442" w:rsidRDefault="007604EB" w:rsidP="00376442">
      <w:pPr>
        <w:pStyle w:val="CommentText"/>
      </w:pPr>
      <w:r>
        <w:rPr>
          <w:rStyle w:val="CommentReference"/>
        </w:rPr>
        <w:annotationRef/>
      </w:r>
      <w:r w:rsidR="00376442">
        <w:t>I know you guys caught a bunch of gunnel in your first trip this year, but we don’t normally get them! And two things going on here with sculpin:</w:t>
      </w:r>
      <w:r w:rsidR="00376442">
        <w:br/>
      </w:r>
      <w:r w:rsidR="00376442">
        <w:br/>
        <w:t>1. We have to split sculpin across the three species (grubby, longhorn, shorthorn) which really reduces the encounter percentage of each group</w:t>
      </w:r>
      <w:r w:rsidR="00376442">
        <w:br/>
        <w:t>2. Several sculpin were not identified to the species level and thus had to be excluded, further reducing encounter percentage</w:t>
      </w:r>
    </w:p>
  </w:comment>
  <w:comment w:id="152" w:author="Zachary Whitener" w:date="2025-06-24T13:09:00Z" w:initials="ZW">
    <w:p w14:paraId="7AEBBC64" w14:textId="792B2E0B" w:rsidR="00686FE7" w:rsidRDefault="00686FE7" w:rsidP="00686FE7">
      <w:pPr>
        <w:pStyle w:val="CommentText"/>
      </w:pPr>
      <w:r>
        <w:rPr>
          <w:rStyle w:val="CommentReference"/>
        </w:rPr>
        <w:annotationRef/>
      </w:r>
      <w:r>
        <w:t>Since definitive identification of alewife vs blueback requires lethal sampling, I think that is most appropriate to call these “river herring (Alosa sp.)” as we don’t have any clue how many were alewife or blueback. Perhaps add an asterisk and note?</w:t>
      </w:r>
    </w:p>
  </w:comment>
  <w:comment w:id="153" w:author="Katie Lankowicz [2]" w:date="2025-07-01T14:17:00Z" w:initials="KL">
    <w:p w14:paraId="6A615B0C" w14:textId="77777777" w:rsidR="007604EB" w:rsidRDefault="007604EB" w:rsidP="007604EB">
      <w:pPr>
        <w:pStyle w:val="CommentText"/>
      </w:pPr>
      <w:r>
        <w:rPr>
          <w:rStyle w:val="CommentReference"/>
        </w:rPr>
        <w:annotationRef/>
      </w:r>
      <w:r>
        <w:t>Fair enough, I’ll make that change throughout</w:t>
      </w:r>
    </w:p>
  </w:comment>
  <w:comment w:id="171" w:author="SWENSON, COURTNEY" w:date="2025-06-08T11:50:00Z" w:initials="CS">
    <w:p w14:paraId="18B483A0" w14:textId="77777777" w:rsidR="001C2AD9" w:rsidRDefault="001C2AD9" w:rsidP="001C2AD9">
      <w:r>
        <w:rPr>
          <w:rStyle w:val="CommentReference"/>
        </w:rPr>
        <w:annotationRef/>
      </w:r>
      <w:r>
        <w:rPr>
          <w:color w:val="000000"/>
          <w:sz w:val="20"/>
          <w:szCs w:val="20"/>
        </w:rPr>
        <w:t>This is the remaining 1%? As you said 99% earlier? If so maybe state this so it is clear</w:t>
      </w:r>
    </w:p>
  </w:comment>
  <w:comment w:id="177" w:author="Zachary Whitener" w:date="2025-06-24T13:14:00Z" w:initials="ZW">
    <w:p w14:paraId="10CBD859" w14:textId="2E85CB66" w:rsidR="007D00E2" w:rsidRDefault="007D00E2" w:rsidP="007D00E2">
      <w:pPr>
        <w:pStyle w:val="CommentText"/>
      </w:pPr>
      <w:r>
        <w:rPr>
          <w:rStyle w:val="CommentReference"/>
        </w:rPr>
        <w:annotationRef/>
      </w:r>
      <w:hyperlink r:id="rId1" w:history="1">
        <w:r w:rsidRPr="009B5482">
          <w:rPr>
            <w:rStyle w:val="Hyperlink"/>
          </w:rPr>
          <w:t>https://academic.oup.com/fisheries/article/50/3/99/7972622?login=false</w:t>
        </w:r>
      </w:hyperlink>
    </w:p>
  </w:comment>
  <w:comment w:id="174" w:author="SWENSON, COURTNEY" w:date="2025-06-08T11:52:00Z" w:initials="CS">
    <w:p w14:paraId="7849C322" w14:textId="77777777" w:rsidR="001C2AD9" w:rsidRDefault="001C2AD9" w:rsidP="001C2AD9">
      <w:r>
        <w:rPr>
          <w:rStyle w:val="CommentReference"/>
        </w:rPr>
        <w:annotationRef/>
      </w:r>
      <w:r>
        <w:rPr>
          <w:color w:val="000000"/>
          <w:sz w:val="20"/>
          <w:szCs w:val="20"/>
        </w:rPr>
        <w:t>Is this in the right section? Seems like more of an interpretation as to why we saw the assemblages that we did</w:t>
      </w:r>
    </w:p>
  </w:comment>
  <w:comment w:id="175" w:author="Katie Lankowicz [2]" w:date="2025-07-29T09:07:00Z" w:initials="KL">
    <w:p w14:paraId="5A494209" w14:textId="77777777" w:rsidR="00926F2C" w:rsidRDefault="00926F2C" w:rsidP="00926F2C">
      <w:pPr>
        <w:pStyle w:val="CommentText"/>
      </w:pPr>
      <w:r>
        <w:rPr>
          <w:rStyle w:val="CommentReference"/>
        </w:rPr>
        <w:annotationRef/>
      </w:r>
      <w:r>
        <w:t>Nah, I just wanted to give some big-picture descriptions of the less-common species we caught. The GSO group is not represented in any of our assemblages, but should still be mentioned.</w:t>
      </w:r>
    </w:p>
  </w:comment>
  <w:comment w:id="179" w:author="SWENSON, COURTNEY" w:date="2025-06-08T12:06:00Z" w:initials="CS">
    <w:p w14:paraId="61FADA90" w14:textId="0BAEAD6B" w:rsidR="003E13B3" w:rsidRDefault="003E13B3" w:rsidP="003E13B3">
      <w:r>
        <w:rPr>
          <w:rStyle w:val="CommentReference"/>
        </w:rPr>
        <w:annotationRef/>
      </w:r>
      <w:r>
        <w:rPr>
          <w:color w:val="000000"/>
          <w:sz w:val="20"/>
          <w:szCs w:val="20"/>
        </w:rPr>
        <w:t>This paragraph is good and the table fits in nicely here as well</w:t>
      </w:r>
    </w:p>
  </w:comment>
  <w:comment w:id="180" w:author="Zachary Whitener" w:date="2025-06-24T13:36:00Z" w:initials="ZW">
    <w:p w14:paraId="217CA470" w14:textId="77777777" w:rsidR="000127EA" w:rsidRDefault="000127EA" w:rsidP="000127EA">
      <w:pPr>
        <w:pStyle w:val="CommentText"/>
      </w:pPr>
      <w:r>
        <w:rPr>
          <w:rStyle w:val="CommentReference"/>
        </w:rPr>
        <w:annotationRef/>
      </w:r>
      <w:r>
        <w:t xml:space="preserve">2023 was a weird year that showed the an issue with our sampling timing—the juvenile herring showed up super early that year, they and the mackerel chasing them inshore were abundant in May, about a month earlier than normal. DMR took forever to get us our permit so we couldn’t start early, and therefore effectively missed them inshore. Not sure if you want to add this caveat/explanation, but perhaps in the discussion </w:t>
      </w:r>
    </w:p>
  </w:comment>
  <w:comment w:id="181" w:author="Katie Lankowicz [2]" w:date="2025-07-01T14:29:00Z" w:initials="KL">
    <w:p w14:paraId="06ED375E" w14:textId="77777777" w:rsidR="0089651A" w:rsidRDefault="00A36363" w:rsidP="0089651A">
      <w:pPr>
        <w:pStyle w:val="CommentText"/>
      </w:pPr>
      <w:r>
        <w:rPr>
          <w:rStyle w:val="CommentReference"/>
        </w:rPr>
        <w:annotationRef/>
      </w:r>
      <w:r w:rsidR="0089651A">
        <w:t>Pretty neat and demonstrative of interannual variability in phenology. I’ve mentioned this in the next section (effects on catch). Not really a natural place for it in the discussion that I can see, but I’m open to moving it again.</w:t>
      </w:r>
    </w:p>
  </w:comment>
  <w:comment w:id="184" w:author="SWENSON, COURTNEY" w:date="2025-06-08T12:08:00Z" w:initials="CS">
    <w:p w14:paraId="5084D450" w14:textId="6482A2CF" w:rsidR="00BB0EB1" w:rsidRDefault="00BB0EB1" w:rsidP="00BB0EB1">
      <w:r>
        <w:rPr>
          <w:rStyle w:val="CommentReference"/>
        </w:rPr>
        <w:annotationRef/>
      </w:r>
      <w:r>
        <w:rPr>
          <w:color w:val="000000"/>
          <w:sz w:val="20"/>
          <w:szCs w:val="20"/>
        </w:rPr>
        <w:t>Maybe after this statement include a general statement of comparison between our results and the results of this study? This sentence just seems a bit choppy</w:t>
      </w:r>
    </w:p>
  </w:comment>
  <w:comment w:id="187" w:author="SWENSON, COURTNEY" w:date="2025-06-08T12:10:00Z" w:initials="CS">
    <w:p w14:paraId="0C2A0FF1" w14:textId="77777777" w:rsidR="00BB0EB1" w:rsidRDefault="00BB0EB1" w:rsidP="00BB0EB1">
      <w:r>
        <w:rPr>
          <w:rStyle w:val="CommentReference"/>
        </w:rPr>
        <w:annotationRef/>
      </w:r>
      <w:r>
        <w:rPr>
          <w:color w:val="000000"/>
          <w:sz w:val="20"/>
          <w:szCs w:val="20"/>
        </w:rPr>
        <w:t>A figure might be helpful here?</w:t>
      </w:r>
    </w:p>
  </w:comment>
  <w:comment w:id="188" w:author="Katie Lankowicz [2]" w:date="2025-07-29T09:21:00Z" w:initials="KL">
    <w:p w14:paraId="42655969" w14:textId="77777777" w:rsidR="00926F2C" w:rsidRDefault="00926F2C" w:rsidP="00926F2C">
      <w:pPr>
        <w:pStyle w:val="CommentText"/>
      </w:pPr>
      <w:r>
        <w:rPr>
          <w:rStyle w:val="CommentReference"/>
        </w:rPr>
        <w:annotationRef/>
      </w:r>
      <w:r>
        <w:t>This is represented in Fig 5c</w:t>
      </w:r>
    </w:p>
  </w:comment>
  <w:comment w:id="189" w:author="SWENSON, COURTNEY" w:date="2025-06-08T12:12:00Z" w:initials="CS">
    <w:p w14:paraId="712B620F" w14:textId="5EF9F9F4" w:rsidR="00BB0EB1" w:rsidRDefault="00BB0EB1" w:rsidP="00BB0EB1">
      <w:r>
        <w:rPr>
          <w:rStyle w:val="CommentReference"/>
        </w:rPr>
        <w:annotationRef/>
      </w:r>
      <w:r>
        <w:rPr>
          <w:color w:val="000000"/>
          <w:sz w:val="20"/>
          <w:szCs w:val="20"/>
        </w:rPr>
        <w:t>Again show a figure? I think since you are describing the shape of the curve it would make sense/be helpful to see the curve you are referencing</w:t>
      </w:r>
    </w:p>
  </w:comment>
  <w:comment w:id="190" w:author="Katie Lankowicz [2]" w:date="2025-07-29T09:22:00Z" w:initials="KL">
    <w:p w14:paraId="1E3FA1C2" w14:textId="77777777" w:rsidR="00926F2C" w:rsidRDefault="00926F2C" w:rsidP="00926F2C">
      <w:pPr>
        <w:pStyle w:val="CommentText"/>
      </w:pPr>
      <w:r>
        <w:rPr>
          <w:rStyle w:val="CommentReference"/>
        </w:rPr>
        <w:annotationRef/>
      </w:r>
      <w:r>
        <w:t>Also in Fig 5</w:t>
      </w:r>
    </w:p>
  </w:comment>
  <w:comment w:id="191" w:author="Aaron Whitman" w:date="2025-06-27T13:02:00Z" w:initials="AW">
    <w:p w14:paraId="318EFF68" w14:textId="365799D4" w:rsidR="00E63209" w:rsidRDefault="00E63209" w:rsidP="00E63209">
      <w:pPr>
        <w:pStyle w:val="CommentText"/>
      </w:pPr>
      <w:r>
        <w:rPr>
          <w:rStyle w:val="CommentReference"/>
        </w:rPr>
        <w:annotationRef/>
      </w:r>
      <w:r>
        <w:t>How does 2022 compare to 2023? I know that we saw very little spawning activity out in Casco Bay in the fall of 2021, maybe there was even less spawning in the fall of 2022?</w:t>
      </w:r>
    </w:p>
  </w:comment>
  <w:comment w:id="192" w:author="Katie Lankowicz [2]" w:date="2025-07-03T13:09:00Z" w:initials="KL">
    <w:p w14:paraId="1BBBA393" w14:textId="77777777" w:rsidR="0089651A" w:rsidRDefault="00A179C6" w:rsidP="0089651A">
      <w:pPr>
        <w:pStyle w:val="CommentText"/>
      </w:pPr>
      <w:r>
        <w:rPr>
          <w:rStyle w:val="CommentReference"/>
        </w:rPr>
        <w:annotationRef/>
      </w:r>
      <w:r w:rsidR="0089651A">
        <w:t>See Zach’s above comment about a sampling timing mismatch.</w:t>
      </w:r>
      <w:r w:rsidR="0089651A">
        <w:br/>
      </w:r>
      <w:r w:rsidR="0089651A">
        <w:br/>
        <w:t>Our herring catch was pretty average in 2022.</w:t>
      </w:r>
      <w:r w:rsidR="0089651A">
        <w:br/>
      </w:r>
      <w:r w:rsidR="0089651A">
        <w:br/>
        <w:t>Notably high CPUE: 2014 (441 herring/seine) and 2017 (188 herring/seine)</w:t>
      </w:r>
      <w:r w:rsidR="0089651A">
        <w:br/>
      </w:r>
      <w:r w:rsidR="0089651A">
        <w:br/>
        <w:t>Notably low CPUE: 2015 (2 herring/seine) and 2023 (less than 1 herring/seine).</w:t>
      </w:r>
      <w:r w:rsidR="0089651A">
        <w:br/>
      </w:r>
      <w:r w:rsidR="0089651A">
        <w:br/>
        <w:t>The rest of the years run between 18 and 66 herring/seine.</w:t>
      </w:r>
    </w:p>
  </w:comment>
  <w:comment w:id="193" w:author="SWENSON, COURTNEY" w:date="2025-06-08T12:13:00Z" w:initials="CS">
    <w:p w14:paraId="1C4A77DB" w14:textId="5557018A" w:rsidR="00BB0EB1" w:rsidRDefault="00BB0EB1" w:rsidP="00BB0EB1">
      <w:r>
        <w:rPr>
          <w:rStyle w:val="CommentReference"/>
        </w:rPr>
        <w:annotationRef/>
      </w:r>
      <w:r>
        <w:rPr>
          <w:color w:val="000000"/>
          <w:sz w:val="20"/>
          <w:szCs w:val="20"/>
        </w:rPr>
        <w:t xml:space="preserve">Unrelated to editing but this is really interesting! </w:t>
      </w:r>
    </w:p>
  </w:comment>
  <w:comment w:id="194" w:author="Zachary Whitener" w:date="2025-09-10T11:33:00Z" w:initials="ZW">
    <w:p w14:paraId="5A33D140" w14:textId="77777777" w:rsidR="000D6B5A" w:rsidRDefault="000D6B5A" w:rsidP="000D6B5A">
      <w:pPr>
        <w:pStyle w:val="CommentText"/>
      </w:pPr>
      <w:r>
        <w:rPr>
          <w:rStyle w:val="CommentReference"/>
        </w:rPr>
        <w:annotationRef/>
      </w:r>
      <w:r>
        <w:t>Good addition</w:t>
      </w:r>
    </w:p>
  </w:comment>
  <w:comment w:id="201" w:author="SWENSON, COURTNEY" w:date="2025-06-08T12:16:00Z" w:initials="CS">
    <w:p w14:paraId="30B84626" w14:textId="016B6A80" w:rsidR="00BB0EB1" w:rsidRDefault="00BB0EB1" w:rsidP="00BB0EB1">
      <w:r>
        <w:rPr>
          <w:rStyle w:val="CommentReference"/>
        </w:rPr>
        <w:annotationRef/>
      </w:r>
      <w:r>
        <w:rPr>
          <w:color w:val="000000"/>
          <w:sz w:val="20"/>
          <w:szCs w:val="20"/>
        </w:rPr>
        <w:t>I think I am just not understanding what a random effect is so I think my previous comments about this were a me problem</w:t>
      </w:r>
    </w:p>
  </w:comment>
  <w:comment w:id="202" w:author="SWENSON, COURTNEY" w:date="2025-06-08T12:16:00Z" w:initials="CS">
    <w:p w14:paraId="7EACC8B7" w14:textId="77777777" w:rsidR="00BB0EB1" w:rsidRDefault="00BB0EB1" w:rsidP="00BB0EB1">
      <w:r>
        <w:rPr>
          <w:rStyle w:val="CommentReference"/>
        </w:rPr>
        <w:annotationRef/>
      </w:r>
      <w:r>
        <w:rPr>
          <w:color w:val="000000"/>
          <w:sz w:val="20"/>
          <w:szCs w:val="20"/>
        </w:rPr>
        <w:t>Is this low?</w:t>
      </w:r>
    </w:p>
  </w:comment>
  <w:comment w:id="203" w:author="Katie Lankowicz [2]" w:date="2025-07-29T08:12:00Z" w:initials="KL">
    <w:p w14:paraId="76ABCB9F" w14:textId="77777777" w:rsidR="00926F2C" w:rsidRDefault="00926F2C" w:rsidP="00926F2C">
      <w:pPr>
        <w:pStyle w:val="CommentText"/>
      </w:pPr>
      <w:r>
        <w:rPr>
          <w:rStyle w:val="CommentReference"/>
        </w:rPr>
        <w:annotationRef/>
      </w:r>
      <w:r>
        <w:t>It’s actually shockingly high for an ecological model. Plenty of models get published explaining only like 15-20% of deviance.</w:t>
      </w:r>
    </w:p>
  </w:comment>
  <w:comment w:id="205" w:author="SWENSON, COURTNEY" w:date="2025-06-08T12:21:00Z" w:initials="CS">
    <w:p w14:paraId="0007EAF1" w14:textId="77777777" w:rsidR="00116878" w:rsidRDefault="00116878" w:rsidP="00116878">
      <w:r>
        <w:rPr>
          <w:rStyle w:val="CommentReference"/>
        </w:rPr>
        <w:annotationRef/>
      </w:r>
      <w:r>
        <w:rPr>
          <w:color w:val="000000"/>
          <w:sz w:val="20"/>
          <w:szCs w:val="20"/>
        </w:rPr>
        <w:t>This might want to be your topic sentence (the point about being able to read the first sentence of each paragraph and make sense- this seems like more of a topic sentence than what you currently have)</w:t>
      </w:r>
    </w:p>
  </w:comment>
  <w:comment w:id="206" w:author="Katie Lankowicz [2]" w:date="2025-07-29T09:24:00Z" w:initials="KL">
    <w:p w14:paraId="7635A547" w14:textId="77777777" w:rsidR="00926F2C" w:rsidRDefault="00926F2C" w:rsidP="00926F2C">
      <w:pPr>
        <w:pStyle w:val="CommentText"/>
      </w:pPr>
      <w:r>
        <w:rPr>
          <w:rStyle w:val="CommentReference"/>
        </w:rPr>
        <w:annotationRef/>
      </w:r>
      <w:r>
        <w:t>Yes, but unfortunately we need to report some background NMDS info first (number of ordination axes, stress coefficient, k) to indicate that our results are valid and help interpretation of the ANOSIM test.</w:t>
      </w:r>
    </w:p>
  </w:comment>
  <w:comment w:id="211" w:author="Zachary Whitener" w:date="2025-06-24T13:22:00Z" w:initials="ZW">
    <w:p w14:paraId="2911363F" w14:textId="39894B46" w:rsidR="006F1B47" w:rsidRDefault="006F1B47" w:rsidP="006F1B47">
      <w:pPr>
        <w:pStyle w:val="CommentText"/>
      </w:pPr>
      <w:r>
        <w:rPr>
          <w:rStyle w:val="CommentReference"/>
        </w:rPr>
        <w:annotationRef/>
      </w:r>
      <w:r>
        <w:t>Spacing before/after “=” sign inconsistent</w:t>
      </w:r>
    </w:p>
  </w:comment>
  <w:comment w:id="216" w:author="Aaron Whitman" w:date="2025-06-27T13:07:00Z" w:initials="AW">
    <w:p w14:paraId="0BE53AC1" w14:textId="77777777" w:rsidR="0061741B" w:rsidRDefault="0061741B" w:rsidP="0061741B">
      <w:pPr>
        <w:pStyle w:val="CommentText"/>
      </w:pPr>
      <w:r>
        <w:rPr>
          <w:rStyle w:val="CommentReference"/>
        </w:rPr>
        <w:annotationRef/>
      </w:r>
      <w:r>
        <w:t xml:space="preserve">Is this because we catch sand lance later in the season when they are big enough to be caught? </w:t>
      </w:r>
    </w:p>
  </w:comment>
  <w:comment w:id="217" w:author="Katie Lankowicz [2]" w:date="2025-07-03T13:20:00Z" w:initials="KL">
    <w:p w14:paraId="114A7AB2" w14:textId="77777777" w:rsidR="00376442" w:rsidRDefault="002A6DA8" w:rsidP="00376442">
      <w:pPr>
        <w:pStyle w:val="CommentText"/>
      </w:pPr>
      <w:r>
        <w:rPr>
          <w:rStyle w:val="CommentReference"/>
        </w:rPr>
        <w:annotationRef/>
      </w:r>
      <w:r w:rsidR="00376442">
        <w:t>Cluster B is the “sand lance or nothing” cluster. Site-season combinations that are best defined by cluster B are upriver in the early summer (nothing is there), then all the way south in mid summer (YOY sand lance have recruited to the net), and then at the north-south extremes at the end of the summer (limited catch at Presumpscot, sand lance dominate at Alewife Cove).</w:t>
      </w:r>
      <w:r w:rsidR="00376442">
        <w:br/>
      </w:r>
      <w:r w:rsidR="00376442">
        <w:br/>
        <w:t>I think what this says, more than anything else, is that sand lance have a super-specific spatiotemporal distribution. They prefer Alewife Cove, as opposed to most other species (except herring in the early summer period). Because they’re so unlike everything else, they’re statistically shunted to the cluster that best describes conditions when no fish are present.</w:t>
      </w:r>
    </w:p>
  </w:comment>
  <w:comment w:id="242" w:author="SWENSON, COURTNEY" w:date="2025-06-08T12:30:00Z" w:initials="CS">
    <w:p w14:paraId="002D2A68" w14:textId="77777777" w:rsidR="00E06D98" w:rsidRDefault="00E06D98" w:rsidP="00E06D98">
      <w:r>
        <w:rPr>
          <w:rStyle w:val="CommentReference"/>
        </w:rPr>
        <w:annotationRef/>
      </w:r>
      <w:r>
        <w:rPr>
          <w:color w:val="000000"/>
          <w:sz w:val="20"/>
          <w:szCs w:val="20"/>
        </w:rPr>
        <w:t>A figure could be useful here?</w:t>
      </w:r>
    </w:p>
  </w:comment>
  <w:comment w:id="243" w:author="Katie Lankowicz [2]" w:date="2025-07-29T09:34:00Z" w:initials="KL">
    <w:p w14:paraId="6D0D1EAD" w14:textId="77777777" w:rsidR="00926F2C" w:rsidRDefault="00926F2C" w:rsidP="00926F2C">
      <w:pPr>
        <w:pStyle w:val="CommentText"/>
      </w:pPr>
      <w:r>
        <w:rPr>
          <w:rStyle w:val="CommentReference"/>
        </w:rPr>
        <w:annotationRef/>
      </w:r>
      <w:r>
        <w:t>This is figure 8. If annual temperature was an important factor structuring the clusters, we would likely see that the “warmer” and “cooler” years belonged to separate clusters. This is not the result we got.</w:t>
      </w:r>
    </w:p>
  </w:comment>
  <w:comment w:id="244" w:author="SWENSON, COURTNEY" w:date="2025-06-08T12:32:00Z" w:initials="CS">
    <w:p w14:paraId="21A3AC1E" w14:textId="55D3298A" w:rsidR="00E06D98" w:rsidRDefault="00E06D98" w:rsidP="00E06D98">
      <w:r>
        <w:rPr>
          <w:rStyle w:val="CommentReference"/>
        </w:rPr>
        <w:annotationRef/>
      </w:r>
      <w:r>
        <w:rPr>
          <w:color w:val="000000"/>
          <w:sz w:val="20"/>
          <w:szCs w:val="20"/>
        </w:rPr>
        <w:t>This seems like the kind of information that would fit better in the introduction?</w:t>
      </w:r>
    </w:p>
  </w:comment>
  <w:comment w:id="245" w:author="Katie Lankowicz [2]" w:date="2025-07-29T09:36:00Z" w:initials="KL">
    <w:p w14:paraId="2AA524A0" w14:textId="77777777" w:rsidR="00926F2C" w:rsidRDefault="00926F2C" w:rsidP="00926F2C">
      <w:pPr>
        <w:pStyle w:val="CommentText"/>
      </w:pPr>
      <w:r>
        <w:rPr>
          <w:rStyle w:val="CommentReference"/>
        </w:rPr>
        <w:annotationRef/>
      </w:r>
      <w:r>
        <w:t>I like to start the discussion with a quick recap of the knowledge gap we are covering. Here, I am implying that our study is novel in that it looks at community ecology (rather than single species) in the nearshore regions (rather than for the entire Gulf of Maine).</w:t>
      </w:r>
    </w:p>
  </w:comment>
  <w:comment w:id="248" w:author="SWENSON, COURTNEY" w:date="2025-06-08T12:40:00Z" w:initials="CS">
    <w:p w14:paraId="145ADD7B" w14:textId="77777777" w:rsidR="006B69A7" w:rsidRDefault="006B69A7" w:rsidP="006B69A7">
      <w:r>
        <w:rPr>
          <w:rStyle w:val="CommentReference"/>
        </w:rPr>
        <w:annotationRef/>
      </w:r>
      <w:r>
        <w:rPr>
          <w:color w:val="000000"/>
          <w:sz w:val="20"/>
          <w:szCs w:val="20"/>
        </w:rPr>
        <w:t>This should be a topic sentence- it is a really important part of the findings of the study</w:t>
      </w:r>
    </w:p>
  </w:comment>
  <w:comment w:id="253" w:author="SWENSON, COURTNEY" w:date="2025-06-08T12:42:00Z" w:initials="CS">
    <w:p w14:paraId="0E969F19" w14:textId="77777777" w:rsidR="006B69A7" w:rsidRDefault="006B69A7" w:rsidP="006B69A7">
      <w:r>
        <w:rPr>
          <w:rStyle w:val="CommentReference"/>
        </w:rPr>
        <w:annotationRef/>
      </w:r>
      <w:r>
        <w:rPr>
          <w:color w:val="000000"/>
          <w:sz w:val="20"/>
          <w:szCs w:val="20"/>
        </w:rPr>
        <w:t>Good use of evidence to support claim</w:t>
      </w:r>
    </w:p>
  </w:comment>
  <w:comment w:id="263" w:author="Graham Sherwood" w:date="2025-06-27T14:09:00Z" w:initials="GS">
    <w:p w14:paraId="6602BFEB" w14:textId="233B5F38" w:rsidR="007B4A28" w:rsidRDefault="007B4A28" w:rsidP="007B4A28">
      <w:pPr>
        <w:pStyle w:val="CommentText"/>
      </w:pPr>
      <w:r>
        <w:rPr>
          <w:rStyle w:val="CommentReference"/>
        </w:rPr>
        <w:annotationRef/>
      </w:r>
      <w:r>
        <w:t>I’m guessing that a reviewer might ask if we have data to suggest if higher juvenile densities are related to lower growth to support this</w:t>
      </w:r>
    </w:p>
  </w:comment>
  <w:comment w:id="264" w:author="Katie Lankowicz [2]" w:date="2025-07-03T13:31:00Z" w:initials="KL">
    <w:p w14:paraId="4A200EE0" w14:textId="77777777" w:rsidR="0078662E" w:rsidRDefault="0078662E" w:rsidP="0078662E">
      <w:pPr>
        <w:pStyle w:val="CommentText"/>
      </w:pPr>
      <w:r>
        <w:rPr>
          <w:rStyle w:val="CommentReference"/>
        </w:rPr>
        <w:annotationRef/>
      </w:r>
      <w:r>
        <w:t>I haven’t done any real analysis here. I’m just noting that this coarse-scale relationship between relative abundance and individual growth pretty neatly fits our understanding of competition-driven density dependence.</w:t>
      </w:r>
      <w:r>
        <w:br/>
      </w:r>
      <w:r>
        <w:br/>
        <w:t>Is there something you think I should add?</w:t>
      </w:r>
    </w:p>
  </w:comment>
  <w:comment w:id="273" w:author="SWENSON, COURTNEY" w:date="2025-06-08T12:52:00Z" w:initials="CS">
    <w:p w14:paraId="3CE9A92E" w14:textId="77777777" w:rsidR="00931652" w:rsidRDefault="00931652" w:rsidP="00931652">
      <w:r>
        <w:rPr>
          <w:rStyle w:val="CommentReference"/>
        </w:rPr>
        <w:annotationRef/>
      </w:r>
      <w:r>
        <w:rPr>
          <w:color w:val="000000"/>
          <w:sz w:val="20"/>
          <w:szCs w:val="20"/>
        </w:rPr>
        <w:t>This works well to explain why the hypothesis wasn’t supported as predicted</w:t>
      </w:r>
    </w:p>
  </w:comment>
  <w:comment w:id="275" w:author="Graham Sherwood" w:date="2025-06-27T14:11:00Z" w:initials="GS">
    <w:p w14:paraId="1648D6D3" w14:textId="62C69F19" w:rsidR="007B4A28" w:rsidRDefault="007B4A28" w:rsidP="007B4A28">
      <w:pPr>
        <w:pStyle w:val="CommentText"/>
      </w:pPr>
      <w:r>
        <w:rPr>
          <w:rStyle w:val="CommentReference"/>
        </w:rPr>
        <w:annotationRef/>
      </w:r>
      <w:r>
        <w:t>Is this the right word? Maybe structure or functioning instead?</w:t>
      </w:r>
    </w:p>
  </w:comment>
  <w:comment w:id="292" w:author="Graham Sherwood" w:date="2025-06-27T14:18:00Z" w:initials="GS">
    <w:p w14:paraId="1EC6D3F5" w14:textId="77777777" w:rsidR="00712317" w:rsidRDefault="00E61057" w:rsidP="00712317">
      <w:pPr>
        <w:pStyle w:val="CommentText"/>
      </w:pPr>
      <w:r>
        <w:rPr>
          <w:rStyle w:val="CommentReference"/>
        </w:rPr>
        <w:annotationRef/>
      </w:r>
      <w:r w:rsidR="00712317">
        <w:t>I wonder if it’s worth mentioning that there is relatively little information on herring recruitment in the Gulf of Maine at this life stage. Given that the herring stock has gone through a major collapse could our data be used somehow to examine where bottlenecks might be occurring? For example, we’ve observed juvenile herring throughout our survey suggesting that spawning is still taking place in coastal Maine waters even though our most recent acoustic survey (in 2021/22) didn’t identify spawning activity in the region we observed off Cape Elizabeth from 2012-2016. I guess what I’m getting at is - is there any evidence for abundance changes in juvenile herring from our survey that we might be able to link up to broader stock dynamics? Maybe not right now, but maybe yes with a longer time series</w:t>
      </w:r>
    </w:p>
  </w:comment>
  <w:comment w:id="293" w:author="Katie Lankowicz [2]" w:date="2025-07-28T10:27:00Z" w:initials="KL">
    <w:p w14:paraId="2D71F637" w14:textId="77777777" w:rsidR="00376442" w:rsidRDefault="00376442" w:rsidP="00376442">
      <w:pPr>
        <w:pStyle w:val="CommentText"/>
      </w:pPr>
      <w:r>
        <w:rPr>
          <w:rStyle w:val="CommentReference"/>
        </w:rPr>
        <w:annotationRef/>
      </w:r>
      <w:r>
        <w:t>I like where your head is at here, but I think I want to focus on that in another paper (specifically, the one I’m working on with QBC intern Annabella). I have referenced this as a good avenue for further research.</w:t>
      </w:r>
    </w:p>
  </w:comment>
  <w:comment w:id="312" w:author="Zachary Whitener" w:date="2025-09-10T11:35:00Z" w:initials="ZW">
    <w:p w14:paraId="242CB09C" w14:textId="77777777" w:rsidR="000D6B5A" w:rsidRDefault="000D6B5A" w:rsidP="000D6B5A">
      <w:pPr>
        <w:pStyle w:val="CommentText"/>
      </w:pPr>
      <w:r>
        <w:rPr>
          <w:rStyle w:val="CommentReference"/>
        </w:rPr>
        <w:annotationRef/>
      </w:r>
      <w:r>
        <w:t>Over the years we have used a few funding sources to make it all happen, from the original Anonymous Donor to “borrowing time” from funded mussel sampling work, and I am sure a few others. What a journey it has been!</w:t>
      </w:r>
    </w:p>
  </w:comment>
  <w:comment w:id="323" w:author="SWENSON, COURTNEY" w:date="2025-06-08T12:59:00Z" w:initials="CS">
    <w:p w14:paraId="5BB476BE" w14:textId="6DCE6D9D" w:rsidR="00931652" w:rsidRDefault="00931652" w:rsidP="00931652">
      <w:r>
        <w:rPr>
          <w:rStyle w:val="CommentReference"/>
        </w:rPr>
        <w:annotationRef/>
      </w:r>
      <w:r>
        <w:rPr>
          <w:color w:val="000000"/>
          <w:sz w:val="20"/>
          <w:szCs w:val="20"/>
        </w:rPr>
        <w:t>Beautiful job on your references, they look great to me! Also very nice job on in-text citations</w:t>
      </w:r>
    </w:p>
  </w:comment>
  <w:comment w:id="327" w:author="SWENSON, COURTNEY" w:date="2025-06-08T13:00:00Z" w:initials="CS">
    <w:p w14:paraId="68573591" w14:textId="77777777" w:rsidR="00B24E15" w:rsidRDefault="00B24E15" w:rsidP="00B24E15">
      <w:r>
        <w:rPr>
          <w:rStyle w:val="CommentReference"/>
        </w:rPr>
        <w:annotationRef/>
      </w:r>
      <w:r>
        <w:rPr>
          <w:color w:val="000000"/>
          <w:sz w:val="20"/>
          <w:szCs w:val="20"/>
        </w:rPr>
        <w:t xml:space="preserve">Love this figure. Only thing would be adding colored dots to the locations so they are easier to see? Could be the same color for all of them since you have each labeled with initials already. </w:t>
      </w:r>
    </w:p>
  </w:comment>
  <w:comment w:id="331" w:author="SWENSON, COURTNEY" w:date="2025-06-08T13:02:00Z" w:initials="CS">
    <w:p w14:paraId="2969AE92" w14:textId="77777777" w:rsidR="00B24E15" w:rsidRDefault="00B24E15" w:rsidP="00B24E15">
      <w:r>
        <w:rPr>
          <w:rStyle w:val="CommentReference"/>
        </w:rPr>
        <w:annotationRef/>
      </w:r>
      <w:r>
        <w:rPr>
          <w:color w:val="000000"/>
          <w:sz w:val="20"/>
          <w:szCs w:val="20"/>
        </w:rPr>
        <w:t>Good figure and caption</w:t>
      </w:r>
    </w:p>
  </w:comment>
  <w:comment w:id="332" w:author="Graham Sherwood" w:date="2025-06-27T10:34:00Z" w:initials="GS">
    <w:p w14:paraId="7C04FC11" w14:textId="15A45BB7" w:rsidR="00903215" w:rsidRDefault="00903215" w:rsidP="00903215">
      <w:pPr>
        <w:pStyle w:val="CommentText"/>
      </w:pPr>
      <w:r>
        <w:rPr>
          <w:rStyle w:val="CommentReference"/>
        </w:rPr>
        <w:annotationRef/>
      </w:r>
      <w:r>
        <w:t>I would consider changing the aspect of this plot (narrower) to highlight the general increasing pattern</w:t>
      </w:r>
    </w:p>
  </w:comment>
  <w:comment w:id="333" w:author="Katie Lankowicz [2]" w:date="2025-07-03T14:56:00Z" w:initials="KL">
    <w:p w14:paraId="4E48B2DD" w14:textId="77777777" w:rsidR="00A235A3" w:rsidRDefault="00A235A3" w:rsidP="00A235A3">
      <w:pPr>
        <w:pStyle w:val="CommentText"/>
      </w:pPr>
      <w:r>
        <w:rPr>
          <w:rStyle w:val="CommentReference"/>
        </w:rPr>
        <w:annotationRef/>
      </w:r>
      <w:r>
        <w:t xml:space="preserve">Hard to get much narrower without affecting the legibility of the x axis. </w:t>
      </w:r>
    </w:p>
  </w:comment>
  <w:comment w:id="334" w:author="SWENSON, COURTNEY" w:date="2025-06-08T13:02:00Z" w:initials="CS">
    <w:p w14:paraId="524A003E" w14:textId="77777777" w:rsidR="00B24E15" w:rsidRDefault="00B24E15" w:rsidP="00B24E15">
      <w:r>
        <w:rPr>
          <w:rStyle w:val="CommentReference"/>
        </w:rPr>
        <w:annotationRef/>
      </w:r>
      <w:r>
        <w:rPr>
          <w:color w:val="000000"/>
          <w:sz w:val="20"/>
          <w:szCs w:val="20"/>
        </w:rPr>
        <w:t>Also great figure and caption, very clear and helpful</w:t>
      </w:r>
    </w:p>
  </w:comment>
  <w:comment w:id="335" w:author="SWENSON, COURTNEY" w:date="2025-06-08T13:06:00Z" w:initials="CS">
    <w:p w14:paraId="37502ED4" w14:textId="424DE7FA" w:rsidR="00B24E15" w:rsidRDefault="00B24E15" w:rsidP="00B24E15">
      <w:r>
        <w:rPr>
          <w:rStyle w:val="CommentReference"/>
        </w:rPr>
        <w:annotationRef/>
      </w:r>
      <w:r>
        <w:rPr>
          <w:color w:val="000000"/>
          <w:sz w:val="20"/>
          <w:szCs w:val="20"/>
        </w:rPr>
        <w:t>This figure might make more sense if it was split into 2</w:t>
      </w:r>
      <w:r w:rsidR="003B5336">
        <w:rPr>
          <w:color w:val="000000"/>
          <w:sz w:val="20"/>
          <w:szCs w:val="20"/>
        </w:rPr>
        <w:t xml:space="preserve"> </w:t>
      </w:r>
    </w:p>
  </w:comment>
  <w:comment w:id="336" w:author="Katie Lankowicz [2]" w:date="2025-07-29T08:16:00Z" w:initials="KL">
    <w:p w14:paraId="38F300E6" w14:textId="77777777" w:rsidR="003B5336" w:rsidRDefault="00926F2C" w:rsidP="003B5336">
      <w:pPr>
        <w:pStyle w:val="CommentText"/>
      </w:pPr>
      <w:r>
        <w:rPr>
          <w:rStyle w:val="CommentReference"/>
        </w:rPr>
        <w:annotationRef/>
      </w:r>
      <w:r w:rsidR="003B5336">
        <w:t>The idea here is: The top panel is a representation of length distribution each week, with the growth trend superimposed. The bottom panel is a comparison of the slope of those growth trends in cooler vs warmer years.</w:t>
      </w:r>
      <w:r w:rsidR="003B5336">
        <w:br/>
      </w:r>
      <w:r w:rsidR="003B5336">
        <w:br/>
        <w:t>Honestly, I might just delete the bottom panel. It’s the same info as you get in the top panel, just represented differently.</w:t>
      </w:r>
    </w:p>
  </w:comment>
  <w:comment w:id="337" w:author="SWENSON, COURTNEY" w:date="2025-06-08T13:07:00Z" w:initials="CS">
    <w:p w14:paraId="3EDC497D" w14:textId="0AA105A3" w:rsidR="00B24E15" w:rsidRDefault="00B24E15" w:rsidP="00B24E15">
      <w:r>
        <w:rPr>
          <w:rStyle w:val="CommentReference"/>
        </w:rPr>
        <w:annotationRef/>
      </w:r>
      <w:r>
        <w:rPr>
          <w:color w:val="000000"/>
          <w:sz w:val="20"/>
          <w:szCs w:val="20"/>
        </w:rPr>
        <w:t xml:space="preserve">This figure doesn’t add much to the understanding and might not be necessary, could be cut </w:t>
      </w:r>
    </w:p>
  </w:comment>
  <w:comment w:id="338" w:author="Katie Lankowicz [2]" w:date="2025-07-29T08:16:00Z" w:initials="KL">
    <w:p w14:paraId="5F04D9C3" w14:textId="77777777" w:rsidR="00926F2C" w:rsidRDefault="00926F2C" w:rsidP="00926F2C">
      <w:pPr>
        <w:pStyle w:val="CommentText"/>
      </w:pPr>
      <w:r>
        <w:rPr>
          <w:rStyle w:val="CommentReference"/>
        </w:rPr>
        <w:annotationRef/>
      </w:r>
      <w:r>
        <w:t>Gotta keep this one in as a visual representation of the outcome of the herring GAM.</w:t>
      </w:r>
    </w:p>
  </w:comment>
  <w:comment w:id="339" w:author="SWENSON, COURTNEY" w:date="2025-06-08T13:08:00Z" w:initials="CS">
    <w:p w14:paraId="7B27FEBD" w14:textId="5E5D560F" w:rsidR="00B24E15" w:rsidRDefault="00B24E15" w:rsidP="00B24E15">
      <w:r>
        <w:rPr>
          <w:rStyle w:val="CommentReference"/>
        </w:rPr>
        <w:annotationRef/>
      </w:r>
      <w:r>
        <w:rPr>
          <w:color w:val="000000"/>
          <w:sz w:val="20"/>
          <w:szCs w:val="20"/>
        </w:rPr>
        <w:t>Again doesn’t feel like it adds that much to understanding of the results, but I think this one is important to include the explain the methods?</w:t>
      </w:r>
    </w:p>
  </w:comment>
  <w:comment w:id="340" w:author="Katie Lankowicz [2]" w:date="2025-07-29T08:16:00Z" w:initials="KL">
    <w:p w14:paraId="12796FCE" w14:textId="77777777" w:rsidR="00926F2C" w:rsidRDefault="00926F2C" w:rsidP="00926F2C">
      <w:pPr>
        <w:pStyle w:val="CommentText"/>
      </w:pPr>
      <w:r>
        <w:rPr>
          <w:rStyle w:val="CommentReference"/>
        </w:rPr>
        <w:annotationRef/>
      </w:r>
      <w:r>
        <w:t>Yeah, gotta keep this one too</w:t>
      </w:r>
    </w:p>
  </w:comment>
  <w:comment w:id="341" w:author="SWENSON, COURTNEY" w:date="2025-06-08T12:01:00Z" w:initials="CS">
    <w:p w14:paraId="2FA343BC" w14:textId="74145749" w:rsidR="003E13B3" w:rsidRDefault="003E13B3" w:rsidP="003E13B3">
      <w:r>
        <w:rPr>
          <w:rStyle w:val="CommentReference"/>
        </w:rPr>
        <w:annotationRef/>
      </w:r>
      <w:r>
        <w:rPr>
          <w:color w:val="000000"/>
          <w:sz w:val="20"/>
          <w:szCs w:val="20"/>
        </w:rPr>
        <w:t>I really like the addition of the map in this figure it adds to the distribution understanding</w:t>
      </w:r>
    </w:p>
  </w:comment>
  <w:comment w:id="344" w:author="SWENSON, COURTNEY" w:date="2025-06-08T13:09:00Z" w:initials="CS">
    <w:p w14:paraId="2384B534" w14:textId="77777777" w:rsidR="00B24E15" w:rsidRDefault="00B24E15" w:rsidP="00B24E15">
      <w:r>
        <w:rPr>
          <w:rStyle w:val="CommentReference"/>
        </w:rPr>
        <w:annotationRef/>
      </w:r>
      <w:r>
        <w:rPr>
          <w:color w:val="000000"/>
          <w:sz w:val="20"/>
          <w:szCs w:val="20"/>
        </w:rPr>
        <w:t>I don’t understand the bottom plot about clusters and species but I think that is a me problem- seems like a great figure just above my understanding</w:t>
      </w:r>
    </w:p>
  </w:comment>
  <w:comment w:id="345" w:author="SWENSON, COURTNEY" w:date="2025-06-08T13:10:00Z" w:initials="CS">
    <w:p w14:paraId="6CE8BE86" w14:textId="77777777" w:rsidR="00B24E15" w:rsidRDefault="00B24E15" w:rsidP="00B24E15">
      <w:r>
        <w:rPr>
          <w:rStyle w:val="CommentReference"/>
        </w:rPr>
        <w:annotationRef/>
      </w:r>
      <w:r>
        <w:rPr>
          <w:color w:val="000000"/>
          <w:sz w:val="20"/>
          <w:szCs w:val="20"/>
        </w:rPr>
        <w:t>Same here- this is hard for me to interpret but I haven’t seen anything like this before so I am probably not the best person to give you feedback on this part</w:t>
      </w:r>
    </w:p>
  </w:comment>
  <w:comment w:id="348" w:author="SWENSON, COURTNEY" w:date="2025-06-08T13:10:00Z" w:initials="CS">
    <w:p w14:paraId="79766E03" w14:textId="77777777" w:rsidR="00B24E15" w:rsidRDefault="00B24E15" w:rsidP="00B24E15">
      <w:r>
        <w:rPr>
          <w:rStyle w:val="CommentReference"/>
        </w:rPr>
        <w:annotationRef/>
      </w:r>
      <w:r>
        <w:rPr>
          <w:color w:val="000000"/>
          <w:sz w:val="20"/>
          <w:szCs w:val="20"/>
        </w:rPr>
        <w:t>Giving table feedback all on this document- it all looks good! Captions are great as well and both tables make sense contextually and are referenced in text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02F589" w15:done="0"/>
  <w15:commentEx w15:paraId="703B904E" w15:paraIdParent="4902F589" w15:done="0"/>
  <w15:commentEx w15:paraId="7357BC51" w15:paraIdParent="4902F589" w15:done="0"/>
  <w15:commentEx w15:paraId="0F142FEC" w15:done="1"/>
  <w15:commentEx w15:paraId="56BB18CF" w15:done="0"/>
  <w15:commentEx w15:paraId="3E3CDD94" w15:paraIdParent="56BB18CF" w15:done="0"/>
  <w15:commentEx w15:paraId="4AED3DCB" w15:done="1"/>
  <w15:commentEx w15:paraId="6B927295" w15:done="0"/>
  <w15:commentEx w15:paraId="407399CD" w15:paraIdParent="6B927295" w15:done="0"/>
  <w15:commentEx w15:paraId="7CCDDD7C" w15:done="1"/>
  <w15:commentEx w15:paraId="084212AD" w15:done="1"/>
  <w15:commentEx w15:paraId="1F405C25" w15:done="1"/>
  <w15:commentEx w15:paraId="0391EB27" w15:paraIdParent="1F405C25" w15:done="1"/>
  <w15:commentEx w15:paraId="41B313D6" w15:done="0"/>
  <w15:commentEx w15:paraId="434B3144" w15:done="0"/>
  <w15:commentEx w15:paraId="45A37890" w15:paraIdParent="434B3144" w15:done="0"/>
  <w15:commentEx w15:paraId="125E5307" w15:paraIdParent="434B3144" w15:done="0"/>
  <w15:commentEx w15:paraId="39F58EF2" w15:done="0"/>
  <w15:commentEx w15:paraId="540C19F1" w15:paraIdParent="39F58EF2" w15:done="0"/>
  <w15:commentEx w15:paraId="56144066" w15:done="1"/>
  <w15:commentEx w15:paraId="7FD0EE51" w15:done="0"/>
  <w15:commentEx w15:paraId="7AB0BF82" w15:paraIdParent="7FD0EE51" w15:done="0"/>
  <w15:commentEx w15:paraId="51CB1D69" w15:done="0"/>
  <w15:commentEx w15:paraId="1B3D5158" w15:paraIdParent="51CB1D69" w15:done="0"/>
  <w15:commentEx w15:paraId="1C16B277" w15:done="1"/>
  <w15:commentEx w15:paraId="780CB767" w15:done="0"/>
  <w15:commentEx w15:paraId="71501DE2" w15:paraIdParent="780CB767" w15:done="0"/>
  <w15:commentEx w15:paraId="5B2095C4" w15:done="0"/>
  <w15:commentEx w15:paraId="1D7DF625" w15:paraIdParent="5B2095C4" w15:done="0"/>
  <w15:commentEx w15:paraId="326D2A6E" w15:done="0"/>
  <w15:commentEx w15:paraId="4BA747BA" w15:paraIdParent="326D2A6E" w15:done="0"/>
  <w15:commentEx w15:paraId="09F8C078" w15:done="1"/>
  <w15:commentEx w15:paraId="2423CD13" w15:done="1"/>
  <w15:commentEx w15:paraId="0E33EB33" w15:done="0"/>
  <w15:commentEx w15:paraId="69572850" w15:paraIdParent="0E33EB33" w15:done="0"/>
  <w15:commentEx w15:paraId="1CDB41AE" w15:done="1"/>
  <w15:commentEx w15:paraId="697EA111" w15:done="1"/>
  <w15:commentEx w15:paraId="6C762894" w15:done="0"/>
  <w15:commentEx w15:paraId="02339848" w15:done="0"/>
  <w15:commentEx w15:paraId="69DFAA53" w15:paraIdParent="02339848" w15:done="0"/>
  <w15:commentEx w15:paraId="7AEBBC64" w15:done="0"/>
  <w15:commentEx w15:paraId="6A615B0C" w15:paraIdParent="7AEBBC64" w15:done="0"/>
  <w15:commentEx w15:paraId="18B483A0" w15:done="1"/>
  <w15:commentEx w15:paraId="10CBD859" w15:done="1"/>
  <w15:commentEx w15:paraId="7849C322" w15:done="0"/>
  <w15:commentEx w15:paraId="5A494209" w15:paraIdParent="7849C322" w15:done="0"/>
  <w15:commentEx w15:paraId="61FADA90" w15:done="1"/>
  <w15:commentEx w15:paraId="217CA470" w15:done="0"/>
  <w15:commentEx w15:paraId="06ED375E" w15:paraIdParent="217CA470" w15:done="0"/>
  <w15:commentEx w15:paraId="5084D450" w15:done="1"/>
  <w15:commentEx w15:paraId="0C2A0FF1" w15:done="0"/>
  <w15:commentEx w15:paraId="42655969" w15:paraIdParent="0C2A0FF1" w15:done="0"/>
  <w15:commentEx w15:paraId="712B620F" w15:done="0"/>
  <w15:commentEx w15:paraId="1E3FA1C2" w15:paraIdParent="712B620F" w15:done="0"/>
  <w15:commentEx w15:paraId="318EFF68" w15:done="0"/>
  <w15:commentEx w15:paraId="1BBBA393" w15:paraIdParent="318EFF68" w15:done="0"/>
  <w15:commentEx w15:paraId="1C4A77DB" w15:done="1"/>
  <w15:commentEx w15:paraId="5A33D140" w15:done="0"/>
  <w15:commentEx w15:paraId="30B84626" w15:done="1"/>
  <w15:commentEx w15:paraId="7EACC8B7" w15:done="0"/>
  <w15:commentEx w15:paraId="76ABCB9F" w15:paraIdParent="7EACC8B7" w15:done="0"/>
  <w15:commentEx w15:paraId="0007EAF1" w15:done="0"/>
  <w15:commentEx w15:paraId="7635A547" w15:paraIdParent="0007EAF1" w15:done="0"/>
  <w15:commentEx w15:paraId="2911363F" w15:done="1"/>
  <w15:commentEx w15:paraId="0BE53AC1" w15:done="0"/>
  <w15:commentEx w15:paraId="114A7AB2" w15:paraIdParent="0BE53AC1" w15:done="0"/>
  <w15:commentEx w15:paraId="002D2A68" w15:done="0"/>
  <w15:commentEx w15:paraId="6D0D1EAD" w15:paraIdParent="002D2A68" w15:done="0"/>
  <w15:commentEx w15:paraId="21A3AC1E" w15:done="0"/>
  <w15:commentEx w15:paraId="2AA524A0" w15:paraIdParent="21A3AC1E" w15:done="0"/>
  <w15:commentEx w15:paraId="145ADD7B" w15:done="1"/>
  <w15:commentEx w15:paraId="0E969F19" w15:done="1"/>
  <w15:commentEx w15:paraId="6602BFEB" w15:done="0"/>
  <w15:commentEx w15:paraId="4A200EE0" w15:paraIdParent="6602BFEB" w15:done="0"/>
  <w15:commentEx w15:paraId="3CE9A92E" w15:done="1"/>
  <w15:commentEx w15:paraId="1648D6D3" w15:done="1"/>
  <w15:commentEx w15:paraId="1EC6D3F5" w15:done="0"/>
  <w15:commentEx w15:paraId="2D71F637" w15:paraIdParent="1EC6D3F5" w15:done="0"/>
  <w15:commentEx w15:paraId="242CB09C" w15:done="0"/>
  <w15:commentEx w15:paraId="5BB476BE" w15:done="1"/>
  <w15:commentEx w15:paraId="68573591" w15:done="1"/>
  <w15:commentEx w15:paraId="2969AE92" w15:done="1"/>
  <w15:commentEx w15:paraId="7C04FC11" w15:done="0"/>
  <w15:commentEx w15:paraId="4E48B2DD" w15:paraIdParent="7C04FC11" w15:done="0"/>
  <w15:commentEx w15:paraId="524A003E" w15:done="1"/>
  <w15:commentEx w15:paraId="37502ED4" w15:done="0"/>
  <w15:commentEx w15:paraId="38F300E6" w15:paraIdParent="37502ED4" w15:done="0"/>
  <w15:commentEx w15:paraId="3EDC497D" w15:done="0"/>
  <w15:commentEx w15:paraId="5F04D9C3" w15:paraIdParent="3EDC497D" w15:done="0"/>
  <w15:commentEx w15:paraId="7B27FEBD" w15:done="0"/>
  <w15:commentEx w15:paraId="12796FCE" w15:paraIdParent="7B27FEBD" w15:done="0"/>
  <w15:commentEx w15:paraId="2FA343BC" w15:done="1"/>
  <w15:commentEx w15:paraId="2384B534" w15:done="1"/>
  <w15:commentEx w15:paraId="6CE8BE86" w15:done="1"/>
  <w15:commentEx w15:paraId="79766E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51280F" w16cex:dateUtc="2025-06-27T13:44:00Z"/>
  <w16cex:commentExtensible w16cex:durableId="0877417F" w16cex:dateUtc="2025-07-01T17:22:00Z"/>
  <w16cex:commentExtensible w16cex:durableId="345730A9" w16cex:dateUtc="2025-09-10T14:29:00Z"/>
  <w16cex:commentExtensible w16cex:durableId="649070CD" w16cex:dateUtc="2025-05-23T00:29:00Z"/>
  <w16cex:commentExtensible w16cex:durableId="2149CD4E" w16cex:dateUtc="2025-06-27T13:52:00Z"/>
  <w16cex:commentExtensible w16cex:durableId="7B67854A" w16cex:dateUtc="2025-07-01T17:17:00Z"/>
  <w16cex:commentExtensible w16cex:durableId="7ECA6052" w16cex:dateUtc="2025-06-27T16:32:00Z"/>
  <w16cex:commentExtensible w16cex:durableId="77C48C95" w16cex:dateUtc="2025-06-27T14:03:00Z"/>
  <w16cex:commentExtensible w16cex:durableId="342ECCAA" w16cex:dateUtc="2025-07-01T17:58:00Z">
    <w16cex:extLst>
      <w16:ext w16:uri="{CE6994B0-6A32-4C9F-8C6B-6E91EDA988CE}">
        <cr:reactions xmlns:cr="http://schemas.microsoft.com/office/comments/2020/reactions">
          <cr:reaction reactionType="1">
            <cr:reactionInfo dateUtc="2025-09-10T14:59:15Z">
              <cr:user userId="S::zwhitener@gmri.org::5a06fb8b-8141-4e12-b7be-b9100a435225" userProvider="AD" userName="Zachary Whitener"/>
            </cr:reactionInfo>
          </cr:reaction>
        </cr:reactions>
      </w16:ext>
    </w16cex:extLst>
  </w16cex:commentExtensible>
  <w16cex:commentExtensible w16cex:durableId="078C06A8" w16cex:dateUtc="2025-05-23T23:16:00Z"/>
  <w16cex:commentExtensible w16cex:durableId="672D08DC" w16cex:dateUtc="2025-05-24T00:35:00Z"/>
  <w16cex:commentExtensible w16cex:durableId="2BAA458A" w16cex:dateUtc="2025-05-08T13:42:00Z"/>
  <w16cex:commentExtensible w16cex:durableId="68F68CE0" w16cex:dateUtc="2025-06-24T16:37:00Z"/>
  <w16cex:commentExtensible w16cex:durableId="57EA44AD" w16cex:dateUtc="2025-09-10T15:07:00Z"/>
  <w16cex:commentExtensible w16cex:durableId="45854AF2" w16cex:dateUtc="2025-05-24T00:28:00Z"/>
  <w16cex:commentExtensible w16cex:durableId="63FBBA2B" w16cex:dateUtc="2025-07-28T16:13:00Z"/>
  <w16cex:commentExtensible w16cex:durableId="4C6C2333" w16cex:dateUtc="2025-09-10T15:09:00Z"/>
  <w16cex:commentExtensible w16cex:durableId="6338893E" w16cex:dateUtc="2025-06-24T16:42:00Z"/>
  <w16cex:commentExtensible w16cex:durableId="76DB76CA" w16cex:dateUtc="2025-07-01T18:03:00Z"/>
  <w16cex:commentExtensible w16cex:durableId="1D711A81" w16cex:dateUtc="2025-06-27T14:22:00Z"/>
  <w16cex:commentExtensible w16cex:durableId="57E837ED" w16cex:dateUtc="2025-05-24T00:44:00Z"/>
  <w16cex:commentExtensible w16cex:durableId="6488B718" w16cex:dateUtc="2025-07-28T16:16:00Z"/>
  <w16cex:commentExtensible w16cex:durableId="0827738D" w16cex:dateUtc="2025-05-24T01:05:00Z"/>
  <w16cex:commentExtensible w16cex:durableId="61B5DC4B" w16cex:dateUtc="2025-07-29T11:41:00Z"/>
  <w16cex:commentExtensible w16cex:durableId="60D8F7C2" w16cex:dateUtc="2025-05-25T22:59:00Z"/>
  <w16cex:commentExtensible w16cex:durableId="63DF92CB" w16cex:dateUtc="2025-05-25T23:03:00Z"/>
  <w16cex:commentExtensible w16cex:durableId="03A6C9A8" w16cex:dateUtc="2025-07-29T11:43:00Z"/>
  <w16cex:commentExtensible w16cex:durableId="33954C49" w16cex:dateUtc="2025-05-25T23:29:00Z"/>
  <w16cex:commentExtensible w16cex:durableId="23D3CA54" w16cex:dateUtc="2025-07-29T11:44:00Z"/>
  <w16cex:commentExtensible w16cex:durableId="009FA0CA" w16cex:dateUtc="2025-06-08T10:53:00Z"/>
  <w16cex:commentExtensible w16cex:durableId="08FCD182" w16cex:dateUtc="2025-07-29T12:08:00Z"/>
  <w16cex:commentExtensible w16cex:durableId="5D0F5852" w16cex:dateUtc="2025-06-08T11:02:00Z"/>
  <w16cex:commentExtensible w16cex:durableId="0AC35B63" w16cex:dateUtc="2025-06-08T11:08:00Z"/>
  <w16cex:commentExtensible w16cex:durableId="2F23CC57" w16cex:dateUtc="2025-06-08T11:10:00Z"/>
  <w16cex:commentExtensible w16cex:durableId="0725BE1F" w16cex:dateUtc="2025-07-29T12:09:00Z"/>
  <w16cex:commentExtensible w16cex:durableId="4E574B8D" w16cex:dateUtc="2025-06-08T11:11:00Z"/>
  <w16cex:commentExtensible w16cex:durableId="614A9E94" w16cex:dateUtc="2025-06-08T11:12:00Z"/>
  <w16cex:commentExtensible w16cex:durableId="4EE40750" w16cex:dateUtc="2025-09-10T15:28:00Z"/>
  <w16cex:commentExtensible w16cex:durableId="6D0A0869" w16cex:dateUtc="2025-06-27T16:54:00Z"/>
  <w16cex:commentExtensible w16cex:durableId="5EE7ED70" w16cex:dateUtc="2025-07-01T18:16:00Z"/>
  <w16cex:commentExtensible w16cex:durableId="6F92B7FE" w16cex:dateUtc="2025-06-24T17:09:00Z"/>
  <w16cex:commentExtensible w16cex:durableId="59FC5F19" w16cex:dateUtc="2025-07-01T18:17:00Z"/>
  <w16cex:commentExtensible w16cex:durableId="003C9161" w16cex:dateUtc="2025-06-08T15:50:00Z"/>
  <w16cex:commentExtensible w16cex:durableId="3C000678" w16cex:dateUtc="2025-06-24T17:14:00Z"/>
  <w16cex:commentExtensible w16cex:durableId="0D61F768" w16cex:dateUtc="2025-06-08T15:52:00Z"/>
  <w16cex:commentExtensible w16cex:durableId="52A7F4F1" w16cex:dateUtc="2025-07-29T13:07:00Z"/>
  <w16cex:commentExtensible w16cex:durableId="2BA3ABFB" w16cex:dateUtc="2025-06-08T16:06:00Z"/>
  <w16cex:commentExtensible w16cex:durableId="4D400F12" w16cex:dateUtc="2025-06-24T17:36:00Z"/>
  <w16cex:commentExtensible w16cex:durableId="5FC6A19A" w16cex:dateUtc="2025-07-01T18:29:00Z"/>
  <w16cex:commentExtensible w16cex:durableId="0AF70E8A" w16cex:dateUtc="2025-06-08T16:08:00Z"/>
  <w16cex:commentExtensible w16cex:durableId="01D650CC" w16cex:dateUtc="2025-06-08T16:10:00Z"/>
  <w16cex:commentExtensible w16cex:durableId="6E03AD74" w16cex:dateUtc="2025-07-29T13:21:00Z"/>
  <w16cex:commentExtensible w16cex:durableId="087B72CE" w16cex:dateUtc="2025-06-08T16:12:00Z"/>
  <w16cex:commentExtensible w16cex:durableId="3B2F6E6D" w16cex:dateUtc="2025-07-29T13:22:00Z"/>
  <w16cex:commentExtensible w16cex:durableId="24D2EE93" w16cex:dateUtc="2025-06-27T17:02:00Z"/>
  <w16cex:commentExtensible w16cex:durableId="13AEB976" w16cex:dateUtc="2025-07-03T17:09:00Z"/>
  <w16cex:commentExtensible w16cex:durableId="5F2EEBA4" w16cex:dateUtc="2025-06-08T16:13:00Z"/>
  <w16cex:commentExtensible w16cex:durableId="7208FBA0" w16cex:dateUtc="2025-09-10T15:33:00Z"/>
  <w16cex:commentExtensible w16cex:durableId="138AB629" w16cex:dateUtc="2025-06-08T16:16:00Z"/>
  <w16cex:commentExtensible w16cex:durableId="2DEC1F6C" w16cex:dateUtc="2025-06-08T16:16:00Z"/>
  <w16cex:commentExtensible w16cex:durableId="6444D392" w16cex:dateUtc="2025-07-29T12:12:00Z"/>
  <w16cex:commentExtensible w16cex:durableId="6DFAF8B8" w16cex:dateUtc="2025-06-08T16:21:00Z"/>
  <w16cex:commentExtensible w16cex:durableId="4D2DE9DF" w16cex:dateUtc="2025-07-29T13:24:00Z"/>
  <w16cex:commentExtensible w16cex:durableId="543CE892" w16cex:dateUtc="2025-06-24T17:22:00Z"/>
  <w16cex:commentExtensible w16cex:durableId="01E37BB3" w16cex:dateUtc="2025-06-27T17:07:00Z"/>
  <w16cex:commentExtensible w16cex:durableId="32351B95" w16cex:dateUtc="2025-07-03T17:20:00Z"/>
  <w16cex:commentExtensible w16cex:durableId="6C216B34" w16cex:dateUtc="2025-06-08T16:30:00Z"/>
  <w16cex:commentExtensible w16cex:durableId="52655A8D" w16cex:dateUtc="2025-07-29T13:34:00Z"/>
  <w16cex:commentExtensible w16cex:durableId="31091FFD" w16cex:dateUtc="2025-06-08T16:32:00Z"/>
  <w16cex:commentExtensible w16cex:durableId="77B3B4F8" w16cex:dateUtc="2025-07-29T13:36:00Z"/>
  <w16cex:commentExtensible w16cex:durableId="6A6B961C" w16cex:dateUtc="2025-06-08T16:40:00Z"/>
  <w16cex:commentExtensible w16cex:durableId="23AD7D7C" w16cex:dateUtc="2025-06-08T16:42:00Z"/>
  <w16cex:commentExtensible w16cex:durableId="45AE16CB" w16cex:dateUtc="2025-06-27T18:09:00Z"/>
  <w16cex:commentExtensible w16cex:durableId="30FE414C" w16cex:dateUtc="2025-07-03T17:31:00Z"/>
  <w16cex:commentExtensible w16cex:durableId="0B815189" w16cex:dateUtc="2025-06-08T16:52:00Z"/>
  <w16cex:commentExtensible w16cex:durableId="16E08217" w16cex:dateUtc="2025-06-27T18:11:00Z"/>
  <w16cex:commentExtensible w16cex:durableId="10C15F21" w16cex:dateUtc="2025-06-27T18:18:00Z"/>
  <w16cex:commentExtensible w16cex:durableId="0D515D0D" w16cex:dateUtc="2025-07-28T14:27:00Z"/>
  <w16cex:commentExtensible w16cex:durableId="53782CC2" w16cex:dateUtc="2025-09-10T15:35:00Z"/>
  <w16cex:commentExtensible w16cex:durableId="672D2359" w16cex:dateUtc="2025-06-08T16:59:00Z"/>
  <w16cex:commentExtensible w16cex:durableId="316710A7" w16cex:dateUtc="2025-06-08T17:00:00Z"/>
  <w16cex:commentExtensible w16cex:durableId="36A2637E" w16cex:dateUtc="2025-06-08T17:02:00Z"/>
  <w16cex:commentExtensible w16cex:durableId="0249DCFE" w16cex:dateUtc="2025-06-27T14:34:00Z"/>
  <w16cex:commentExtensible w16cex:durableId="5548110C" w16cex:dateUtc="2025-07-03T18:56:00Z"/>
  <w16cex:commentExtensible w16cex:durableId="09938FEB" w16cex:dateUtc="2025-06-08T17:02:00Z"/>
  <w16cex:commentExtensible w16cex:durableId="29FC9520" w16cex:dateUtc="2025-06-08T17:06:00Z"/>
  <w16cex:commentExtensible w16cex:durableId="074A46D7" w16cex:dateUtc="2025-07-29T12:16:00Z"/>
  <w16cex:commentExtensible w16cex:durableId="1C954D3D" w16cex:dateUtc="2025-06-08T17:07:00Z"/>
  <w16cex:commentExtensible w16cex:durableId="39ECFA02" w16cex:dateUtc="2025-07-29T12:16:00Z"/>
  <w16cex:commentExtensible w16cex:durableId="2DCC9C66" w16cex:dateUtc="2025-06-08T17:08:00Z"/>
  <w16cex:commentExtensible w16cex:durableId="49CB8564" w16cex:dateUtc="2025-07-29T12:16:00Z"/>
  <w16cex:commentExtensible w16cex:durableId="684C1172" w16cex:dateUtc="2025-06-08T16:01:00Z"/>
  <w16cex:commentExtensible w16cex:durableId="3D2BBDCA" w16cex:dateUtc="2025-06-08T17:09:00Z"/>
  <w16cex:commentExtensible w16cex:durableId="36AC4D88" w16cex:dateUtc="2025-06-08T17:10:00Z"/>
  <w16cex:commentExtensible w16cex:durableId="085A4C14" w16cex:dateUtc="2025-06-08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02F589" w16cid:durableId="4B51280F"/>
  <w16cid:commentId w16cid:paraId="703B904E" w16cid:durableId="0877417F"/>
  <w16cid:commentId w16cid:paraId="7357BC51" w16cid:durableId="345730A9"/>
  <w16cid:commentId w16cid:paraId="0F142FEC" w16cid:durableId="649070CD"/>
  <w16cid:commentId w16cid:paraId="56BB18CF" w16cid:durableId="2149CD4E"/>
  <w16cid:commentId w16cid:paraId="3E3CDD94" w16cid:durableId="7B67854A"/>
  <w16cid:commentId w16cid:paraId="4AED3DCB" w16cid:durableId="7ECA6052"/>
  <w16cid:commentId w16cid:paraId="6B927295" w16cid:durableId="77C48C95"/>
  <w16cid:commentId w16cid:paraId="407399CD" w16cid:durableId="342ECCAA"/>
  <w16cid:commentId w16cid:paraId="7CCDDD7C" w16cid:durableId="078C06A8"/>
  <w16cid:commentId w16cid:paraId="084212AD" w16cid:durableId="672D08DC"/>
  <w16cid:commentId w16cid:paraId="1F405C25" w16cid:durableId="2BAA458A"/>
  <w16cid:commentId w16cid:paraId="0391EB27" w16cid:durableId="68F68CE0"/>
  <w16cid:commentId w16cid:paraId="41B313D6" w16cid:durableId="57EA44AD"/>
  <w16cid:commentId w16cid:paraId="434B3144" w16cid:durableId="45854AF2"/>
  <w16cid:commentId w16cid:paraId="45A37890" w16cid:durableId="63FBBA2B"/>
  <w16cid:commentId w16cid:paraId="125E5307" w16cid:durableId="4C6C2333"/>
  <w16cid:commentId w16cid:paraId="39F58EF2" w16cid:durableId="6338893E"/>
  <w16cid:commentId w16cid:paraId="540C19F1" w16cid:durableId="76DB76CA"/>
  <w16cid:commentId w16cid:paraId="56144066" w16cid:durableId="1D711A81"/>
  <w16cid:commentId w16cid:paraId="7FD0EE51" w16cid:durableId="57E837ED"/>
  <w16cid:commentId w16cid:paraId="7AB0BF82" w16cid:durableId="6488B718"/>
  <w16cid:commentId w16cid:paraId="51CB1D69" w16cid:durableId="0827738D"/>
  <w16cid:commentId w16cid:paraId="1B3D5158" w16cid:durableId="61B5DC4B"/>
  <w16cid:commentId w16cid:paraId="1C16B277" w16cid:durableId="60D8F7C2"/>
  <w16cid:commentId w16cid:paraId="780CB767" w16cid:durableId="63DF92CB"/>
  <w16cid:commentId w16cid:paraId="71501DE2" w16cid:durableId="03A6C9A8"/>
  <w16cid:commentId w16cid:paraId="5B2095C4" w16cid:durableId="33954C49"/>
  <w16cid:commentId w16cid:paraId="1D7DF625" w16cid:durableId="23D3CA54"/>
  <w16cid:commentId w16cid:paraId="326D2A6E" w16cid:durableId="009FA0CA"/>
  <w16cid:commentId w16cid:paraId="4BA747BA" w16cid:durableId="08FCD182"/>
  <w16cid:commentId w16cid:paraId="09F8C078" w16cid:durableId="5D0F5852"/>
  <w16cid:commentId w16cid:paraId="2423CD13" w16cid:durableId="0AC35B63"/>
  <w16cid:commentId w16cid:paraId="0E33EB33" w16cid:durableId="2F23CC57"/>
  <w16cid:commentId w16cid:paraId="69572850" w16cid:durableId="0725BE1F"/>
  <w16cid:commentId w16cid:paraId="1CDB41AE" w16cid:durableId="4E574B8D"/>
  <w16cid:commentId w16cid:paraId="697EA111" w16cid:durableId="614A9E94"/>
  <w16cid:commentId w16cid:paraId="6C762894" w16cid:durableId="4EE40750"/>
  <w16cid:commentId w16cid:paraId="02339848" w16cid:durableId="6D0A0869"/>
  <w16cid:commentId w16cid:paraId="69DFAA53" w16cid:durableId="5EE7ED70"/>
  <w16cid:commentId w16cid:paraId="7AEBBC64" w16cid:durableId="6F92B7FE"/>
  <w16cid:commentId w16cid:paraId="6A615B0C" w16cid:durableId="59FC5F19"/>
  <w16cid:commentId w16cid:paraId="18B483A0" w16cid:durableId="003C9161"/>
  <w16cid:commentId w16cid:paraId="10CBD859" w16cid:durableId="3C000678"/>
  <w16cid:commentId w16cid:paraId="7849C322" w16cid:durableId="0D61F768"/>
  <w16cid:commentId w16cid:paraId="5A494209" w16cid:durableId="52A7F4F1"/>
  <w16cid:commentId w16cid:paraId="61FADA90" w16cid:durableId="2BA3ABFB"/>
  <w16cid:commentId w16cid:paraId="217CA470" w16cid:durableId="4D400F12"/>
  <w16cid:commentId w16cid:paraId="06ED375E" w16cid:durableId="5FC6A19A"/>
  <w16cid:commentId w16cid:paraId="5084D450" w16cid:durableId="0AF70E8A"/>
  <w16cid:commentId w16cid:paraId="0C2A0FF1" w16cid:durableId="01D650CC"/>
  <w16cid:commentId w16cid:paraId="42655969" w16cid:durableId="6E03AD74"/>
  <w16cid:commentId w16cid:paraId="712B620F" w16cid:durableId="087B72CE"/>
  <w16cid:commentId w16cid:paraId="1E3FA1C2" w16cid:durableId="3B2F6E6D"/>
  <w16cid:commentId w16cid:paraId="318EFF68" w16cid:durableId="24D2EE93"/>
  <w16cid:commentId w16cid:paraId="1BBBA393" w16cid:durableId="13AEB976"/>
  <w16cid:commentId w16cid:paraId="1C4A77DB" w16cid:durableId="5F2EEBA4"/>
  <w16cid:commentId w16cid:paraId="5A33D140" w16cid:durableId="7208FBA0"/>
  <w16cid:commentId w16cid:paraId="30B84626" w16cid:durableId="138AB629"/>
  <w16cid:commentId w16cid:paraId="7EACC8B7" w16cid:durableId="2DEC1F6C"/>
  <w16cid:commentId w16cid:paraId="76ABCB9F" w16cid:durableId="6444D392"/>
  <w16cid:commentId w16cid:paraId="0007EAF1" w16cid:durableId="6DFAF8B8"/>
  <w16cid:commentId w16cid:paraId="7635A547" w16cid:durableId="4D2DE9DF"/>
  <w16cid:commentId w16cid:paraId="2911363F" w16cid:durableId="543CE892"/>
  <w16cid:commentId w16cid:paraId="0BE53AC1" w16cid:durableId="01E37BB3"/>
  <w16cid:commentId w16cid:paraId="114A7AB2" w16cid:durableId="32351B95"/>
  <w16cid:commentId w16cid:paraId="002D2A68" w16cid:durableId="6C216B34"/>
  <w16cid:commentId w16cid:paraId="6D0D1EAD" w16cid:durableId="52655A8D"/>
  <w16cid:commentId w16cid:paraId="21A3AC1E" w16cid:durableId="31091FFD"/>
  <w16cid:commentId w16cid:paraId="2AA524A0" w16cid:durableId="77B3B4F8"/>
  <w16cid:commentId w16cid:paraId="145ADD7B" w16cid:durableId="6A6B961C"/>
  <w16cid:commentId w16cid:paraId="0E969F19" w16cid:durableId="23AD7D7C"/>
  <w16cid:commentId w16cid:paraId="6602BFEB" w16cid:durableId="45AE16CB"/>
  <w16cid:commentId w16cid:paraId="4A200EE0" w16cid:durableId="30FE414C"/>
  <w16cid:commentId w16cid:paraId="3CE9A92E" w16cid:durableId="0B815189"/>
  <w16cid:commentId w16cid:paraId="1648D6D3" w16cid:durableId="16E08217"/>
  <w16cid:commentId w16cid:paraId="1EC6D3F5" w16cid:durableId="10C15F21"/>
  <w16cid:commentId w16cid:paraId="2D71F637" w16cid:durableId="0D515D0D"/>
  <w16cid:commentId w16cid:paraId="242CB09C" w16cid:durableId="53782CC2"/>
  <w16cid:commentId w16cid:paraId="5BB476BE" w16cid:durableId="672D2359"/>
  <w16cid:commentId w16cid:paraId="68573591" w16cid:durableId="316710A7"/>
  <w16cid:commentId w16cid:paraId="2969AE92" w16cid:durableId="36A2637E"/>
  <w16cid:commentId w16cid:paraId="7C04FC11" w16cid:durableId="0249DCFE"/>
  <w16cid:commentId w16cid:paraId="4E48B2DD" w16cid:durableId="5548110C"/>
  <w16cid:commentId w16cid:paraId="524A003E" w16cid:durableId="09938FEB"/>
  <w16cid:commentId w16cid:paraId="37502ED4" w16cid:durableId="29FC9520"/>
  <w16cid:commentId w16cid:paraId="38F300E6" w16cid:durableId="074A46D7"/>
  <w16cid:commentId w16cid:paraId="3EDC497D" w16cid:durableId="1C954D3D"/>
  <w16cid:commentId w16cid:paraId="5F04D9C3" w16cid:durableId="39ECFA02"/>
  <w16cid:commentId w16cid:paraId="7B27FEBD" w16cid:durableId="2DCC9C66"/>
  <w16cid:commentId w16cid:paraId="12796FCE" w16cid:durableId="49CB8564"/>
  <w16cid:commentId w16cid:paraId="2FA343BC" w16cid:durableId="684C1172"/>
  <w16cid:commentId w16cid:paraId="2384B534" w16cid:durableId="3D2BBDCA"/>
  <w16cid:commentId w16cid:paraId="6CE8BE86" w16cid:durableId="36AC4D88"/>
  <w16cid:commentId w16cid:paraId="79766E03" w16cid:durableId="085A4C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163AA" w14:textId="77777777" w:rsidR="00325F5A" w:rsidRDefault="00325F5A" w:rsidP="005E42CD">
      <w:pPr>
        <w:spacing w:after="0" w:line="240" w:lineRule="auto"/>
      </w:pPr>
      <w:r>
        <w:separator/>
      </w:r>
    </w:p>
  </w:endnote>
  <w:endnote w:type="continuationSeparator" w:id="0">
    <w:p w14:paraId="4AC1377F" w14:textId="77777777" w:rsidR="00325F5A" w:rsidRDefault="00325F5A"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D1887" w14:textId="77777777" w:rsidR="00325F5A" w:rsidRDefault="00325F5A" w:rsidP="005E42CD">
      <w:pPr>
        <w:spacing w:after="0" w:line="240" w:lineRule="auto"/>
      </w:pPr>
      <w:r>
        <w:separator/>
      </w:r>
    </w:p>
  </w:footnote>
  <w:footnote w:type="continuationSeparator" w:id="0">
    <w:p w14:paraId="5F2A59CC" w14:textId="77777777" w:rsidR="00325F5A" w:rsidRDefault="00325F5A"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DDAA" w14:textId="77777777" w:rsidR="00906F1D" w:rsidRDefault="0090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1390067357-2146955463-1417001333-7127"/>
  </w15:person>
  <w15:person w15:author="Graham Sherwood">
    <w15:presenceInfo w15:providerId="AD" w15:userId="S::gsherwood@gmri.org::8a765239-fe68-4176-a376-b1bb0d1deb04"/>
  </w15:person>
  <w15:person w15:author="Katie Lankowicz [2]">
    <w15:presenceInfo w15:providerId="AD" w15:userId="S-1-5-21-3648851661-509182667-213263836-1002"/>
  </w15:person>
  <w15:person w15:author="Zachary Whitener">
    <w15:presenceInfo w15:providerId="AD" w15:userId="S::zwhitener@gmri.org::5a06fb8b-8141-4e12-b7be-b9100a435225"/>
  </w15:person>
  <w15:person w15:author="SWENSON, COURTNEY">
    <w15:presenceInfo w15:providerId="AD" w15:userId="S::CS9880@hws.edu::aa83b1ea-b49c-4fbe-96bb-2e45312bcca3"/>
  </w15:person>
  <w15:person w15:author="Aaron Whitman">
    <w15:presenceInfo w15:providerId="AD" w15:userId="S-1-5-21-2684481115-1537838316-412047478-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8FAAYmEQgtAAAA"/>
  </w:docVars>
  <w:rsids>
    <w:rsidRoot w:val="00520CA8"/>
    <w:rsid w:val="000039AE"/>
    <w:rsid w:val="00005FA0"/>
    <w:rsid w:val="000127EA"/>
    <w:rsid w:val="0001347E"/>
    <w:rsid w:val="000229DC"/>
    <w:rsid w:val="000311B2"/>
    <w:rsid w:val="000320BC"/>
    <w:rsid w:val="000337C8"/>
    <w:rsid w:val="00036729"/>
    <w:rsid w:val="00043FF8"/>
    <w:rsid w:val="00051397"/>
    <w:rsid w:val="0005676A"/>
    <w:rsid w:val="00056FDA"/>
    <w:rsid w:val="00075F98"/>
    <w:rsid w:val="00085C3B"/>
    <w:rsid w:val="000A3B93"/>
    <w:rsid w:val="000B68E6"/>
    <w:rsid w:val="000C07FF"/>
    <w:rsid w:val="000C3C33"/>
    <w:rsid w:val="000C6D34"/>
    <w:rsid w:val="000D6B5A"/>
    <w:rsid w:val="000E5997"/>
    <w:rsid w:val="000F4DEB"/>
    <w:rsid w:val="000F6289"/>
    <w:rsid w:val="00116878"/>
    <w:rsid w:val="001177BA"/>
    <w:rsid w:val="00130104"/>
    <w:rsid w:val="001407E8"/>
    <w:rsid w:val="001579FC"/>
    <w:rsid w:val="00160337"/>
    <w:rsid w:val="00167751"/>
    <w:rsid w:val="0017730B"/>
    <w:rsid w:val="001774AF"/>
    <w:rsid w:val="0019083E"/>
    <w:rsid w:val="00191693"/>
    <w:rsid w:val="001A6B31"/>
    <w:rsid w:val="001B2F25"/>
    <w:rsid w:val="001B4435"/>
    <w:rsid w:val="001B5959"/>
    <w:rsid w:val="001B77F3"/>
    <w:rsid w:val="001C2AD9"/>
    <w:rsid w:val="001D0998"/>
    <w:rsid w:val="001F1CA4"/>
    <w:rsid w:val="00203434"/>
    <w:rsid w:val="002040E5"/>
    <w:rsid w:val="00206E53"/>
    <w:rsid w:val="002131A8"/>
    <w:rsid w:val="0021433C"/>
    <w:rsid w:val="002171B2"/>
    <w:rsid w:val="00261818"/>
    <w:rsid w:val="00291AF8"/>
    <w:rsid w:val="002A323C"/>
    <w:rsid w:val="002A6DA8"/>
    <w:rsid w:val="002B142E"/>
    <w:rsid w:val="002C0C72"/>
    <w:rsid w:val="002D1769"/>
    <w:rsid w:val="002E045D"/>
    <w:rsid w:val="002F2AE0"/>
    <w:rsid w:val="003158B4"/>
    <w:rsid w:val="00320B82"/>
    <w:rsid w:val="00325EBD"/>
    <w:rsid w:val="00325F5A"/>
    <w:rsid w:val="00361E2E"/>
    <w:rsid w:val="00371699"/>
    <w:rsid w:val="00376442"/>
    <w:rsid w:val="00376749"/>
    <w:rsid w:val="00381120"/>
    <w:rsid w:val="003927A9"/>
    <w:rsid w:val="003A080C"/>
    <w:rsid w:val="003B1849"/>
    <w:rsid w:val="003B2A3A"/>
    <w:rsid w:val="003B5336"/>
    <w:rsid w:val="003B73D3"/>
    <w:rsid w:val="003C7527"/>
    <w:rsid w:val="003E13B3"/>
    <w:rsid w:val="003F73FD"/>
    <w:rsid w:val="00405AE8"/>
    <w:rsid w:val="00410226"/>
    <w:rsid w:val="004313EB"/>
    <w:rsid w:val="00436016"/>
    <w:rsid w:val="00460A0F"/>
    <w:rsid w:val="00461798"/>
    <w:rsid w:val="00467478"/>
    <w:rsid w:val="004808FE"/>
    <w:rsid w:val="0048488D"/>
    <w:rsid w:val="00495E29"/>
    <w:rsid w:val="004B3608"/>
    <w:rsid w:val="004B71CD"/>
    <w:rsid w:val="004D46E9"/>
    <w:rsid w:val="004E0283"/>
    <w:rsid w:val="004E265F"/>
    <w:rsid w:val="004E3BE3"/>
    <w:rsid w:val="004F16F7"/>
    <w:rsid w:val="00520CA8"/>
    <w:rsid w:val="00525C42"/>
    <w:rsid w:val="00527BD7"/>
    <w:rsid w:val="005442C8"/>
    <w:rsid w:val="00544779"/>
    <w:rsid w:val="00553F6B"/>
    <w:rsid w:val="0056222B"/>
    <w:rsid w:val="00562A5F"/>
    <w:rsid w:val="00563400"/>
    <w:rsid w:val="00574354"/>
    <w:rsid w:val="0057772C"/>
    <w:rsid w:val="0059204D"/>
    <w:rsid w:val="005A4A04"/>
    <w:rsid w:val="005B3CE9"/>
    <w:rsid w:val="005C371B"/>
    <w:rsid w:val="005E0BD4"/>
    <w:rsid w:val="005E42CD"/>
    <w:rsid w:val="005E6434"/>
    <w:rsid w:val="005F088F"/>
    <w:rsid w:val="00611679"/>
    <w:rsid w:val="0061741B"/>
    <w:rsid w:val="0063690C"/>
    <w:rsid w:val="00660B40"/>
    <w:rsid w:val="006657E3"/>
    <w:rsid w:val="00671F84"/>
    <w:rsid w:val="006800BE"/>
    <w:rsid w:val="00686FE7"/>
    <w:rsid w:val="006A6144"/>
    <w:rsid w:val="006B0679"/>
    <w:rsid w:val="006B69A7"/>
    <w:rsid w:val="006E005F"/>
    <w:rsid w:val="006F1B47"/>
    <w:rsid w:val="0070594C"/>
    <w:rsid w:val="00710539"/>
    <w:rsid w:val="00712317"/>
    <w:rsid w:val="007172BB"/>
    <w:rsid w:val="00717CBF"/>
    <w:rsid w:val="0074445F"/>
    <w:rsid w:val="007501E2"/>
    <w:rsid w:val="007604EB"/>
    <w:rsid w:val="007651E3"/>
    <w:rsid w:val="00767559"/>
    <w:rsid w:val="00780FF0"/>
    <w:rsid w:val="0078662E"/>
    <w:rsid w:val="007924FE"/>
    <w:rsid w:val="00792C70"/>
    <w:rsid w:val="00795F6B"/>
    <w:rsid w:val="007A25B8"/>
    <w:rsid w:val="007A7EA3"/>
    <w:rsid w:val="007B4A28"/>
    <w:rsid w:val="007D00E2"/>
    <w:rsid w:val="007D24A8"/>
    <w:rsid w:val="007E0F6B"/>
    <w:rsid w:val="007F10CA"/>
    <w:rsid w:val="008055D9"/>
    <w:rsid w:val="00813874"/>
    <w:rsid w:val="00832270"/>
    <w:rsid w:val="0086722E"/>
    <w:rsid w:val="0089651A"/>
    <w:rsid w:val="008B7A5F"/>
    <w:rsid w:val="008C28D6"/>
    <w:rsid w:val="008D3ED1"/>
    <w:rsid w:val="008E1E8C"/>
    <w:rsid w:val="008F6893"/>
    <w:rsid w:val="00903215"/>
    <w:rsid w:val="00906F1D"/>
    <w:rsid w:val="009212C7"/>
    <w:rsid w:val="00924B85"/>
    <w:rsid w:val="00926BFF"/>
    <w:rsid w:val="00926F2C"/>
    <w:rsid w:val="00931652"/>
    <w:rsid w:val="009329FE"/>
    <w:rsid w:val="00954E21"/>
    <w:rsid w:val="0096131E"/>
    <w:rsid w:val="00984539"/>
    <w:rsid w:val="009852D1"/>
    <w:rsid w:val="00990552"/>
    <w:rsid w:val="009C0A61"/>
    <w:rsid w:val="009C4616"/>
    <w:rsid w:val="009F7462"/>
    <w:rsid w:val="00A14065"/>
    <w:rsid w:val="00A179C6"/>
    <w:rsid w:val="00A235A3"/>
    <w:rsid w:val="00A3597B"/>
    <w:rsid w:val="00A36363"/>
    <w:rsid w:val="00A51FCB"/>
    <w:rsid w:val="00A64B5D"/>
    <w:rsid w:val="00A655C2"/>
    <w:rsid w:val="00A662E9"/>
    <w:rsid w:val="00A66C2A"/>
    <w:rsid w:val="00A90A15"/>
    <w:rsid w:val="00AA0529"/>
    <w:rsid w:val="00AA3345"/>
    <w:rsid w:val="00AA5D06"/>
    <w:rsid w:val="00AB2BC9"/>
    <w:rsid w:val="00AE3827"/>
    <w:rsid w:val="00AF4269"/>
    <w:rsid w:val="00AF4EF4"/>
    <w:rsid w:val="00B10F9B"/>
    <w:rsid w:val="00B24E15"/>
    <w:rsid w:val="00B62476"/>
    <w:rsid w:val="00B65D01"/>
    <w:rsid w:val="00B72F87"/>
    <w:rsid w:val="00B7659A"/>
    <w:rsid w:val="00B9699F"/>
    <w:rsid w:val="00BA086C"/>
    <w:rsid w:val="00BA15C7"/>
    <w:rsid w:val="00BB0EB1"/>
    <w:rsid w:val="00BD086F"/>
    <w:rsid w:val="00BD373B"/>
    <w:rsid w:val="00BD6ED4"/>
    <w:rsid w:val="00BE222F"/>
    <w:rsid w:val="00BE3AB4"/>
    <w:rsid w:val="00C13DC0"/>
    <w:rsid w:val="00C17D53"/>
    <w:rsid w:val="00C34F02"/>
    <w:rsid w:val="00C4080D"/>
    <w:rsid w:val="00C45BD3"/>
    <w:rsid w:val="00C47A1C"/>
    <w:rsid w:val="00C92709"/>
    <w:rsid w:val="00C928BF"/>
    <w:rsid w:val="00C94488"/>
    <w:rsid w:val="00C96BF3"/>
    <w:rsid w:val="00C9764E"/>
    <w:rsid w:val="00C97BE6"/>
    <w:rsid w:val="00CA1E7D"/>
    <w:rsid w:val="00CC0EF5"/>
    <w:rsid w:val="00CE40AC"/>
    <w:rsid w:val="00CF05CC"/>
    <w:rsid w:val="00CF4A80"/>
    <w:rsid w:val="00D00049"/>
    <w:rsid w:val="00D009DD"/>
    <w:rsid w:val="00D03449"/>
    <w:rsid w:val="00D06D8E"/>
    <w:rsid w:val="00D1561A"/>
    <w:rsid w:val="00D171AE"/>
    <w:rsid w:val="00D57C38"/>
    <w:rsid w:val="00D72C10"/>
    <w:rsid w:val="00D75F2B"/>
    <w:rsid w:val="00D92B01"/>
    <w:rsid w:val="00DC0E4A"/>
    <w:rsid w:val="00DD5159"/>
    <w:rsid w:val="00DE0DAF"/>
    <w:rsid w:val="00DE551C"/>
    <w:rsid w:val="00DF11E4"/>
    <w:rsid w:val="00DF6469"/>
    <w:rsid w:val="00E00045"/>
    <w:rsid w:val="00E06D98"/>
    <w:rsid w:val="00E07C70"/>
    <w:rsid w:val="00E142AE"/>
    <w:rsid w:val="00E165F3"/>
    <w:rsid w:val="00E27F4F"/>
    <w:rsid w:val="00E53D83"/>
    <w:rsid w:val="00E53DAE"/>
    <w:rsid w:val="00E54D83"/>
    <w:rsid w:val="00E57659"/>
    <w:rsid w:val="00E61057"/>
    <w:rsid w:val="00E6265E"/>
    <w:rsid w:val="00E63209"/>
    <w:rsid w:val="00E64C2E"/>
    <w:rsid w:val="00E759C9"/>
    <w:rsid w:val="00E76F70"/>
    <w:rsid w:val="00E838E8"/>
    <w:rsid w:val="00EA498A"/>
    <w:rsid w:val="00EB350B"/>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6607A"/>
    <w:rsid w:val="00F71682"/>
    <w:rsid w:val="00F72354"/>
    <w:rsid w:val="00F72714"/>
    <w:rsid w:val="00F72871"/>
    <w:rsid w:val="00F77EBD"/>
    <w:rsid w:val="00F86040"/>
    <w:rsid w:val="00F90949"/>
    <w:rsid w:val="00FC7713"/>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 w:type="character" w:styleId="Hyperlink">
    <w:name w:val="Hyperlink"/>
    <w:basedOn w:val="DefaultParagraphFont"/>
    <w:uiPriority w:val="99"/>
    <w:unhideWhenUsed/>
    <w:rsid w:val="00906F1D"/>
    <w:rPr>
      <w:color w:val="467886" w:themeColor="hyperlink"/>
      <w:u w:val="single"/>
    </w:rPr>
  </w:style>
  <w:style w:type="character" w:styleId="UnresolvedMention">
    <w:name w:val="Unresolved Mention"/>
    <w:basedOn w:val="DefaultParagraphFont"/>
    <w:uiPriority w:val="99"/>
    <w:semiHidden/>
    <w:unhideWhenUsed/>
    <w:rsid w:val="00906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fisheries/article/50/3/99/7972622?login=fal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42213</Words>
  <Characters>240618</Characters>
  <Application>Microsoft Office Word</Application>
  <DocSecurity>0</DocSecurity>
  <Lines>2005</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2</cp:revision>
  <dcterms:created xsi:type="dcterms:W3CDTF">2025-09-30T13:04:00Z</dcterms:created>
  <dcterms:modified xsi:type="dcterms:W3CDTF">2025-09-30T13:04:00Z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id="Jxj2JM0c"/&gt;&lt;style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