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2BAD" w14:textId="70582936" w:rsidR="00C92709" w:rsidRDefault="00C92709" w:rsidP="0005676A">
      <w:pPr>
        <w:spacing w:line="240" w:lineRule="auto"/>
      </w:pPr>
      <w:r>
        <w:rPr>
          <w:b/>
          <w:color w:val="4472C4"/>
        </w:rPr>
        <w:t xml:space="preserve">Title: </w:t>
      </w:r>
      <w:r>
        <w:t xml:space="preserve">Spatiotemporal dynamics of </w:t>
      </w:r>
      <w:r w:rsidR="00562A5F">
        <w:t>nearshore</w:t>
      </w:r>
      <w:r>
        <w:t xml:space="preserve"> fish communities in Casco Bay, Maine</w:t>
      </w:r>
    </w:p>
    <w:p w14:paraId="678541A5" w14:textId="5622F337" w:rsidR="00C92709" w:rsidRDefault="00C92709" w:rsidP="0005676A">
      <w:pPr>
        <w:spacing w:after="0" w:line="240" w:lineRule="auto"/>
      </w:pPr>
      <w:r>
        <w:rPr>
          <w:b/>
          <w:color w:val="4472C4"/>
        </w:rPr>
        <w:t xml:space="preserve">Authors: </w:t>
      </w:r>
      <w:r>
        <w:t>Katelynn M. Lankowicz</w:t>
      </w:r>
      <w:r w:rsidR="009C0A61">
        <w:t xml:space="preserve"> </w:t>
      </w:r>
      <w:r>
        <w:rPr>
          <w:vertAlign w:val="superscript"/>
        </w:rPr>
        <w:t xml:space="preserve"> a</w:t>
      </w:r>
      <w:r w:rsidR="00FF216E">
        <w:rPr>
          <w:vertAlign w:val="superscript"/>
        </w:rPr>
        <w:t>*</w:t>
      </w:r>
      <w:r>
        <w:t xml:space="preserve">, </w:t>
      </w:r>
      <w:r w:rsidR="00D03449">
        <w:t xml:space="preserve">Courtney </w:t>
      </w:r>
      <w:r w:rsidR="00D03449" w:rsidRPr="00D03449">
        <w:t>Swenson</w:t>
      </w:r>
      <w:r w:rsidR="009C0A61">
        <w:t xml:space="preserve"> </w:t>
      </w:r>
      <w:r w:rsidR="00D03449" w:rsidRPr="00D03449">
        <w:rPr>
          <w:vertAlign w:val="superscript"/>
        </w:rPr>
        <w:t>b</w:t>
      </w:r>
      <w:r w:rsidR="00D03449">
        <w:t xml:space="preserve">, </w:t>
      </w:r>
      <w:r w:rsidR="009C0A61">
        <w:t xml:space="preserve">Zach Whitener </w:t>
      </w:r>
      <w:r w:rsidR="009C0A61">
        <w:rPr>
          <w:vertAlign w:val="superscript"/>
        </w:rPr>
        <w:t>a</w:t>
      </w:r>
      <w:r w:rsidR="009C0A61">
        <w:t xml:space="preserve">, Aaron Whitman </w:t>
      </w:r>
      <w:r w:rsidR="009C0A61">
        <w:rPr>
          <w:vertAlign w:val="superscript"/>
        </w:rPr>
        <w:t>a</w:t>
      </w:r>
      <w:r w:rsidR="009C0A61">
        <w:t xml:space="preserve">, Samantha Bengs </w:t>
      </w:r>
      <w:r w:rsidR="009C0A61">
        <w:rPr>
          <w:vertAlign w:val="superscript"/>
        </w:rPr>
        <w:t>a</w:t>
      </w:r>
      <w:r w:rsidR="009C0A61">
        <w:t xml:space="preserve">, </w:t>
      </w:r>
      <w:r w:rsidRPr="00D03449">
        <w:t>Graham</w:t>
      </w:r>
      <w:r>
        <w:t xml:space="preserve"> Sherwood </w:t>
      </w:r>
      <w:r>
        <w:rPr>
          <w:vertAlign w:val="superscript"/>
        </w:rPr>
        <w:t>a</w:t>
      </w:r>
    </w:p>
    <w:p w14:paraId="7E3440D0" w14:textId="30AC6C87" w:rsidR="00C92709" w:rsidRDefault="00C92709" w:rsidP="0005676A">
      <w:pPr>
        <w:spacing w:after="0" w:line="240" w:lineRule="auto"/>
      </w:pPr>
      <w:r>
        <w:t>a. Gulf of Maine Research Institute, Portland, ME, USA</w:t>
      </w:r>
      <w:r w:rsidR="00FF216E">
        <w:t xml:space="preserve"> 04011</w:t>
      </w:r>
    </w:p>
    <w:p w14:paraId="4F82F5DA" w14:textId="61CC41AB" w:rsidR="00D03449" w:rsidRDefault="00D03449" w:rsidP="0005676A">
      <w:pPr>
        <w:spacing w:after="0" w:line="240" w:lineRule="auto"/>
      </w:pPr>
      <w:r>
        <w:t>b. Hobart and William Smith Colleges, Geneva, NY, USA</w:t>
      </w:r>
      <w:r w:rsidR="00FF216E">
        <w:t xml:space="preserve"> </w:t>
      </w:r>
    </w:p>
    <w:p w14:paraId="69F17AE5" w14:textId="50426283" w:rsidR="00C92709" w:rsidRDefault="00FF216E" w:rsidP="0005676A">
      <w:pPr>
        <w:spacing w:after="0" w:line="240" w:lineRule="auto"/>
      </w:pPr>
      <w:r>
        <w:rPr>
          <w:b/>
          <w:color w:val="4472C4"/>
        </w:rPr>
        <w:t xml:space="preserve">* </w:t>
      </w:r>
      <w:r w:rsidR="00C92709">
        <w:rPr>
          <w:b/>
          <w:color w:val="4472C4"/>
        </w:rPr>
        <w:t xml:space="preserve">Corresponding author: </w:t>
      </w:r>
      <w:r w:rsidR="00C92709">
        <w:t>K. Lankowicz, klankowicz@gmri.org</w:t>
      </w:r>
    </w:p>
    <w:p w14:paraId="2071FE55" w14:textId="71C0782F" w:rsidR="00C92709" w:rsidRDefault="00C92709" w:rsidP="0005676A">
      <w:pPr>
        <w:spacing w:after="0" w:line="240" w:lineRule="auto"/>
      </w:pPr>
      <w:r>
        <w:rPr>
          <w:b/>
          <w:color w:val="4472C4"/>
        </w:rPr>
        <w:t xml:space="preserve">Formatted for: </w:t>
      </w:r>
      <w:r>
        <w:t xml:space="preserve">Marine Ecology Progress Series </w:t>
      </w:r>
      <w:r w:rsidR="00562A5F">
        <w:t xml:space="preserve">(ALT: </w:t>
      </w:r>
      <w:r>
        <w:t>Estuaries and Coasts</w:t>
      </w:r>
      <w:r w:rsidR="00562A5F">
        <w:t>)</w:t>
      </w:r>
    </w:p>
    <w:p w14:paraId="3777415E" w14:textId="5C2D6442" w:rsidR="00544779" w:rsidRDefault="00544779" w:rsidP="0005676A">
      <w:pPr>
        <w:spacing w:after="0" w:line="240" w:lineRule="auto"/>
      </w:pPr>
      <w:r>
        <w:rPr>
          <w:b/>
          <w:color w:val="4472C4"/>
        </w:rPr>
        <w:t>Page head:</w:t>
      </w:r>
      <w:r>
        <w:t xml:space="preserve"> Casco Bay nearshore fish communities</w:t>
      </w:r>
    </w:p>
    <w:p w14:paraId="32AE90BE" w14:textId="77777777" w:rsidR="005E42CD" w:rsidRDefault="005E42CD" w:rsidP="0005676A">
      <w:pPr>
        <w:spacing w:after="0" w:line="240" w:lineRule="auto"/>
      </w:pPr>
    </w:p>
    <w:p w14:paraId="5884A573" w14:textId="61777357" w:rsidR="00C92709" w:rsidRDefault="00C92709" w:rsidP="0005676A">
      <w:pPr>
        <w:spacing w:after="0" w:line="240" w:lineRule="auto"/>
        <w:rPr>
          <w:b/>
          <w:color w:val="4472C4"/>
        </w:rPr>
      </w:pPr>
      <w:r>
        <w:rPr>
          <w:b/>
          <w:color w:val="4472C4"/>
        </w:rPr>
        <w:t>1</w:t>
      </w:r>
      <w:r>
        <w:rPr>
          <w:b/>
          <w:color w:val="4472C4"/>
        </w:rPr>
        <w:tab/>
        <w:t>Abstract</w:t>
      </w:r>
      <w:r w:rsidR="00544779">
        <w:rPr>
          <w:b/>
          <w:color w:val="4472C4"/>
        </w:rPr>
        <w:t xml:space="preserve"> (</w:t>
      </w:r>
      <w:proofErr w:type="gramStart"/>
      <w:r w:rsidR="00544779">
        <w:rPr>
          <w:b/>
          <w:color w:val="4472C4"/>
        </w:rPr>
        <w:t>250 word</w:t>
      </w:r>
      <w:proofErr w:type="gramEnd"/>
      <w:r w:rsidR="00544779">
        <w:rPr>
          <w:b/>
          <w:color w:val="4472C4"/>
        </w:rPr>
        <w:t xml:space="preserve"> max, currently </w:t>
      </w:r>
      <w:r w:rsidR="00F86040">
        <w:rPr>
          <w:b/>
          <w:color w:val="4472C4"/>
        </w:rPr>
        <w:t xml:space="preserve">237 </w:t>
      </w:r>
      <w:r w:rsidR="00544779">
        <w:rPr>
          <w:b/>
          <w:color w:val="4472C4"/>
        </w:rPr>
        <w:t>words)</w:t>
      </w:r>
    </w:p>
    <w:p w14:paraId="73CC19A5" w14:textId="40CE307D" w:rsidR="00C92709" w:rsidRDefault="00544779" w:rsidP="0005676A">
      <w:pPr>
        <w:spacing w:after="0" w:line="240" w:lineRule="auto"/>
      </w:pPr>
      <w:bookmarkStart w:id="0" w:name="_heading=h.gjdgxs" w:colFirst="0" w:colLast="0"/>
      <w:bookmarkEnd w:id="0"/>
      <w:r>
        <w:t xml:space="preserve">Nearshore regions in the Gulf of Maine are highly variable habitats which </w:t>
      </w:r>
      <w:r w:rsidR="00F86040">
        <w:t>facilitate the reproduction, growth, and migration of</w:t>
      </w:r>
      <w:r>
        <w:t xml:space="preserve"> </w:t>
      </w:r>
      <w:r w:rsidR="00F86040">
        <w:t>many fish species, and are particularly connected to the life histories of forage fishes</w:t>
      </w:r>
      <w:r>
        <w:t xml:space="preserve">. As such, nearshore regions are tied to processes operating on multiple spatial scales and across several levels of biological organization. Temperatures in the Gulf of Maine have rapidly increased in recent decades, which may be driving changes in nearshore </w:t>
      </w:r>
      <w:r w:rsidR="00F86040">
        <w:t>ecosystems</w:t>
      </w:r>
      <w:r>
        <w:t>. Here, we use 11 years of summer seine survey data within Casco Bay, Maine, to illustrate temperature-related changes to community structure and the growth and relative abundances of Atlantic herring (</w:t>
      </w:r>
      <w:r w:rsidRPr="00544779">
        <w:rPr>
          <w:i/>
          <w:iCs/>
        </w:rPr>
        <w:t>Clupea</w:t>
      </w:r>
      <w:r>
        <w:t xml:space="preserve"> </w:t>
      </w:r>
      <w:r w:rsidRPr="00544779">
        <w:rPr>
          <w:i/>
          <w:iCs/>
        </w:rPr>
        <w:t>harengus</w:t>
      </w:r>
      <w:r>
        <w:t>) and Atlantic silversides (</w:t>
      </w:r>
      <w:r w:rsidRPr="00544779">
        <w:rPr>
          <w:i/>
          <w:iCs/>
        </w:rPr>
        <w:t>Menidia</w:t>
      </w:r>
      <w:r>
        <w:t xml:space="preserve"> </w:t>
      </w:r>
      <w:r w:rsidRPr="00544779">
        <w:rPr>
          <w:i/>
          <w:iCs/>
        </w:rPr>
        <w:t>menidia</w:t>
      </w:r>
      <w:r>
        <w:t xml:space="preserve">) as focal species. The progression of seasonal use patterns and relative abundance in the nearshore with seasonal warming is evident; species that have cooler preferred temperatures are caught less frequently in the nearshore regions in late summer, when temperatures are highest. Increased temperatures were associated with significantly higher silverside growth rates and community compositions dominated by silverside. Temperature alone did not explain </w:t>
      </w:r>
      <w:r w:rsidR="00F86040">
        <w:t>interannual variation</w:t>
      </w:r>
      <w:r>
        <w:t xml:space="preserve"> in herring growth rates or predict herring-dominated nearshore community composition, and there is evidence that density-dependence may be more important to herring population dynamics. Monitoring nearshore ecosystems could provide critical insight into </w:t>
      </w:r>
      <w:r w:rsidR="00F86040">
        <w:t xml:space="preserve">the dynamics of species that use these areas to facilitate reproduction, growth, and migration, and could therefore be used to identify </w:t>
      </w:r>
      <w:r>
        <w:t>potential changes to</w:t>
      </w:r>
      <w:r w:rsidR="00F86040">
        <w:t xml:space="preserve"> Gulf of Maine</w:t>
      </w:r>
      <w:r>
        <w:t xml:space="preserve"> community and trophic ecology</w:t>
      </w:r>
      <w:r w:rsidR="00F86040">
        <w:t>.</w:t>
      </w:r>
    </w:p>
    <w:p w14:paraId="4A226766" w14:textId="77777777" w:rsidR="00544779" w:rsidRDefault="00544779" w:rsidP="005E42CD">
      <w:pPr>
        <w:spacing w:line="240" w:lineRule="auto"/>
        <w:rPr>
          <w:b/>
          <w:color w:val="4472C4"/>
        </w:rPr>
      </w:pPr>
    </w:p>
    <w:p w14:paraId="5BA8FC61" w14:textId="7EAA2E0A" w:rsidR="00C92709" w:rsidRPr="005E42CD" w:rsidRDefault="00C92709" w:rsidP="005E42CD">
      <w:pPr>
        <w:spacing w:line="240" w:lineRule="auto"/>
      </w:pPr>
      <w:r>
        <w:rPr>
          <w:b/>
          <w:color w:val="4472C4"/>
        </w:rPr>
        <w:t>Keywords:</w:t>
      </w:r>
      <w:r>
        <w:rPr>
          <w:color w:val="4472C4"/>
        </w:rPr>
        <w:t xml:space="preserve"> </w:t>
      </w:r>
      <w:r w:rsidR="00544779">
        <w:t>distribution, phenology, Gulf of Maine, nearshore, littoral</w:t>
      </w:r>
      <w:r>
        <w:br w:type="page"/>
      </w:r>
      <w:r>
        <w:rPr>
          <w:b/>
          <w:color w:val="4472C4"/>
        </w:rPr>
        <w:lastRenderedPageBreak/>
        <w:t>2</w:t>
      </w:r>
      <w:r>
        <w:rPr>
          <w:b/>
          <w:color w:val="4472C4"/>
        </w:rPr>
        <w:tab/>
        <w:t>Introduction</w:t>
      </w:r>
    </w:p>
    <w:p w14:paraId="1AE05964" w14:textId="4E31DA23" w:rsidR="00EA498A" w:rsidRDefault="009C0A61" w:rsidP="0005676A">
      <w:pPr>
        <w:spacing w:after="0" w:line="240" w:lineRule="auto"/>
        <w:rPr>
          <w:bCs/>
        </w:rPr>
      </w:pPr>
      <w:r>
        <w:rPr>
          <w:bCs/>
        </w:rPr>
        <w:t>Nearshore regions</w:t>
      </w:r>
      <w:r w:rsidR="00EA498A">
        <w:rPr>
          <w:bCs/>
        </w:rPr>
        <w:t xml:space="preserve"> </w:t>
      </w:r>
      <w:commentRangeStart w:id="1"/>
      <w:r w:rsidR="00EA498A">
        <w:rPr>
          <w:bCs/>
        </w:rPr>
        <w:t>(0-50 m depth)</w:t>
      </w:r>
      <w:commentRangeEnd w:id="1"/>
      <w:r w:rsidR="004E265F">
        <w:rPr>
          <w:rStyle w:val="CommentReference"/>
        </w:rPr>
        <w:commentReference w:id="1"/>
      </w:r>
      <w:r>
        <w:rPr>
          <w:bCs/>
        </w:rPr>
        <w:t xml:space="preserve">, </w:t>
      </w:r>
      <w:r w:rsidR="00EA498A">
        <w:rPr>
          <w:bCs/>
        </w:rPr>
        <w:t>via</w:t>
      </w:r>
      <w:r>
        <w:rPr>
          <w:bCs/>
        </w:rPr>
        <w:t xml:space="preserve"> a unique combination of tidal mixing, freshwater input, shallow depths, </w:t>
      </w:r>
      <w:ins w:id="2" w:author="Graham Sherwood" w:date="2025-06-27T09:45:00Z" w16du:dateUtc="2025-06-27T13:45:00Z">
        <w:r w:rsidR="004E265F">
          <w:rPr>
            <w:bCs/>
          </w:rPr>
          <w:t xml:space="preserve">often complex habitats (e.g., rocky coastline or emergent macrophytes) </w:t>
        </w:r>
      </w:ins>
      <w:r>
        <w:rPr>
          <w:bCs/>
        </w:rPr>
        <w:t xml:space="preserve">and </w:t>
      </w:r>
      <w:r w:rsidR="00562A5F">
        <w:rPr>
          <w:bCs/>
        </w:rPr>
        <w:t>seasonal</w:t>
      </w:r>
      <w:r>
        <w:rPr>
          <w:bCs/>
        </w:rPr>
        <w:t xml:space="preserve"> variation in temperatures, are utilized by a </w:t>
      </w:r>
      <w:r w:rsidR="00EA498A">
        <w:rPr>
          <w:bCs/>
        </w:rPr>
        <w:t>wide</w:t>
      </w:r>
      <w:r>
        <w:rPr>
          <w:bCs/>
        </w:rPr>
        <w:t xml:space="preserve"> array of aquatic species</w:t>
      </w:r>
      <w:r w:rsidR="00EA498A">
        <w:rPr>
          <w:bCs/>
        </w:rPr>
        <w:t xml:space="preserve">. </w:t>
      </w:r>
      <w:r w:rsidR="00AA5D06">
        <w:rPr>
          <w:bCs/>
        </w:rPr>
        <w:t xml:space="preserve">The </w:t>
      </w:r>
      <w:r w:rsidR="00562A5F">
        <w:rPr>
          <w:bCs/>
        </w:rPr>
        <w:t>diverse mosaic</w:t>
      </w:r>
      <w:r w:rsidR="00AA5D06">
        <w:rPr>
          <w:bCs/>
        </w:rPr>
        <w:t xml:space="preserve"> of static</w:t>
      </w:r>
      <w:r w:rsidR="00A655C2">
        <w:rPr>
          <w:bCs/>
        </w:rPr>
        <w:t xml:space="preserve"> (depth, substrate)</w:t>
      </w:r>
      <w:r w:rsidR="00AA5D06">
        <w:rPr>
          <w:bCs/>
        </w:rPr>
        <w:t xml:space="preserve"> and dynamic</w:t>
      </w:r>
      <w:r w:rsidR="00A655C2">
        <w:rPr>
          <w:bCs/>
        </w:rPr>
        <w:t xml:space="preserve"> (tidal currents, temperature, salinity) environmental</w:t>
      </w:r>
      <w:r w:rsidR="00AA5D06">
        <w:rPr>
          <w:bCs/>
        </w:rPr>
        <w:t xml:space="preserve"> characteristics within these relatively small areas allow</w:t>
      </w:r>
      <w:r w:rsidR="00361E2E">
        <w:rPr>
          <w:bCs/>
        </w:rPr>
        <w:t>s</w:t>
      </w:r>
      <w:r w:rsidR="00AA5D06">
        <w:rPr>
          <w:bCs/>
        </w:rPr>
        <w:t xml:space="preserve"> </w:t>
      </w:r>
      <w:r w:rsidR="00562A5F">
        <w:rPr>
          <w:bCs/>
        </w:rPr>
        <w:t xml:space="preserve">organisms to </w:t>
      </w:r>
      <w:r w:rsidR="00CF4A80">
        <w:rPr>
          <w:bCs/>
        </w:rPr>
        <w:t xml:space="preserve">target one or more ecosystem services by </w:t>
      </w:r>
      <w:r w:rsidR="00562A5F">
        <w:rPr>
          <w:bCs/>
        </w:rPr>
        <w:t>select</w:t>
      </w:r>
      <w:r w:rsidR="00CF4A80">
        <w:rPr>
          <w:bCs/>
        </w:rPr>
        <w:t>ing</w:t>
      </w:r>
      <w:r w:rsidR="00AA5D06">
        <w:rPr>
          <w:bCs/>
        </w:rPr>
        <w:t xml:space="preserve"> habitat</w:t>
      </w:r>
      <w:r w:rsidR="00361E2E">
        <w:rPr>
          <w:bCs/>
        </w:rPr>
        <w:t>s</w:t>
      </w:r>
      <w:r w:rsidR="00AA5D06">
        <w:rPr>
          <w:bCs/>
        </w:rPr>
        <w:t xml:space="preserve"> </w:t>
      </w:r>
      <w:r w:rsidR="00361E2E">
        <w:rPr>
          <w:bCs/>
        </w:rPr>
        <w:t>at fine spatial and temporal scales</w:t>
      </w:r>
      <w:r w:rsidR="00AA5D06">
        <w:rPr>
          <w:bCs/>
        </w:rPr>
        <w:t xml:space="preserve">. </w:t>
      </w:r>
      <w:r w:rsidR="00EA498A">
        <w:rPr>
          <w:bCs/>
        </w:rPr>
        <w:t>Nearshore regions</w:t>
      </w:r>
      <w:r>
        <w:rPr>
          <w:bCs/>
        </w:rPr>
        <w:t xml:space="preserve"> are often used </w:t>
      </w:r>
      <w:r w:rsidR="00AA5D06">
        <w:rPr>
          <w:bCs/>
        </w:rPr>
        <w:t xml:space="preserve">seasonally </w:t>
      </w:r>
      <w:r>
        <w:rPr>
          <w:bCs/>
        </w:rPr>
        <w:t xml:space="preserve">as spawning grounds </w:t>
      </w:r>
      <w:r>
        <w:rPr>
          <w:bCs/>
        </w:rPr>
        <w:fldChar w:fldCharType="begin"/>
      </w:r>
      <w:r>
        <w:rPr>
          <w:bCs/>
        </w:rPr>
        <w:instrText xml:space="preserve"> ADDIN ZOTERO_ITEM CSL_CITATION {"citationID":"RLJckO3g","properties":{"formattedCitation":"(Fairchild et al. 2013)","plainCitation":"(Fairchild et al. 2013)","noteIndex":0},"citationItems":[{"id":391,"uris":["http://zotero.org/users/11233743/items/GZ5KEYLA"],"itemData":{"id":391,"type":"article-journal","container-title":"Fisheries Research","DOI":"10.1016/j.fishres.2012.05.007","ISSN":"01657836","journalAbbreviation":"Fisheries Research","language":"en","license":"https://www.elsevier.com/tdm/userlicense/1.0/","page":"118-129","source":"DOI.org (Crossref)","title":"Coastal spawning by winter flounder and a reassessment of Essential Fish Habitat in the Gulf of Maine","volume":"141","author":[{"family":"Fairchild","given":"Elizabeth A."},{"family":"Siceloff","given":"Laughlin"},{"family":"Howell","given":"W. Huntting"},{"family":"Hoffman","given":"Bill"},{"family":"Armstrong","given":"Michael P."}],"issued":{"date-parts":[["2013",4]]}}}],"schema":"https://github.com/citation-style-language/schema/raw/master/csl-citation.json"} </w:instrText>
      </w:r>
      <w:r>
        <w:rPr>
          <w:bCs/>
        </w:rPr>
        <w:fldChar w:fldCharType="separate"/>
      </w:r>
      <w:r w:rsidRPr="009C0A61">
        <w:rPr>
          <w:rFonts w:ascii="Aptos" w:hAnsi="Aptos"/>
        </w:rPr>
        <w:t>(Fairchild et al. 2013)</w:t>
      </w:r>
      <w:r>
        <w:rPr>
          <w:bCs/>
        </w:rPr>
        <w:fldChar w:fldCharType="end"/>
      </w:r>
      <w:r>
        <w:rPr>
          <w:bCs/>
        </w:rPr>
        <w:t xml:space="preserve"> or nursery habitat</w:t>
      </w:r>
      <w:r w:rsidR="00361E2E">
        <w:rPr>
          <w:bCs/>
        </w:rPr>
        <w:t>s</w:t>
      </w:r>
      <w:r>
        <w:rPr>
          <w:bCs/>
        </w:rPr>
        <w:t xml:space="preserve"> </w:t>
      </w:r>
      <w:r>
        <w:rPr>
          <w:bCs/>
        </w:rPr>
        <w:fldChar w:fldCharType="begin"/>
      </w:r>
      <w:r>
        <w:rPr>
          <w:bCs/>
        </w:rPr>
        <w:instrText xml:space="preserve"> ADDIN ZOTERO_ITEM CSL_CITATION {"citationID":"9yGVJNL4","properties":{"formattedCitation":"(Stevenson et al. 2014)","plainCitation":"(Stevenson et al. 2014)","noteIndex":0},"citationItems":[{"id":393,"uris":["http://zotero.org/users/11233743/items/B7LGJ6XF"],"itemData":{"id":393,"type":"report","collection-title":"Greater Atlantic Region Policy Series 14-01","page":"77","publisher":"NOAA Fisheries Greater Atlantic Regional Fisheries Office","title":"Shallow Water Benthic Habitats in the Gulf of Maine: A Summary of Habitat Use by Common Shellfish Species in the Gulf of Maine","author":[{"family":"Stevenson","given":"David K"},{"family":"Tuxbury","given":"Susan"},{"family":"Johnson","given":"Michael R"},{"family":"Boelke","given":"Christopher"}],"issued":{"date-parts":[["2014"]]}}}],"schema":"https://github.com/citation-style-language/schema/raw/master/csl-citation.json"} </w:instrText>
      </w:r>
      <w:r>
        <w:rPr>
          <w:bCs/>
        </w:rPr>
        <w:fldChar w:fldCharType="separate"/>
      </w:r>
      <w:r w:rsidRPr="009C0A61">
        <w:rPr>
          <w:rFonts w:ascii="Aptos" w:hAnsi="Aptos"/>
        </w:rPr>
        <w:t>(Stevenson et al. 2014)</w:t>
      </w:r>
      <w:r>
        <w:rPr>
          <w:bCs/>
        </w:rPr>
        <w:fldChar w:fldCharType="end"/>
      </w:r>
      <w:r>
        <w:rPr>
          <w:bCs/>
        </w:rPr>
        <w:t xml:space="preserve"> for juvenile life stages due to their high productivity and the protective effects of </w:t>
      </w:r>
      <w:ins w:id="3" w:author="Graham Sherwood" w:date="2025-06-27T09:47:00Z" w16du:dateUtc="2025-06-27T13:47:00Z">
        <w:r w:rsidR="004E265F">
          <w:rPr>
            <w:bCs/>
          </w:rPr>
          <w:t xml:space="preserve">complex habitats and </w:t>
        </w:r>
      </w:ins>
      <w:r>
        <w:rPr>
          <w:bCs/>
        </w:rPr>
        <w:t xml:space="preserve">shallow and turbid waters against predation </w:t>
      </w:r>
      <w:r w:rsidR="00EA498A">
        <w:rPr>
          <w:bCs/>
        </w:rPr>
        <w:fldChar w:fldCharType="begin"/>
      </w:r>
      <w:r w:rsidR="00EA498A">
        <w:rPr>
          <w:bCs/>
        </w:rPr>
        <w:instrText xml:space="preserve"> ADDIN ZOTERO_ITEM CSL_CITATION {"citationID":"e6d8CJpY","properties":{"formattedCitation":"(Beck et al. 2001, Munsch et al. 2016)","plainCitation":"(Beck et al. 2001, Munsch et al. 2016)","noteIndex":0},"citationItems":[{"id":396,"uris":["http://zotero.org/users/11233743/items/GY2YUDV3"],"itemData":{"id":396,"type":"article-journal","container-title":"BioScience","DOI":"10.1641/0006-3568(2001)051[0633:TICAMO]2.0.CO;2","ISSN":"0006-3568","issue":"8","journalAbbreviation":"BioScience","language":"en","page":"633","source":"DOI.org (Crossref)","title":"The Identification, Conservation, and Management of Estuarine and Marine Nurseries for Fish and Invertebrates","volume":"51","author":[{"family":"Beck","given":"Michael W."},{"family":"Heck","given":"Kenneth L."},{"family":"Able","given":"Kenneth W."},{"family":"Childers","given":"Daniel L."},{"family":"Eggleston","given":"David B."},{"family":"Gillanders","given":"Bronwyn M."},{"family":"Halpern","given":"Benjamin"},{"family":"Hays","given":"Cynthia G."},{"family":"Hoshino","given":"Kaho"},{"family":"Minello","given":"Thomas J."},{"family":"Orth","given":"Robert J."},{"family":"Sheridan","given":"Peter F."},{"family":"Weinstein","given":"Michael P."}],"issued":{"date-parts":[["2001"]]}}},{"id":397,"uris":["http://zotero.org/users/11233743/items/Z259RHES"],"itemData":{"id":397,"type":"article-journal","abstract":"We have a limited understanding of habitat use and behavior in nearshore fish communities because they are rarely observed in situ. Consequently, ecologists recommend a process-based conceptualization of nursery habitats, but lack knowledge of nursery processes on fine scales along shore, and studies in controlled settings suggest that context-dependent behaviors allow fish to balance predation avoidance with other objectives, but there is little observational corroboration of these behaviors in situ. We used a long-term dataset of underwater observations to quantify the fine-scale habitat use and behavior of a shallow estuarine fish community. We asked, ‘Within species, how does behavior vary with habitat context and developmental stage?’ and ‘Do species partition habitats in space and time?’ We found that smaller fish occupied shallower depths where predators were less abundant; smaller fish schooled in larger groups; pelagic fish schooled in larger groups in deeper water; demersal fish schooled in larger groups when occupying the water column; and species partitioned habitats by depth and season. Additionally, smaller fish were proportionally less abundant along deep shorelines created by intertidal armoring. Overall, habitat use was suggestive of nursery functions, including ontogenetic habitat shifts, provision of predator refuge, and appropriate food/predation risk tradeoffs. Additionally, fish behaved in a manner consistent with adaptive decisionmaking to avoid predation, and time and space may be important axes on which transient juveniles partition habitats. Some nursery functions appeared to be mediated by a shallow depth gradient, which may be compromised by shoreline infrastructure and rising sea levels along built shorelines.","container-title":"Marine Ecology Progress Series","DOI":"10.3354/meps11862","ISSN":"0171-8630, 1616-1599","journalAbbreviation":"Mar. Ecol. Prog. Ser.","language":"en","page":"1-15","source":"DOI.org (Crossref)","title":"Fine-scale habitat use and behavior of a nearshore fish community: nursery functions, predation avoidance, and spatiotemporal habitat partitioning","title-short":"Fine-scale habitat use and behavior of a nearshore fish community","volume":"557","author":[{"family":"Munsch","given":"Sh"},{"family":"Cordell","given":"Jr"},{"family":"Toft","given":"Jd"}],"issued":{"date-parts":[["2016",9,28]]}}}],"schema":"https://github.com/citation-style-language/schema/raw/master/csl-citation.json"} </w:instrText>
      </w:r>
      <w:r w:rsidR="00EA498A">
        <w:rPr>
          <w:bCs/>
        </w:rPr>
        <w:fldChar w:fldCharType="separate"/>
      </w:r>
      <w:r w:rsidR="00EA498A" w:rsidRPr="00EA498A">
        <w:rPr>
          <w:rFonts w:ascii="Aptos" w:hAnsi="Aptos"/>
        </w:rPr>
        <w:t>(Beck et al. 2001, Munsch et al. 2016)</w:t>
      </w:r>
      <w:r w:rsidR="00EA498A">
        <w:rPr>
          <w:bCs/>
        </w:rPr>
        <w:fldChar w:fldCharType="end"/>
      </w:r>
      <w:r>
        <w:rPr>
          <w:bCs/>
        </w:rPr>
        <w:t xml:space="preserve">. Nearshore regions also facilitate seasonal resource acquisition </w:t>
      </w:r>
      <w:r w:rsidR="00EA498A">
        <w:rPr>
          <w:bCs/>
        </w:rPr>
        <w:fldChar w:fldCharType="begin"/>
      </w:r>
      <w:r w:rsidR="001774AF">
        <w:rPr>
          <w:bCs/>
        </w:rPr>
        <w:instrText xml:space="preserve"> ADDIN ZOTERO_ITEM CSL_CITATION {"citationID":"0cdrZ8Ng","properties":{"formattedCitation":"(Falke et al. 2024)","plainCitation":"(Falke et al. 2024)","noteIndex":0},"citationItems":[{"id":382,"uris":["http://zotero.org/users/11233743/items/IPA8ZBEE"],"itemData":{"id":382,"type":"article-journal","abstract":"Ecosystem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sidR="00EA498A">
        <w:rPr>
          <w:bCs/>
        </w:rPr>
        <w:fldChar w:fldCharType="separate"/>
      </w:r>
      <w:r w:rsidR="00EA498A" w:rsidRPr="00EA498A">
        <w:rPr>
          <w:rFonts w:ascii="Aptos" w:hAnsi="Aptos"/>
        </w:rPr>
        <w:t>(Falke et al. 2024)</w:t>
      </w:r>
      <w:r w:rsidR="00EA498A">
        <w:rPr>
          <w:bCs/>
        </w:rPr>
        <w:fldChar w:fldCharType="end"/>
      </w:r>
      <w:r>
        <w:rPr>
          <w:bCs/>
        </w:rPr>
        <w:t xml:space="preserve"> and migratory pathways by both oceanodromous </w:t>
      </w:r>
      <w:r w:rsidR="00EA498A">
        <w:rPr>
          <w:bCs/>
        </w:rPr>
        <w:fldChar w:fldCharType="begin"/>
      </w:r>
      <w:r w:rsidR="00167751">
        <w:rPr>
          <w:bCs/>
        </w:rPr>
        <w:instrText xml:space="preserve"> ADDIN ZOTERO_ITEM CSL_CITATION {"citationID":"z8pbzMhY","properties":{"formattedCitation":"(Stevenson 1989, Lazzari &amp; Stevenson 1992)","plainCitation":"(Stevenson 1989, Lazzari &amp; Stevenson 1992)","noteIndex":0},"citationItems":[{"id":400,"uris":["http://zotero.org/users/11233743/items/JFTVB6CZ"],"itemData":{"id":400,"type":"report","language":"en","publisher":"Maine Department of Marine Resources Bureau of Marine Sciences","source":"Zotero","title":"Spawning locations and times for Atlantic herring on the Maine coast","author":[{"family":"Stevenson","given":"David K"}],"issued":{"date-parts":[["1989"]]}}},{"id":401,"uris":["http://zotero.org/users/11233743/items/BPKPL9C5"],"itemData":{"id":401,"type":"article-journal","abstract":"Atlantic herring (Clupeaharengu~) larvae have been collected for resource monitoring purposes in the Sheepscot River in mid-coastal Maine during October-February, for the past 20 years. During this period, the larval population in the river has typically peaked in October--early November and has been composed of larvae derived from August-September spawning in eastern Maine and New Brunswick waters and from September--early October spawning along the central Maine coast. Larvae from eastern coastal spawning areas are transported to the river by the prevailing westerly coastal current. The appearance of small (-&lt;15 mm SL) larvae in the river during December and January 1985-1989 suggested an additional time and area of origin. Aging procedures based on enumeration of daily otolith increments showed the majority of these small larvae were spawned from mid October to mid November when spawning usually occurs in western Maine coastal waters and in the vicinity of Jeffreys Ledge. Comparison of back-calculated hatching dates for small larvae collected in the river with wind direction and velocity data from mid October through November suggested that larvae were transported eastward against a weakened Gulf of Maine coastal current to the Sheepscot River by complex wind-driven surface currents that occur off the western Maine coast in the fall.","container-title":"Estuaries","DOI":"10.2307/1352776","ISSN":"01608347","issue":"3","journalAbbreviation":"Estuaries","language":"en","page":"282","source":"DOI.org (Crossref)","title":"Spawning Origin of Small, Late-Hatched Atlantic Herring (&lt;i&gt;Clupea harengus&lt;/i&gt;) Larvae in a Maine Estuary","volume":"15","author":[{"family":"Lazzari","given":"Mark A."},{"family":"Stevenson","given":"David K."}],"issued":{"date-parts":[["1992",9]]}}}],"schema":"https://github.com/citation-style-language/schema/raw/master/csl-citation.json"} </w:instrText>
      </w:r>
      <w:r w:rsidR="00EA498A">
        <w:rPr>
          <w:bCs/>
        </w:rPr>
        <w:fldChar w:fldCharType="separate"/>
      </w:r>
      <w:r w:rsidR="00EA498A" w:rsidRPr="00EA498A">
        <w:rPr>
          <w:rFonts w:ascii="Aptos" w:hAnsi="Aptos"/>
        </w:rPr>
        <w:t>(Stevenson 1989, Lazzari &amp; Stevenson 1992)</w:t>
      </w:r>
      <w:r w:rsidR="00EA498A">
        <w:rPr>
          <w:bCs/>
        </w:rPr>
        <w:fldChar w:fldCharType="end"/>
      </w:r>
      <w:r>
        <w:rPr>
          <w:bCs/>
        </w:rPr>
        <w:t xml:space="preserve"> and diadromous</w:t>
      </w:r>
      <w:r w:rsidR="00EA498A">
        <w:rPr>
          <w:bCs/>
        </w:rPr>
        <w:t xml:space="preserve"> species</w:t>
      </w:r>
      <w:r>
        <w:rPr>
          <w:bCs/>
        </w:rPr>
        <w:t xml:space="preserve"> </w:t>
      </w:r>
      <w:r w:rsidR="00EA498A">
        <w:rPr>
          <w:bCs/>
        </w:rPr>
        <w:fldChar w:fldCharType="begin"/>
      </w:r>
      <w:r w:rsidR="00EA498A">
        <w:rPr>
          <w:bCs/>
        </w:rPr>
        <w:instrText xml:space="preserve"> ADDIN ZOTERO_ITEM CSL_CITATION {"citationID":"WP1CBI28","properties":{"formattedCitation":"(Saunders et al. 2006)","plainCitation":"(Saunders et al. 2006)","noteIndex":0},"citationItems":[{"id":403,"uris":["http://zotero.org/users/11233743/items/RVIKTTNW"],"itemData":{"id":403,"type":"article-journal","abstract":"Co-evolved diadromous fishes may play important roles in key life history events of Atlantic salmon (Salmo salar) in northeastern U.S. riverine ecosystems. We reviewed available information on the historic and current abundance of alewives (Alosa pseudoharengus), blueback herring (Alosa aestivalis), American shad (Alosa sapidissima), rainbow smelt (Osmerus mordax), and sea lamprey (Petromyzon marinus) for several rivers in Maine. Historically, these diadromous fishes were substantially more abundant and were able to travel much farther inland to spawning and rearing areas in comparison to contemporary conditions. At historic abundance levels, these diadromous fishes likely provided several important functions for Atlantic salmon such as providing alternative prey for predators of salmon (i.e., prey buffering), serving as prey for juvenile and adult salmon, nutrient cycling, and habitat conditioning. Restoring the co-evolved suite of diadromous fishes to levels that sustain these functions may be required for successful recovery of the last native Atlantic salmon populations in the United States.","issue":"11","language":"en","source":"Zotero","title":"Maine’s Diadromous Fish Community: Past, Present, and Implications for Atlantic Salmon Recovery","volume":"31","author":[{"family":"Saunders","given":"Rory"},{"family":"Hachey","given":"Michael A"},{"family":"Fay","given":"Clem W"}],"issued":{"date-parts":[["2006"]]}}}],"schema":"https://github.com/citation-style-language/schema/raw/master/csl-citation.json"} </w:instrText>
      </w:r>
      <w:r w:rsidR="00EA498A">
        <w:rPr>
          <w:bCs/>
        </w:rPr>
        <w:fldChar w:fldCharType="separate"/>
      </w:r>
      <w:r w:rsidR="00EA498A" w:rsidRPr="00EA498A">
        <w:rPr>
          <w:rFonts w:ascii="Aptos" w:hAnsi="Aptos"/>
        </w:rPr>
        <w:t>(Saunders et al. 2006)</w:t>
      </w:r>
      <w:r w:rsidR="00EA498A">
        <w:rPr>
          <w:bCs/>
        </w:rPr>
        <w:fldChar w:fldCharType="end"/>
      </w:r>
      <w:r>
        <w:rPr>
          <w:bCs/>
        </w:rPr>
        <w:t>.</w:t>
      </w:r>
      <w:r w:rsidR="00AA5D06">
        <w:rPr>
          <w:bCs/>
        </w:rPr>
        <w:t xml:space="preserve"> </w:t>
      </w:r>
      <w:r w:rsidR="00EA498A">
        <w:rPr>
          <w:bCs/>
        </w:rPr>
        <w:t xml:space="preserve">The reliance of many commercially important species </w:t>
      </w:r>
      <w:r w:rsidR="00AA5D06">
        <w:rPr>
          <w:bCs/>
        </w:rPr>
        <w:t>(e.g. herring</w:t>
      </w:r>
      <w:ins w:id="4" w:author="Graham Sherwood" w:date="2025-06-27T09:48:00Z" w16du:dateUtc="2025-06-27T13:48:00Z">
        <w:r w:rsidR="004E265F">
          <w:rPr>
            <w:bCs/>
          </w:rPr>
          <w:t>s</w:t>
        </w:r>
      </w:ins>
      <w:r w:rsidR="00AA5D06">
        <w:rPr>
          <w:bCs/>
        </w:rPr>
        <w:t xml:space="preserve">, groundfish, lobsters, bivalves) </w:t>
      </w:r>
      <w:r w:rsidR="00EA498A">
        <w:rPr>
          <w:bCs/>
        </w:rPr>
        <w:t xml:space="preserve">on </w:t>
      </w:r>
      <w:proofErr w:type="gramStart"/>
      <w:r w:rsidR="00EA498A">
        <w:rPr>
          <w:bCs/>
        </w:rPr>
        <w:t>nearshore</w:t>
      </w:r>
      <w:proofErr w:type="gramEnd"/>
      <w:r w:rsidR="00EA498A">
        <w:rPr>
          <w:bCs/>
        </w:rPr>
        <w:t xml:space="preserve"> regions for at least a portion of their life histories</w:t>
      </w:r>
      <w:r w:rsidR="00AA5D06">
        <w:rPr>
          <w:bCs/>
        </w:rPr>
        <w:t xml:space="preserve"> and the relative accessibility of these areas to human harvest </w:t>
      </w:r>
      <w:r w:rsidR="00EA498A">
        <w:rPr>
          <w:bCs/>
        </w:rPr>
        <w:t>conveys not only ecological importance but also economic importance.</w:t>
      </w:r>
    </w:p>
    <w:p w14:paraId="7263164F" w14:textId="77777777" w:rsidR="00EA498A" w:rsidRDefault="00EA498A" w:rsidP="0005676A">
      <w:pPr>
        <w:spacing w:after="0" w:line="240" w:lineRule="auto"/>
        <w:rPr>
          <w:bCs/>
        </w:rPr>
      </w:pPr>
    </w:p>
    <w:p w14:paraId="4F93CD5E" w14:textId="2326A422" w:rsidR="00CF4A80" w:rsidRDefault="00EA498A" w:rsidP="0005676A">
      <w:pPr>
        <w:spacing w:after="0" w:line="240" w:lineRule="auto"/>
        <w:rPr>
          <w:bCs/>
        </w:rPr>
      </w:pPr>
      <w:r>
        <w:rPr>
          <w:bCs/>
        </w:rPr>
        <w:t xml:space="preserve">Temperature is a critical factor for habitat selection, </w:t>
      </w:r>
      <w:r w:rsidR="00AA5D06">
        <w:rPr>
          <w:bCs/>
        </w:rPr>
        <w:t xml:space="preserve">growth, </w:t>
      </w:r>
      <w:r>
        <w:rPr>
          <w:bCs/>
        </w:rPr>
        <w:t xml:space="preserve">and </w:t>
      </w:r>
      <w:r w:rsidR="00AA5D06">
        <w:rPr>
          <w:bCs/>
        </w:rPr>
        <w:t>phenology</w:t>
      </w:r>
      <w:r>
        <w:rPr>
          <w:bCs/>
        </w:rPr>
        <w:t xml:space="preserve"> </w:t>
      </w:r>
      <w:r w:rsidR="00AA5D06">
        <w:rPr>
          <w:bCs/>
        </w:rPr>
        <w:t xml:space="preserve">for </w:t>
      </w:r>
      <w:r>
        <w:rPr>
          <w:bCs/>
        </w:rPr>
        <w:t xml:space="preserve">many </w:t>
      </w:r>
      <w:r w:rsidR="00AA5D06">
        <w:rPr>
          <w:bCs/>
        </w:rPr>
        <w:t>aquatic species</w:t>
      </w:r>
      <w:r>
        <w:rPr>
          <w:bCs/>
        </w:rPr>
        <w:t xml:space="preserve"> </w:t>
      </w:r>
      <w:r w:rsidR="00AA5D06">
        <w:rPr>
          <w:bCs/>
        </w:rPr>
        <w:fldChar w:fldCharType="begin"/>
      </w:r>
      <w:r w:rsidR="00AA5D06">
        <w:rPr>
          <w:bCs/>
        </w:rPr>
        <w:instrText xml:space="preserve"> ADDIN ZOTERO_ITEM CSL_CITATION {"citationID":"MNyOsP8s","properties":{"formattedCitation":"(P\\uc0\\u246{}rtner 2002, Staudinger et al. 2019)","plainCitation":"(Pörtner 2002, Staudinger et al. 2019)","noteIndex":0},"citationItems":[{"id":407,"uris":["http://zotero.org/users/11233743/items/YHLB59CF"],"itemData":{"id":407,"type":"article-journal","container-title":"Comparative Biochemistry and Physiology Part A: Molecular &amp; Integrative Physiology","DOI":"10.1016/S1095-6433(02)00045-4","ISSN":"10956433","issue":"4","journalAbbreviation":"Comparative Biochemistry and Physiology Part A: Molecular &amp; Integrative Physiology","language":"en","license":"https://www.elsevier.com/tdm/userlicense/1.0/","page":"739-761","source":"DOI.org (Crossref)","title":"Climate variations and the physiological basis of temperature dependent biogeography: systemic to molecular hierarchy of thermal tolerance in animals","title-short":"Climate variations and the physiological basis of temperature dependent biogeography","volume":"132","author":[{"family":"Pörtner","given":"H.O"}],"issued":{"date-parts":[["2002",8]]}}},{"id":405,"uris":["http://zotero.org/users/11233743/items/SHSJSF6I"],"itemData":{"id":405,"type":"article-journal","abstract":"Abstract\n            The timing of recurring biological and seasonal environmental events is changing on a global scale relative to temperature and other climate drivers. This study considers the Gulf of Maine ecosystem, a region of high social and ecological importance in the Northwest Atlantic Ocean and synthesizes current knowledge of (a) key seasonal processes, patterns, and events; (b) direct evidence for shifts in timing; (c) implications of phenological responses for linked ecological</w:instrText>
      </w:r>
      <w:r w:rsidR="00AA5D06">
        <w:rPr>
          <w:rFonts w:ascii="Cambria Math" w:hAnsi="Cambria Math" w:cs="Cambria Math"/>
          <w:bCs/>
        </w:rPr>
        <w:instrText>‐</w:instrText>
      </w:r>
      <w:r w:rsidR="00AA5D06">
        <w:rPr>
          <w:bCs/>
        </w:rPr>
        <w:instrText>human systems; and (d) potential phenology</w:instrText>
      </w:r>
      <w:r w:rsidR="00AA5D06">
        <w:rPr>
          <w:rFonts w:ascii="Cambria Math" w:hAnsi="Cambria Math" w:cs="Cambria Math"/>
          <w:bCs/>
        </w:rPr>
        <w:instrText>‐</w:instrText>
      </w:r>
      <w:r w:rsidR="00AA5D06">
        <w:rPr>
          <w:bCs/>
        </w:rPr>
        <w:instrText>focused adaptation strategies and actions. Twenty studies demonstrated shifts in timing of regional marine organisms and seasonal environmental events. The most common response was earlier timing, observed in spring onset, spring and winter hydrology, zooplankton abundance, occurrence of several larval fishes, and diadromous fish migrations. Later timing was documented for fall onset, reproduction and fledging in Atlantic puffins, spring and fall phytoplankton blooms, and occurrence of additional larval fishes. Changes in event duration generally increased and were detected in zooplankton peak abundance, early life history periods of macro</w:instrText>
      </w:r>
      <w:r w:rsidR="00AA5D06">
        <w:rPr>
          <w:rFonts w:ascii="Cambria Math" w:hAnsi="Cambria Math" w:cs="Cambria Math"/>
          <w:bCs/>
        </w:rPr>
        <w:instrText>‐</w:instrText>
      </w:r>
      <w:r w:rsidR="00AA5D06">
        <w:rPr>
          <w:bCs/>
        </w:rPr>
        <w:instrText>invertebrates, and lobster fishery landings. Reduced duration was observed in winter</w:instrText>
      </w:r>
      <w:r w:rsidR="00AA5D06">
        <w:rPr>
          <w:rFonts w:ascii="Aptos" w:hAnsi="Aptos" w:cs="Aptos"/>
          <w:bCs/>
        </w:rPr>
        <w:instrText>–</w:instrText>
      </w:r>
      <w:r w:rsidR="00AA5D06">
        <w:rPr>
          <w:bCs/>
        </w:rPr>
        <w:instrText>spring ice</w:instrText>
      </w:r>
      <w:r w:rsidR="00AA5D06">
        <w:rPr>
          <w:rFonts w:ascii="Cambria Math" w:hAnsi="Cambria Math" w:cs="Cambria Math"/>
          <w:bCs/>
        </w:rPr>
        <w:instrText>‐</w:instrText>
      </w:r>
      <w:r w:rsidR="00AA5D06">
        <w:rPr>
          <w:bCs/>
        </w:rPr>
        <w:instrText>affected stream flows. Two studies projected phenological changes, both finding diapause duration would decrease in zooplankton under future climate scenarios. Phenological responses were species</w:instrText>
      </w:r>
      <w:r w:rsidR="00AA5D06">
        <w:rPr>
          <w:rFonts w:ascii="Cambria Math" w:hAnsi="Cambria Math" w:cs="Cambria Math"/>
          <w:bCs/>
        </w:rPr>
        <w:instrText>‐</w:instrText>
      </w:r>
      <w:r w:rsidR="00AA5D06">
        <w:rPr>
          <w:bCs/>
        </w:rPr>
        <w:instrText>specific and varied depending on the environmental driver, spatial, and temporal scales evaluated. Overall, a wide range of baseline phenology and relevant modeling studies exist, yet surprisingly few document long</w:instrText>
      </w:r>
      <w:r w:rsidR="00AA5D06">
        <w:rPr>
          <w:rFonts w:ascii="Cambria Math" w:hAnsi="Cambria Math" w:cs="Cambria Math"/>
          <w:bCs/>
        </w:rPr>
        <w:instrText>‐</w:instrText>
      </w:r>
      <w:r w:rsidR="00AA5D06">
        <w:rPr>
          <w:bCs/>
        </w:rPr>
        <w:instrText xml:space="preserve">term shifts. Results reveal a need for increased emphasis on phenological shifts in the Gulf of Maine and identify opportunities for future research and consideration of phenological changes in adaptation efforts.","container-title":"Fisheries Oceanography","DOI":"10.1111/fog.12429","ISSN":"1054-6006, 1365-2419","issue":"5","journalAbbreviation":"Fisheries Oceanography","language":"en","page":"532-566","source":"DOI.org (Crossref)","title":"It’s about time: A synthesis of changing phenology in the Gulf of Maine ecosystem","title-short":"It’s about time","volume":"28","author":[{"family":"Staudinger","given":"Michelle D."},{"family":"Mills","given":"Katherine E."},{"family":"Stamieszkin","given":"Karen"},{"family":"Record","given":"Nicholas R."},{"family":"Hudak","given":"Christine A."},{"family":"Allyn","given":"Andrew"},{"family":"Diamond","given":"Antony"},{"family":"Friedland","given":"Kevin D."},{"family":"Golet","given":"Walt"},{"family":"Henderson","given":"Meghan Elisabeth"},{"family":"Hernandez","given":"Christina M."},{"family":"Huntington","given":"Thomas G."},{"family":"Ji","given":"Rubao"},{"family":"Johnson","given":"Catherine L."},{"family":"Johnson","given":"David Samuel"},{"family":"Jordaan","given":"Adrian"},{"family":"Kocik","given":"John"},{"family":"Li","given":"Yun"},{"family":"Liebman","given":"Matthew"},{"family":"Nichols","given":"Owen C."},{"family":"Pendleton","given":"Daniel"},{"family":"Richards","given":"R. Anne"},{"family":"Robben","given":"Thomas"},{"family":"Thomas","given":"Andrew C."},{"family":"Walsh","given":"Harvey J."},{"family":"Yakola","given":"Keenan"}],"issued":{"date-parts":[["2019",9]]}}}],"schema":"https://github.com/citation-style-language/schema/raw/master/csl-citation.json"} </w:instrText>
      </w:r>
      <w:r w:rsidR="00AA5D06">
        <w:rPr>
          <w:bCs/>
        </w:rPr>
        <w:fldChar w:fldCharType="separate"/>
      </w:r>
      <w:r w:rsidR="00AA5D06" w:rsidRPr="00AA5D06">
        <w:rPr>
          <w:rFonts w:ascii="Aptos" w:hAnsi="Aptos" w:cs="Times New Roman"/>
          <w:kern w:val="0"/>
        </w:rPr>
        <w:t>(Pörtner 2002, Staudinger et al. 2019)</w:t>
      </w:r>
      <w:r w:rsidR="00AA5D06">
        <w:rPr>
          <w:bCs/>
        </w:rPr>
        <w:fldChar w:fldCharType="end"/>
      </w:r>
      <w:r>
        <w:rPr>
          <w:bCs/>
        </w:rPr>
        <w:t xml:space="preserve">. </w:t>
      </w:r>
      <w:r w:rsidR="00AA5D06">
        <w:rPr>
          <w:bCs/>
        </w:rPr>
        <w:t xml:space="preserve">Increases in ocean temperatures linked to climate change have been shown to affect </w:t>
      </w:r>
      <w:r w:rsidR="00CF4A80">
        <w:rPr>
          <w:bCs/>
        </w:rPr>
        <w:t xml:space="preserve">habitat selection </w:t>
      </w:r>
      <w:r w:rsidR="00CF4A80">
        <w:rPr>
          <w:bCs/>
        </w:rPr>
        <w:fldChar w:fldCharType="begin"/>
      </w:r>
      <w:r w:rsidR="00CF4A80">
        <w:rPr>
          <w:bCs/>
        </w:rPr>
        <w:instrText xml:space="preserve"> ADDIN ZOTERO_ITEM CSL_CITATION {"citationID":"Jsj2hGZe","properties":{"formattedCitation":"(Methratta &amp; Link 2007)","plainCitation":"(Methratta &amp; Link 2007)","noteIndex":0},"citationItems":[{"id":182,"uris":["http://zotero.org/users/11233743/items/7MMRHV5R"],"itemData":{"id":182,"type":"article-journal","container-title":"Marine Ecology Progress Series","DOI":"10.3354/meps338169","journalAbbreviation":"Mar. Ecol. Prog. Ser.","page":"169-181","title":"Ontogenetic variation in habitat association for four groundfish species in the Gulf of Maine–Georges Bank region","volume":"338","author":[{"family":"Methratta","given":"Elizabeth T."},{"family":"Link","given":"Jason S"}],"issued":{"date-parts":[["2007",5,24]]}}}],"schema":"https://github.com/citation-style-language/schema/raw/master/csl-citation.json"} </w:instrText>
      </w:r>
      <w:r w:rsidR="00CF4A80">
        <w:rPr>
          <w:bCs/>
        </w:rPr>
        <w:fldChar w:fldCharType="separate"/>
      </w:r>
      <w:r w:rsidR="00CF4A80" w:rsidRPr="00AA5D06">
        <w:rPr>
          <w:rFonts w:ascii="Aptos" w:hAnsi="Aptos"/>
        </w:rPr>
        <w:t>(Methratta &amp; Link 2007)</w:t>
      </w:r>
      <w:r w:rsidR="00CF4A80">
        <w:rPr>
          <w:bCs/>
        </w:rPr>
        <w:fldChar w:fldCharType="end"/>
      </w:r>
      <w:r w:rsidR="00CF4A80">
        <w:rPr>
          <w:bCs/>
        </w:rPr>
        <w:t xml:space="preserve">, </w:t>
      </w:r>
      <w:r w:rsidR="00AA5D06">
        <w:rPr>
          <w:bCs/>
        </w:rPr>
        <w:t xml:space="preserve">distributions </w:t>
      </w:r>
      <w:r w:rsidR="00AA5D06">
        <w:rPr>
          <w:bCs/>
        </w:rPr>
        <w:fldChar w:fldCharType="begin"/>
      </w:r>
      <w:r w:rsidR="00AA5D06">
        <w:rPr>
          <w:bCs/>
        </w:rPr>
        <w:instrText xml:space="preserve"> ADDIN ZOTERO_ITEM CSL_CITATION {"citationID":"8JhJPUBr","properties":{"formattedCitation":"(Nye et al. 2009, Pershing et al. 2021)","plainCitation":"(Nye et al. 2009, Pershing et al. 2021)","noteIndex":0},"citationItems":[{"id":267,"uris":["http://zotero.org/users/11233743/items/YT2JFI5S"],"itemData":{"id":267,"type":"article-journal","abstract":"We tested the hypothesis that recent oceanographic changes associated with climate change in the Northeast United States continental shelf ecosystem have caused a change in spatial distribution of marine fish. To do this, we analyzed temporal trends from 1968 to 2007 in the mean center of biomass, mean depth, mean temperature of occurrence, and area occupied in each of 36 fish stocks. Temporal trends in distribution were compared to time series of both local- and large-scale environmental variables, as well as estimates of survey abundance. Many stocks spanning several taxonomic groups, life-history strategies, and rates of fishing exhibited a poleward shift in their center of biomass, most with a simultaneous increase in depth, and a few with a concomitant expansion of their northern range. However, distributional changes were highly dependent on the biogeography of each species. Stocks located in the southern extent of the survey area exhibited much greater poleward shifts in center of biomass and some occupied habitats at increasingly greater depths. In contrast, minimal changes in the center of biomass were observed in stocks with distributions limited to the Gulf of Maine, but mean depth of these stocks increased while stock size decreased. Largescale temperature increase and changes in circulation, represented by the Atlantic Multidecadal Oscillation, was the most important factor associated with shifts in the mean center of biomass. Stock size was more often correlated with the total area occupied by each species. These changes in spatial distribution of fish stocks are likely to persist such that stock structure should be re-evaluated for some species.","container-title":"Marine Ecology Progress Series","DOI":"10.3354/meps08220","ISSN":"0171-8630, 1616-1599","journalAbbreviation":"Mar. Ecol. Prog. Ser.","language":"en","page":"111-129","source":"DOI.org (Crossref)","title":"Changing spatial distribution of fish stocks in relation to climate and population size on the Northeast United States continental shelf","volume":"393","author":[{"family":"Nye","given":"Ja"},{"family":"Link","given":"Js"},{"family":"Hare","given":"Ja"},{"family":"Overholtz","given":"Wj"}],"issued":{"date-parts":[["2009",10,30]]}}},{"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(Nye et al. 2009, Pershing et al. 2021)</w:t>
      </w:r>
      <w:r w:rsidR="00AA5D06">
        <w:rPr>
          <w:bCs/>
        </w:rPr>
        <w:fldChar w:fldCharType="end"/>
      </w:r>
      <w:r w:rsidR="00AA5D06">
        <w:rPr>
          <w:bCs/>
        </w:rPr>
        <w:t xml:space="preserve">, mortality and productivity </w:t>
      </w:r>
      <w:r w:rsidR="00AA5D06">
        <w:rPr>
          <w:bCs/>
        </w:rPr>
        <w:fldChar w:fldCharType="begin"/>
      </w:r>
      <w:r w:rsidR="00AA5D06">
        <w:rPr>
          <w:bCs/>
        </w:rPr>
        <w:instrText xml:space="preserve"> ADDIN ZOTERO_ITEM CSL_CITATION {"citationID":"VhTCXzxR","properties":{"formattedCitation":"(Pershing et al. 2015, Le Bris et al. 2018)","plainCitation":"(Pershing et al. 2015, Le Bris et al. 2018)","noteIndex":0},"citationItems":[{"id":194,"uris":["http://zotero.org/users/11233743/items/PQ7RM2T2"],"itemData":{"id":194,"type":"article-journal","container-title":"Science","DOI":"10.1126/science.aac9819","issue":"6262","page":"809-812","title":"Slow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sidR="00AA5D06">
        <w:rPr>
          <w:bCs/>
        </w:rPr>
        <w:fldChar w:fldCharType="separate"/>
      </w:r>
      <w:r w:rsidR="00AA5D06" w:rsidRPr="00AA5D06">
        <w:rPr>
          <w:rFonts w:ascii="Aptos" w:hAnsi="Aptos"/>
        </w:rPr>
        <w:t>(Pershing et al. 2015, Le Bris et al. 2018)</w:t>
      </w:r>
      <w:r w:rsidR="00AA5D06">
        <w:rPr>
          <w:bCs/>
        </w:rPr>
        <w:fldChar w:fldCharType="end"/>
      </w:r>
      <w:r w:rsidR="00AA5D06">
        <w:rPr>
          <w:bCs/>
        </w:rPr>
        <w:t xml:space="preserve">, and body sizes </w:t>
      </w:r>
      <w:r w:rsidR="00AA5D06">
        <w:rPr>
          <w:bCs/>
        </w:rPr>
        <w:fldChar w:fldCharType="begin"/>
      </w:r>
      <w:r w:rsidR="004B3608">
        <w:rPr>
          <w:bCs/>
        </w:rPr>
        <w:instrText xml:space="preserve"> ADDIN ZOTERO_ITEM CSL_CITATION {"citationID":"p9eDLFJ1","properties":{"formattedCitation":"(Sheridan &amp; Bickford 2011, Cheung et al. 2013)","plainCitation":"(Sheridan &amp; Bickford 2011, Cheung et al. 2013)","noteIndex":0},"citationItems":[{"id":415,"uris":["http://zotero.org/users/11233743/items/867BES6Z"],"itemData":{"id":415,"type":"article-journal","container-title":"Nature Climate Change","DOI":"10.1038/nclimate1259","ISSN":"1758-678X, 1758-6798","issue":"8","journalAbbreviation":"Nature Clim Change","language":"en","license":"http://www.springer.com/tdm","page":"401-406","source":"DOI.org (Crossref)","title":"Shrinking body size as an ecological response to climate change","volume":"1","author":[{"family":"Sheridan","given":"Jennifer A."},{"family":"Bickford","given":"David"}],"issued":{"date-parts":[["2011",11]]}}},{"id":413,"uris":["http://zotero.org/users/11233743/items/GRATYTPB"],"itemData":{"id":413,"type":"article-journal","container-title":"Nature Climate Change","DOI":"10.1038/nclimate1691","ISSN":"1758-678X, 1758-6798","issue":"3","journalAbbreviation":"Nature Clim Change","language":"en","license":"http://www.springer.com/tdm","page":"254-258","source":"DOI.org (Crossref)","title":"Shrinking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L."},{"family":"Watson","given":"Reg"},{"family":"Pauly","given":"Daniel"}],"issued":{"date-parts":[["2013",3]]}}}],"schema":"https://github.com/citation-style-language/schema/raw/master/csl-citation.json"} </w:instrText>
      </w:r>
      <w:r w:rsidR="00AA5D06">
        <w:rPr>
          <w:bCs/>
        </w:rPr>
        <w:fldChar w:fldCharType="separate"/>
      </w:r>
      <w:r w:rsidR="004B3608" w:rsidRPr="004B3608">
        <w:rPr>
          <w:rFonts w:ascii="Aptos" w:hAnsi="Aptos"/>
        </w:rPr>
        <w:t>(Sheridan &amp; Bickford 2011, Cheung et al. 2013)</w:t>
      </w:r>
      <w:r w:rsidR="00AA5D06">
        <w:rPr>
          <w:bCs/>
        </w:rPr>
        <w:fldChar w:fldCharType="end"/>
      </w:r>
      <w:r w:rsidR="00AA5D06">
        <w:rPr>
          <w:bCs/>
        </w:rPr>
        <w:t xml:space="preserve"> of marine organisms. The response to increased temperatures can be species-specific and further affected by position along </w:t>
      </w:r>
      <w:r w:rsidR="00361E2E">
        <w:rPr>
          <w:bCs/>
        </w:rPr>
        <w:t xml:space="preserve">a </w:t>
      </w:r>
      <w:r w:rsidR="00AA5D06">
        <w:rPr>
          <w:bCs/>
        </w:rPr>
        <w:t xml:space="preserve">latitudinal range, leading to varied impacts </w:t>
      </w:r>
      <w:r w:rsidR="00361E2E">
        <w:rPr>
          <w:bCs/>
        </w:rPr>
        <w:t>on</w:t>
      </w:r>
      <w:r w:rsidR="00AA5D06">
        <w:rPr>
          <w:bCs/>
        </w:rPr>
        <w:t xml:space="preserve"> species interactions and other aspects of community ecology. The North Atlantic Ocean, and the Gulf of Maine</w:t>
      </w:r>
      <w:r w:rsidR="00562A5F">
        <w:rPr>
          <w:bCs/>
        </w:rPr>
        <w:t xml:space="preserve"> (hereafter, GoM)</w:t>
      </w:r>
      <w:r w:rsidR="00AA5D06">
        <w:rPr>
          <w:bCs/>
        </w:rPr>
        <w:t xml:space="preserve"> in particular, has experienced rapid warming in recent decades </w:t>
      </w:r>
      <w:r w:rsidR="00AA5D06">
        <w:rPr>
          <w:bCs/>
        </w:rPr>
        <w:fldChar w:fldCharType="begin"/>
      </w:r>
      <w:r w:rsidR="00AA5D06">
        <w:rPr>
          <w:bCs/>
        </w:rPr>
        <w:instrText xml:space="preserve"> ADDIN ZOTERO_ITEM CSL_CITATION {"citationID":"W7dDIy35","properties":{"formattedCitation":"(Pershing et al. 2015, 2021)","plainCitation":"(Pershing et al. 2015, 2021)","noteIndex":0},"citationItems":[{"id":194,"uris":["http://zotero.org/users/11233743/items/PQ7RM2T2"],"itemData":{"id":194,"type":"article-journal","container-title":"Science","DOI":"10.1126/science.aac9819","issue":"6262","page":"809-812","title":"Slow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AA5D06">
        <w:rPr>
          <w:bCs/>
        </w:rPr>
        <w:fldChar w:fldCharType="separate"/>
      </w:r>
      <w:r w:rsidR="00AA5D06" w:rsidRPr="00AA5D06">
        <w:rPr>
          <w:rFonts w:ascii="Aptos" w:hAnsi="Aptos"/>
        </w:rPr>
        <w:t>(Pershing et al. 2015, 2021)</w:t>
      </w:r>
      <w:r w:rsidR="00AA5D06">
        <w:rPr>
          <w:bCs/>
        </w:rPr>
        <w:fldChar w:fldCharType="end"/>
      </w:r>
      <w:r w:rsidR="00AA5D06">
        <w:rPr>
          <w:bCs/>
        </w:rPr>
        <w:t xml:space="preserve">. Basin-scale </w:t>
      </w:r>
      <w:r w:rsidR="00A655C2">
        <w:rPr>
          <w:bCs/>
        </w:rPr>
        <w:t>hydroclimatic</w:t>
      </w:r>
      <w:r w:rsidR="00AA5D06">
        <w:rPr>
          <w:bCs/>
        </w:rPr>
        <w:t xml:space="preserve"> changes have already been linked to changes in nearshore ecosystem </w:t>
      </w:r>
      <w:r w:rsidR="00CF4A80">
        <w:rPr>
          <w:bCs/>
        </w:rPr>
        <w:t>use</w:t>
      </w:r>
      <w:r w:rsidR="00AA5D06">
        <w:rPr>
          <w:bCs/>
        </w:rPr>
        <w:t xml:space="preserve"> and</w:t>
      </w:r>
      <w:r w:rsidR="00CF4A80">
        <w:rPr>
          <w:bCs/>
        </w:rPr>
        <w:t xml:space="preserve"> population dynamics of</w:t>
      </w:r>
      <w:r w:rsidR="00AA5D06">
        <w:rPr>
          <w:bCs/>
        </w:rPr>
        <w:t xml:space="preserve"> iconic </w:t>
      </w:r>
      <w:r w:rsidR="00562A5F">
        <w:rPr>
          <w:bCs/>
        </w:rPr>
        <w:t>GoM</w:t>
      </w:r>
      <w:r w:rsidR="00AA5D06">
        <w:rPr>
          <w:bCs/>
        </w:rPr>
        <w:t xml:space="preserve"> species like American lobster and Atlantic cod </w:t>
      </w:r>
      <w:r w:rsidR="00AA5D06">
        <w:rPr>
          <w:bCs/>
        </w:rPr>
        <w:fldChar w:fldCharType="begin"/>
      </w:r>
      <w:r w:rsidR="00AA5D06">
        <w:rPr>
          <w:bCs/>
        </w:rPr>
        <w:instrText xml:space="preserve"> ADDIN ZOTERO_ITEM CSL_CITATION {"citationID":"YQHCwjww","properties":{"formattedCitation":"(Pershing et al. 2015, Le Bris et al. 2018, Record et al. 2024)","plainCitation":"(Pershing et al. 2015, Le Bris et al. 2018, Record et al. 2024)","noteIndex":0},"citationItems":[{"id":194,"uris":["http://zotero.org/users/11233743/items/PQ7RM2T2"],"itemData":{"id":194,"type":"article-journal","container-title":"Science","DOI":"10.1126/science.aac9819","issue":"6262","page":"809-812","title":"Slow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J."}],"issued":{"date-parts":[["2018",2,20]]}}},{"id":421,"uris":["http://zotero.org/users/11233743/items/AX8L9YQW"],"itemData":{"id":421,"type":"article-journal","abstract":"Oceanographic changes are occurring more rapidly in recent decades, with new implications for ocean ecosystems and adjacent human communities. It is important to bring attention to these changes while they are unfolding rather than after they have occurred. H</w:instrText>
      </w:r>
      <w:r w:rsidR="00AA5D06" w:rsidRPr="004E265F">
        <w:rPr>
          <w:bCs/>
          <w:lang w:val="fr-FR"/>
        </w:rPr>
        <w:instrText xml:space="preserve">ere we report on a rapid shift toward colder, fresher water in the deep Gulf of Maine that, as of mid-June 2024, has persisted for at least six months. The shift likely represents an influx of Labrador Slope Water and resembles conditions that predated a major warming shift that occurred in 2011–2012. Deep-water oceanographic conditions in the Gulf of Maine have a strong influence on ecosystem dynamics, including the prey of critically endangered North Atlantic right whales, the seasonal and disease dynamics of American lobster, and the distribution and abundance of kelp forest communities, among others. Oceanographic surprises have an important role in this system, and monitoring how this shift unfolds, oceanographically and ecologically, will give new insights into how oceanographic signals can inform our understanding of ecosystem responses.","container-title":"Oceanography","DOI":"10.5670/oceanog.2024.506","ISSN":"10428275","issue":"3","journalAbbreviation":"Oceanog","language":"en","source":"DOI.org (Crossref)","title":"Early Warning of a Cold Wave in the Gulf of Maine","URL":"https://tos.org/oceanography/article/early-warning-of-a-cold-wave-in-the-gulf-of-maine","volume":"37","author":[{"family":"Record","given":"Nicholas"},{"family":"Pershing","given":"Andrew"},{"family":"Rasher","given":"Douglas"}],"accessed":{"date-parts":[["2025",3,14]]},"issued":{"date-parts":[["2024"]]}}}],"schema":"https://github.com/citation-style-language/schema/raw/master/csl-citation.json"} </w:instrText>
      </w:r>
      <w:r w:rsidR="00AA5D06">
        <w:rPr>
          <w:bCs/>
        </w:rPr>
        <w:fldChar w:fldCharType="separate"/>
      </w:r>
      <w:r w:rsidR="00AA5D06" w:rsidRPr="004E265F">
        <w:rPr>
          <w:rFonts w:ascii="Aptos" w:hAnsi="Aptos"/>
          <w:lang w:val="fr-FR"/>
        </w:rPr>
        <w:t>(Pershing et al. 2015, Le Bris et al. 2018, Record et al. 2024)</w:t>
      </w:r>
      <w:r w:rsidR="00AA5D06">
        <w:rPr>
          <w:bCs/>
        </w:rPr>
        <w:fldChar w:fldCharType="end"/>
      </w:r>
      <w:r w:rsidR="00AA5D06" w:rsidRPr="004E265F">
        <w:rPr>
          <w:bCs/>
          <w:lang w:val="fr-FR"/>
        </w:rPr>
        <w:t xml:space="preserve">. </w:t>
      </w:r>
      <w:r w:rsidR="00AA5D06">
        <w:rPr>
          <w:bCs/>
        </w:rPr>
        <w:t>They may also be facilitating northward range expansions of typically mid-Atlantic species like black sea bass</w:t>
      </w:r>
      <w:r w:rsidR="00CF4A80">
        <w:rPr>
          <w:bCs/>
        </w:rPr>
        <w:t xml:space="preserve"> </w:t>
      </w:r>
      <w:r w:rsidR="00AA5D06">
        <w:rPr>
          <w:bCs/>
        </w:rPr>
        <w:t xml:space="preserve">and blue crabs </w:t>
      </w:r>
      <w:r w:rsidR="00AA5D06">
        <w:rPr>
          <w:bCs/>
        </w:rPr>
        <w:fldChar w:fldCharType="begin"/>
      </w:r>
      <w:r w:rsidR="00CF4A80">
        <w:rPr>
          <w:bCs/>
        </w:rPr>
        <w:instrText xml:space="preserve"> ADDIN ZOTERO_ITEM CSL_CITATION {"citationID":"Y2HhclxQ","properties":{"formattedCitation":"(Johnson 2015, Bell et al. 2015, McBride et al. 2018)","plainCitation":"(Johnson 2015, Bell et al. 2015, McBride et al. 2018)","noteIndex":0},"citationItems":[{"id":435,"uris":["http://zotero.org/users/11233743/items/KAYT7IJP"],"itemData":{"id":435,"type":"article-journal","abstract":"Worldwide, climate-change is shifting species distributions poleward. Here I present recent (2012-2014) observations of the blue crab, Callinectes sapidus Rathbun, 1896, in the Gulf of Maine (GoM), north of its historical range of Cape Cod, Massachusetts. To test the hypothesis of a climate-driven range expansion, I examined near-surface ocean temperatures. On average, ocean temperatures in the GoM in summer 2012 and 2013 were up to 1.3°C higher than the average of the previous decade, suggesting that warmer waters may have promoted the recruitment of C. sapidus to the GoM. Previous ephemeral populations of C. sapidus in the Gulf of Maine have been reported since the 1860s. Recent observations and continued warming in the northwest Atlantic may signal a permanent poleward expansion of C. sapidus into the GoM. If so, then a key goal for ecologists and managers will be to understand the effect of C. sapidus on GoM food-webs and ﬁsheries.","container-title":"Journal of Crustacean Biology","DOI":"10.1163/1937240X-00002293","ISSN":"0278-0372, 1937-240X","issue":"1","language":"en","page":"105-110","source":"DOI.org (Crossref)","title":"The savory swimmer swims north: a northern range extension of the blue crab &lt;i&gt;Callinectes sapidus&lt;/i&gt;?","title-short":"The savory swimmer swims north","volume":"35","author":[{"family":"Johnson","given":"David Samuel"}],"issued":{"date-parts":[["2015",1,14]]}}},{"id":431,"uris":["http://zotero.org/users/11233743/items/7782R6AW"],"itemData":{"id":431,"type":"article-journal","abstract":"Climate change and ﬁshing can have major impacts on the distribution of natural marine resources. Climate change alters the distribution of suitable habitat, forcing organisms to shift their range or attempt to survive under suboptimal conditions. Fishing reduces the abundance of marine populations and truncates their age structure leading to range contractions or shifts. Along the east coast of the United States, there have been major changes in ﬁsh populations due to the impacts of ﬁshing and subsequent regulations, as well as changes in the climate. Black sea bass, scup, summer ﬂounder, and winter ﬂounder are important commercial and recreational species, which utilize inshore and offshore waters on the northeast shelf. We examined the distributions of the four species with the Northeast Fisheries Science Center trawl surveys to determine if the along-shelf centres of biomass had changed over time and if the changes were attributed to changes in temperature or ﬁshing pressure through changes in abundance and length structure. Black sea bass, scup, and summer ﬂounder exhibited signiﬁcant poleward shifts in distributions in at least one season while the Southern New England/Mid-Atlantic Bight stock of winter ﬂounder did not shift. Generalized additive modelling indicated that the changes in the centres of biomass for black sea bass and scup in spring were related to climate, while the change in the distribution of summer ﬂounder was largely attributed to a decrease in ﬁshing pressure and an expansion of the length– age structure. While the changes in ocean temperatures will have major impacts on the distribution of marine taxa, the effects of ﬁshing can be of equivalent magnitude and on a more immediate time scale. It is important for management to take all factors into consideration when developing regulations for natural marine resources.","container-title":"ICES Journal of Marine Science","DOI":"10.1093/icesjms/fsu217","ISSN":"1095-9289, 1054-3139","issue":"5","language":"en","page":"1311-1322","source":"DOI.org (Crossref)","title":"Disentangling the effects of climate, abundance, and size on the distribution of marine fish: an example based on four stocks from the Northeast US shelf","title-short":"Disentangling the effects of climate, abundance, and size on the distribution of marine fish","volume":"72","author":[{"family":"Bell","given":"Richard J."},{"family":"Richardson","given":"David E."},{"family":"Hare","given":"Jonathan A."},{"family":"Lynch","given":"Patrick D."},{"family":"Fratantoni","given":"Paula S."}],"issued":{"date-parts":[["2015",6,1]]}}},{"id":433,"uris":["http://zotero.org/users/11233743/items/WYIFK78X"],"itemData":{"id":433,"type":"article-journal","abstract":"The black sea bass (Centropristis striata) is extending its range northward, into a warming Gulf of Maine. Here, we plot the geographic distribution of specific life stages to examine whether spawning and settlement, and therefore productivity, are extending northward. In order to align these life stages with the correct sampling season, we first resolve confusion about the spawning seasonality of this species, by collecting age-0 individuals from coastal waters of southeastern Massachusetts (Buzzards Bay and Nantucket Sound) and aging them by using daily otolith microincrements. Wild-caught age-0 fish (n=381), ranged in size from 32 to 88 mm total length (mean: 53 mm [standard deviation (SD) 11]), and in age from 50 to 129 d old (84 d [SD 16]). They hatched from May 2 to July 21 (June 6 [SD 14 d]), and grew at linear rates from 0.32 to 1.22 mm/d (0.65 mm/d [SD 0.15]). The literature and two 40-year trawl surveys confirm that black sea bass have spawned in Buzzards Bay and Nantucket Sound since the 1880s. Farther north, in the southern Gulf of Maine, spawning has likely occurred in the last 15 years. Settlement has increased about 1°N latitude over the recent 4 decades in association with warming sea temperatures in the southern Gulf of Maine.","container-title":"Fishery Bulletin","DOI":"10.7755/FB.116.3-4.10","ISSN":"00900656","issue":"3-4","journalAbbreviation":"FB","language":"en","page":"323-336","source":"DOI.org (Crossref)","title":"Reproduction, first-year growth, and expansion of spawning and nursery grounds of black sea bass (&lt;i&gt;Centropristis striata&lt;/i&gt;) into a warming Gulf of Maine","volume":"116","author":[{"family":"McBride","given":"Richard S."},{"family":"Tweedie","given":"Matthew K."},{"family":"Oliveira","given":"Kenneth"}],"issued":{"date-parts":[["2018"]]}}}],"schema":"https://github.com/citation-style-language/schema/raw/master/csl-citation.json"} </w:instrText>
      </w:r>
      <w:r w:rsidR="00AA5D06">
        <w:rPr>
          <w:bCs/>
        </w:rPr>
        <w:fldChar w:fldCharType="separate"/>
      </w:r>
      <w:r w:rsidR="00CF4A80" w:rsidRPr="00CF4A80">
        <w:rPr>
          <w:rFonts w:ascii="Aptos" w:hAnsi="Aptos"/>
        </w:rPr>
        <w:t>(Johnson 2015, Bell et al. 2015, McBride et al. 2018)</w:t>
      </w:r>
      <w:r w:rsidR="00AA5D06">
        <w:rPr>
          <w:bCs/>
        </w:rPr>
        <w:fldChar w:fldCharType="end"/>
      </w:r>
      <w:r w:rsidR="00AA5D06">
        <w:rPr>
          <w:bCs/>
        </w:rPr>
        <w:t xml:space="preserve">. The </w:t>
      </w:r>
      <w:r w:rsidR="00562A5F">
        <w:rPr>
          <w:bCs/>
        </w:rPr>
        <w:t>GoM</w:t>
      </w:r>
      <w:r w:rsidR="00AA5D06">
        <w:rPr>
          <w:bCs/>
        </w:rPr>
        <w:t xml:space="preserve"> has relatively low biodiversity, which could limit the resilience of its ecosystems to biotic and abiotic changes </w:t>
      </w:r>
      <w:r w:rsidR="00AA5D06">
        <w:rPr>
          <w:bCs/>
        </w:rPr>
        <w:fldChar w:fldCharType="begin"/>
      </w:r>
      <w:r w:rsidR="00167751">
        <w:rPr>
          <w:bCs/>
        </w:rPr>
        <w:instrText xml:space="preserve"> ADDIN ZOTERO_ITEM CSL_CITATION {"citationID":"9kk3q22h","properties":{"formattedCitation":"(Steneck &amp; Wahle 2013, McMahan &amp; Grabowski 2019)","plainCitation":"(Steneck &amp; Wahle 2013, McMahan &amp; Grabowski 2019)","noteIndex":0},"citationItems":[{"id":437,"uris":["http://zotero.org/users/11233743/items/TE9D3W3Q"],"itemData":{"id":437,"type":"article-journal","abstract":"Dynamic food webs and climate are changing lobster ecology and management. American lobsters (Homarus americanus) evolved in the North Atlantic under conditions of intense predation from large ﬁnﬁsh such as Atlantic cod (Gadus morhua). Lobster’s relatively extended brood period and large larval size result in high per capita pelagic phase survival, which, coupled with settlement habitat selection for predator refugia, contributes to the species’ high lifetime reproductive success. However, the western North Atlantic is an extremely low diversity ecosystem prone to booms and busts. Extirpation of coastal predators released past constraints on lobster population growth such that lobster landings increased three- to ﬁve-fold since 1980 in Canada and the US. Climate change may stress lobsters in some regions and enhance stocks elsewhere, but it also facilitates warm-water species distribution shift northward. As lobster population densities and water temperatures increase, so do risks and consequences of disease. In the future we must expect the unexpected. “Equilibrium” conditions on which traditional ﬁsheries management depends simply do not exist. This creates new challenges for managing this species regionally and into the future.","container-title":"Canadian Journal of Fisheries and Aquatic Sciences","DOI":"10.1139/cjfas-2013-0094","ISSN":"0706-652X, 1205-7533","issue":"11","journalAbbreviation":"Can. J. Fish. Aquat. Sci.","language":"en","license":"http://www.nrcresearchpress.com/page/about/CorporateTextAndDataMining","page":"1612-1624","source":"DOI.org (Crossref)","title":"American lobster dynamics in a brave new ocean","volume":"70","author":[{"family":"Steneck","given":"Robert S."},{"family":"Wahle","given":"Richard A."}],"editor":[{"family":"Sainte-Marie","given":"B."}],"issued":{"date-parts":[["2013",11]]}}},{"id":432,"uris":["http://zotero.org/users/11233743/items/YF4CCMDH"],"itemData":{"id":432,"type":"article-journal","abstract":"Distribution shifts poleward are a widespread response to climate change and can result in altered community composition and interactions among species that previously were geographically isolated. The novel communities and species interactions that may arise during range shifts provide an opportunity to study fundamental ecological processes, while also addressing potential conservation issues. Black sea bass (Centropristis striata) historically ranged from the Gulf of Mexico to Cape Cod, but recently have expanded north into the Gulf of Maine. Very little is known about the impact of this range expansion on benthic community structure throughout the coastal waters of the Gulf of Maine. To investigate the effects of sea bass on the behavior of juvenile American lobsters (Homarus americanus), we manipulated the presence of sea bass olfactory cues and quantiﬁed shelter use and foraging behavior of lobsters from three regions in the Gulf of Maine with different potential contact histories with sea bass. Sea bass presence increased shelter usage and reduced foraging in lobsters, but contact history inﬂuenced the strength of these behavioral responses. Lobsters with no previous contact with sea bass did not signiﬁcantly increase shelter usage or decrease movement in their presence but did reduce their foraging rate on mussels. This observed reduction in consumption indicates that na€ıve lobsters recognize novel predators, but the ineffective anti-predator responses exhibited support the naive prey hypothesis. Meanwhile, lobsters with the longest potential contact history with sea bass signiﬁcantly increased shelter usage when sea bass were present; however, they exhibited limited movement and foraging behavior in both the absence and presence of sea bass. Finally, lobsters with a short potential contact history with sea bass exhibited increased shelter usage, reduced movement, and reduced mussel consumption in the presence of sea bass, revealing that juvenile lobsters quickly adapt anti-predator defenses to avoid this novel threat. Overall, these results suggest that prey contact history with novel predators mediates the strength of their nonconsumptive effects, and consequently can inﬂuence geographic patterns in predator–prey dynamics.","container-title":"Ecosphere","DOI":"10.1002/ecs2.2867","ISSN":"2150-8925, 2150-8925","issue":"10","journalAbbreviation":"Ecosphere","language":"en","page":"e02867","source":"DOI.org (Crossref)","title":"Nonconsumptive effects of a range</w:instrText>
      </w:r>
      <w:r w:rsidR="00167751">
        <w:rPr>
          <w:rFonts w:ascii="Cambria Math" w:hAnsi="Cambria Math" w:cs="Cambria Math"/>
          <w:bCs/>
        </w:rPr>
        <w:instrText>‐</w:instrText>
      </w:r>
      <w:r w:rsidR="00167751">
        <w:rPr>
          <w:bCs/>
        </w:rPr>
        <w:instrText xml:space="preserve">expanding predator on juvenile lobster (&lt;i&gt;Homarus americanus&lt;/i&gt;) population dynamics","volume":"10","author":[{"family":"McMahan","given":"Marissa D."},{"family":"Grabowski","given":"Jonathan H."}],"issued":{"date-parts":[["2019",10]]}}}],"schema":"https://github.com/citation-style-language/schema/raw/master/csl-citation.json"} </w:instrText>
      </w:r>
      <w:r w:rsidR="00AA5D06">
        <w:rPr>
          <w:bCs/>
        </w:rPr>
        <w:fldChar w:fldCharType="separate"/>
      </w:r>
      <w:r w:rsidR="00AA5D06" w:rsidRPr="00AA5D06">
        <w:rPr>
          <w:rFonts w:ascii="Aptos" w:hAnsi="Aptos"/>
        </w:rPr>
        <w:t>(Steneck &amp; Wahle 2013, McMahan &amp; Grabowski 2019)</w:t>
      </w:r>
      <w:r w:rsidR="00AA5D06">
        <w:rPr>
          <w:bCs/>
        </w:rPr>
        <w:fldChar w:fldCharType="end"/>
      </w:r>
      <w:r w:rsidR="00AA5D06">
        <w:rPr>
          <w:bCs/>
        </w:rPr>
        <w:t xml:space="preserve">. </w:t>
      </w:r>
    </w:p>
    <w:p w14:paraId="339FEDE1" w14:textId="77777777" w:rsidR="00CF4A80" w:rsidRDefault="00CF4A80" w:rsidP="0005676A">
      <w:pPr>
        <w:spacing w:after="0" w:line="240" w:lineRule="auto"/>
        <w:rPr>
          <w:bCs/>
        </w:rPr>
      </w:pPr>
    </w:p>
    <w:p w14:paraId="38C142C4" w14:textId="5285D8D5" w:rsidR="00A655C2" w:rsidRDefault="00AA5D06" w:rsidP="0005676A">
      <w:pPr>
        <w:spacing w:after="0" w:line="240" w:lineRule="auto"/>
        <w:rPr>
          <w:bCs/>
        </w:rPr>
      </w:pPr>
      <w:r>
        <w:rPr>
          <w:bCs/>
        </w:rPr>
        <w:t xml:space="preserve">Regional warming is expected to continue at an above-average rate </w:t>
      </w:r>
      <w:r w:rsidR="00CF4A80">
        <w:rPr>
          <w:bCs/>
        </w:rPr>
        <w:t xml:space="preserve">in the GoM </w:t>
      </w:r>
      <w:r>
        <w:rPr>
          <w:bCs/>
        </w:rPr>
        <w:t xml:space="preserve">as compared to </w:t>
      </w:r>
      <w:r w:rsidR="00CF4A80">
        <w:rPr>
          <w:bCs/>
        </w:rPr>
        <w:t>other oceanic ecoregions</w:t>
      </w:r>
      <w:r>
        <w:rPr>
          <w:bCs/>
        </w:rPr>
        <w:t xml:space="preserve"> </w:t>
      </w:r>
      <w:r>
        <w:rPr>
          <w:bCs/>
        </w:rPr>
        <w:fldChar w:fldCharType="begin"/>
      </w:r>
      <w:r w:rsidR="00167751">
        <w:rPr>
          <w:bCs/>
        </w:rPr>
        <w:instrText xml:space="preserve"> ADDIN ZOTERO_ITEM CSL_CITATION {"citationID":"wlUUSXfa","properties":{"formattedCitation":"(Saba et al. 2016)","plainCitation":"(Saba et al. 2016)","noteIndex":0},"citationItems":[{"id":440,"uris":["http://zotero.org/users/11233743/items/CQH7FY8W"],"itemData":{"id":440,"type":"article-journal","abstract":"The Intergovernmental Panel on Climate Change (IPCC) ﬁfth assessment of projected global and regional ocean temperature change is based on global climate models that have coarse ( 100 km) ocean and atmosphere resolutions. In the Northwest Atlantic, the ensemble of global climate models has a warm bias in sea surface temperature due to a misrepresentation of the Gulf Stream position; thus, existing climate change projections are based on unrealistic regional ocean circulation. Here we compare simulations and an atmospheric CO2 doubling response from four global climate models of varying ocean and atmosphere resolution. We ﬁnd that the highest resolution climate model ( 10 km ocean,  50 km atmosphere) resolves Northwest Atlantic circulation and water mass distribution most accurately. The CO2 doubling response from this model shows that upper-ocean (0–300 m) temperature in the Northwest Atlantic Shelf warms at a rate nearly twice as fast as the coarser models and nearly three times faster than the global average. This enhanced warming is accompanied by an increase in salinity due to a change in water mass distribution that is related to a retreat of the Labrador Current and a northerly shift of the Gulf Stream. Both observations and the climate model demonstrate a robust relationship between a weakening Atlantic Meridional Overturning Circulation (AMOC) and an increase in the proportion of Warm-Temperate Slope Water entering the Northwest Atlantic Shelf. Therefore, prior climate change projections for the Northwest Atlantic may be far too conservative. These results point to the need to improve simulations of basin and regional-scale ocean circulation.","container-title":"Journal of Geophysical Research: Oceans","DOI":"10.1002/2015JC011346","ISSN":"2169-9275, 2169-9291","issue":"1","journalAbbreviation":"JGR Oceans","language":"en","license":"http://onlinelibrary.wiley.com/termsAndConditions#vor","page":"118-132","source":"DOI.org (Crossref)","title":"Enhanced warming of the Northwest Atlantic Ocean under climate change","title-short":"Enhanced warming of the &lt;span style=\"font-variant","volume":"121","author":[{"family":"Saba","given":"Vincent S."},{"family":"Griffies","given":"Stephen M."},{"family":"Anderson","given":"Whit G."},{"family":"Winton","given":"Michael"},{"family":"Alexander","given":"Michael A."},{"family":"Delworth","given":"Thomas L."},{"family":"Hare","given":"Jonathan A."},{"family":"Harrison","given":"Matthew J."},{"family":"Rosati","given":"Anthony"},{"family":"Vecchi","given":"Gabriel A."},{"family":"Zhang","given":"Rong"}],"issued":{"date-parts":[["2016",1]]}}}],"schema":"https://github.com/citation-style-language/schema/raw/master/csl-citation.json"} </w:instrText>
      </w:r>
      <w:r>
        <w:rPr>
          <w:bCs/>
        </w:rPr>
        <w:fldChar w:fldCharType="separate"/>
      </w:r>
      <w:r w:rsidRPr="00AA5D06">
        <w:rPr>
          <w:rFonts w:ascii="Aptos" w:hAnsi="Aptos"/>
        </w:rPr>
        <w:t>(Saba et al. 2016)</w:t>
      </w:r>
      <w:r>
        <w:rPr>
          <w:bCs/>
        </w:rPr>
        <w:fldChar w:fldCharType="end"/>
      </w:r>
      <w:r w:rsidR="00CF4A80">
        <w:rPr>
          <w:bCs/>
        </w:rPr>
        <w:t>. T</w:t>
      </w:r>
      <w:r>
        <w:rPr>
          <w:bCs/>
        </w:rPr>
        <w:t xml:space="preserve">emperature-linked disturbances to historic nearshore community structure and function may become more frequent, intense, and prolonged. Monitoring nearshore regions will be critical to </w:t>
      </w:r>
      <w:proofErr w:type="gramStart"/>
      <w:r>
        <w:rPr>
          <w:bCs/>
        </w:rPr>
        <w:t>predicting</w:t>
      </w:r>
      <w:proofErr w:type="gramEnd"/>
      <w:r>
        <w:rPr>
          <w:bCs/>
        </w:rPr>
        <w:t xml:space="preserve"> and </w:t>
      </w:r>
      <w:proofErr w:type="gramStart"/>
      <w:r>
        <w:rPr>
          <w:bCs/>
        </w:rPr>
        <w:t>understanding</w:t>
      </w:r>
      <w:proofErr w:type="gramEnd"/>
      <w:r>
        <w:rPr>
          <w:bCs/>
        </w:rPr>
        <w:t xml:space="preserve"> how increased temperatures may affect </w:t>
      </w:r>
      <w:r w:rsidR="00A655C2">
        <w:rPr>
          <w:bCs/>
        </w:rPr>
        <w:t xml:space="preserve">biological </w:t>
      </w:r>
      <w:r w:rsidR="001774AF">
        <w:rPr>
          <w:bCs/>
        </w:rPr>
        <w:t xml:space="preserve">organization </w:t>
      </w:r>
      <w:r w:rsidR="00A655C2">
        <w:rPr>
          <w:bCs/>
        </w:rPr>
        <w:t xml:space="preserve">levels from individual species to the overall </w:t>
      </w:r>
      <w:r w:rsidR="00562A5F">
        <w:rPr>
          <w:bCs/>
        </w:rPr>
        <w:t>GoM</w:t>
      </w:r>
      <w:r w:rsidR="00A655C2">
        <w:rPr>
          <w:bCs/>
        </w:rPr>
        <w:t xml:space="preserve"> ecosystem.</w:t>
      </w:r>
      <w:r w:rsidR="00562A5F">
        <w:rPr>
          <w:bCs/>
        </w:rPr>
        <w:t xml:space="preserve"> In this study, we will relate changes in nearshore surface temperature </w:t>
      </w:r>
      <w:r w:rsidR="00CF4A80">
        <w:rPr>
          <w:bCs/>
        </w:rPr>
        <w:t xml:space="preserve">to changes in the </w:t>
      </w:r>
      <w:r w:rsidR="00562A5F">
        <w:rPr>
          <w:bCs/>
        </w:rPr>
        <w:t>community structure</w:t>
      </w:r>
      <w:r w:rsidR="00CF4A80">
        <w:rPr>
          <w:bCs/>
        </w:rPr>
        <w:t xml:space="preserve">, </w:t>
      </w:r>
      <w:r w:rsidR="00562A5F">
        <w:rPr>
          <w:bCs/>
        </w:rPr>
        <w:t>relative abundance</w:t>
      </w:r>
      <w:r w:rsidR="00CF4A80">
        <w:rPr>
          <w:bCs/>
        </w:rPr>
        <w:t xml:space="preserve">, and summer </w:t>
      </w:r>
      <w:r w:rsidR="00562A5F">
        <w:rPr>
          <w:bCs/>
        </w:rPr>
        <w:t xml:space="preserve">growth rates of </w:t>
      </w:r>
      <w:del w:id="5" w:author="Graham Sherwood" w:date="2025-06-27T09:50:00Z" w16du:dateUtc="2025-06-27T13:50:00Z">
        <w:r w:rsidR="00562A5F" w:rsidDel="004E265F">
          <w:rPr>
            <w:bCs/>
          </w:rPr>
          <w:delText xml:space="preserve">common </w:delText>
        </w:r>
      </w:del>
      <w:r w:rsidR="00CF4A80">
        <w:rPr>
          <w:bCs/>
        </w:rPr>
        <w:t xml:space="preserve">nearshore </w:t>
      </w:r>
      <w:r w:rsidR="00562A5F">
        <w:rPr>
          <w:bCs/>
        </w:rPr>
        <w:t>fishes</w:t>
      </w:r>
      <w:ins w:id="6" w:author="Graham Sherwood" w:date="2025-06-27T09:50:00Z" w16du:dateUtc="2025-06-27T13:50:00Z">
        <w:r w:rsidR="004E265F">
          <w:rPr>
            <w:bCs/>
          </w:rPr>
          <w:t xml:space="preserve"> commonly encountered in a beach seine survey</w:t>
        </w:r>
      </w:ins>
      <w:r w:rsidR="00562A5F">
        <w:rPr>
          <w:bCs/>
        </w:rPr>
        <w:t>, using Atlantic silverside (</w:t>
      </w:r>
      <w:r w:rsidR="00562A5F" w:rsidRPr="00A655C2">
        <w:rPr>
          <w:bCs/>
          <w:i/>
          <w:iCs/>
        </w:rPr>
        <w:t xml:space="preserve">Menidia </w:t>
      </w:r>
      <w:proofErr w:type="spellStart"/>
      <w:r w:rsidR="00562A5F" w:rsidRPr="00A655C2">
        <w:rPr>
          <w:bCs/>
          <w:i/>
          <w:iCs/>
        </w:rPr>
        <w:t>menidia</w:t>
      </w:r>
      <w:proofErr w:type="spellEnd"/>
      <w:r w:rsidR="00562A5F">
        <w:rPr>
          <w:bCs/>
          <w:i/>
          <w:iCs/>
        </w:rPr>
        <w:t xml:space="preserve">; </w:t>
      </w:r>
      <w:r w:rsidR="00562A5F" w:rsidRPr="001B5959">
        <w:rPr>
          <w:bCs/>
        </w:rPr>
        <w:t>hereafter, silverside</w:t>
      </w:r>
      <w:r w:rsidR="00562A5F">
        <w:rPr>
          <w:bCs/>
        </w:rPr>
        <w:t>) and Atlantic herring (</w:t>
      </w:r>
      <w:r w:rsidR="00562A5F" w:rsidRPr="00A655C2">
        <w:rPr>
          <w:bCs/>
          <w:i/>
          <w:iCs/>
        </w:rPr>
        <w:t>Clupea harengus</w:t>
      </w:r>
      <w:r w:rsidR="00562A5F">
        <w:rPr>
          <w:bCs/>
          <w:i/>
          <w:iCs/>
        </w:rPr>
        <w:t xml:space="preserve">; </w:t>
      </w:r>
      <w:r w:rsidR="00562A5F" w:rsidRPr="001B5959">
        <w:rPr>
          <w:bCs/>
        </w:rPr>
        <w:t>hereafter, herring</w:t>
      </w:r>
      <w:r w:rsidR="00562A5F">
        <w:rPr>
          <w:bCs/>
        </w:rPr>
        <w:t>) as focal species.</w:t>
      </w:r>
    </w:p>
    <w:p w14:paraId="0CBFCC02" w14:textId="77777777" w:rsidR="00562A5F" w:rsidRDefault="00562A5F" w:rsidP="0005676A">
      <w:pPr>
        <w:spacing w:after="0" w:line="240" w:lineRule="auto"/>
        <w:rPr>
          <w:bCs/>
        </w:rPr>
      </w:pPr>
    </w:p>
    <w:p w14:paraId="3D6331A5" w14:textId="17409F2A" w:rsidR="00562A5F" w:rsidRDefault="00562A5F" w:rsidP="0005676A">
      <w:pPr>
        <w:spacing w:after="0" w:line="240" w:lineRule="auto"/>
        <w:rPr>
          <w:bCs/>
        </w:rPr>
      </w:pPr>
      <w:commentRangeStart w:id="7"/>
      <w:r>
        <w:rPr>
          <w:bCs/>
        </w:rPr>
        <w:t>Atlantic silverside</w:t>
      </w:r>
      <w:r w:rsidR="00CF4A80">
        <w:rPr>
          <w:bCs/>
        </w:rPr>
        <w:t xml:space="preserve"> is</w:t>
      </w:r>
      <w:r>
        <w:rPr>
          <w:bCs/>
        </w:rPr>
        <w:t xml:space="preserve"> the only truly annual fish in the North</w:t>
      </w:r>
      <w:r w:rsidR="00CF4A80">
        <w:rPr>
          <w:bCs/>
        </w:rPr>
        <w:t>west</w:t>
      </w:r>
      <w:r>
        <w:rPr>
          <w:bCs/>
        </w:rPr>
        <w:t xml:space="preserve"> Atlantic</w:t>
      </w:r>
      <w:r w:rsidR="00CF4A80">
        <w:rPr>
          <w:bCs/>
        </w:rPr>
        <w:t xml:space="preserve">, with little evidence of individuals reaching age 2 </w:t>
      </w:r>
      <w:commentRangeEnd w:id="7"/>
      <w:r w:rsidR="004E265F">
        <w:rPr>
          <w:rStyle w:val="CommentReference"/>
        </w:rPr>
        <w:commentReference w:id="7"/>
      </w:r>
      <w:r w:rsidR="00CF4A80">
        <w:rPr>
          <w:bCs/>
        </w:rPr>
        <w:fldChar w:fldCharType="begin"/>
      </w:r>
      <w:r w:rsidR="00CF4A80">
        <w:rPr>
          <w:bCs/>
        </w:rPr>
        <w:instrText xml:space="preserve"> ADDIN ZOTERO_ITEM CSL_CITATION {"citationID":"S0ya8WqU","properties":{"formattedCitation":"(Conover 2024)","plainCitation":"(Conover 2024)","noteIndex":0},"citationItems":[{"id":452,"uris":["http://zotero.org/users/11233743/items/38CT295N"],"itemData":{"id":452,"type":"article-journal","abstract":"My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sidR="00CF4A80">
        <w:rPr>
          <w:bCs/>
        </w:rPr>
        <w:fldChar w:fldCharType="separate"/>
      </w:r>
      <w:r w:rsidR="00CF4A80" w:rsidRPr="001774AF">
        <w:rPr>
          <w:rFonts w:ascii="Aptos" w:hAnsi="Aptos"/>
        </w:rPr>
        <w:t>(Conover 2024)</w:t>
      </w:r>
      <w:r w:rsidR="00CF4A80">
        <w:rPr>
          <w:bCs/>
        </w:rPr>
        <w:fldChar w:fldCharType="end"/>
      </w:r>
      <w:r>
        <w:rPr>
          <w:bCs/>
        </w:rPr>
        <w:t xml:space="preserve">. Spawning occurs in shallow nearshore waters in the spring, and young-of-year migrate to deeper offshore waters in the winter to maintain a warmer </w:t>
      </w:r>
      <w:r>
        <w:rPr>
          <w:bCs/>
        </w:rPr>
        <w:lastRenderedPageBreak/>
        <w:t xml:space="preserve">thermal habitat. It’s expected that less than 1% of the singular year class returns from this overwintering period on the inner continental shelf to recolonize shallow nearshore and estuarine habitats and spawn </w:t>
      </w:r>
      <w:r>
        <w:rPr>
          <w:bCs/>
        </w:rPr>
        <w:fldChar w:fldCharType="begin"/>
      </w:r>
      <w:r>
        <w:rPr>
          <w:bCs/>
        </w:rPr>
        <w:instrText xml:space="preserve"> ADDIN ZOTERO_ITEM CSL_CITATION {"citationID":"l1QdMXIV","properties":{"formattedCitation":"(Conover &amp; Murawski 1982, Conover 2024)","plainCitation":"(Conover &amp; Murawski 1982, Conover 2024)","noteIndex":0},"citationItems":[{"id":453,"uris":["http://zotero.org/users/11233743/items/7EHF55VV"],"itemData":{"id":453,"type":"article-journal","container-title":"Fishery Bulletin","issue":"1","page":"145-150","title":"Offshore winter migration of the Atlantic silverside, &lt;i&gt;Menidia menidia&lt;/i&gt;","volume":"80","author":[{"family":"Conover","given":"David O."},{"family":"Murawski","given":"Steven A."}],"issued":{"date-parts":[["1982"]]}}},{"id":452,"uris":["http://zotero.org/users/11233743/items/38CT295N"],"itemData":{"id":452,"type":"article-journal","abstract":"My career is inextricably linked to the remarkable characteristics and astonishing insights provided by a simple yet elegant species, the Atlantic silverside, Menidia menidia. My initial field and laboratory studies provided the first demonstration of temperature-dependent sex determination (TSD) and its adaptive significance in fish, as well as the first empirical confirmation of frequency-dependent sex ratio selection. This early work then led to the discovery of countergradient variation in growth, evolutionary trade-offs associated with growth, pioneered the study of fisheries-induced evolution, and furthered our understanding of the spatial scale of local adaptation in marine species. Most of these topics are now vigorous areas of research encompassing numerous species and systems. Here I describe how these unforeseen discoveries were made and led to other findings on bluefish (Pomatomus saltatrix) and striped bass (Morone saxatilis). An interest in leadership during my early years was later rekindled as I took on administrative roles. It all began with an intriguing observation stemming from my MS thesis that I was compelled to follow. My career illustrates the value of exploring deeply the natural history of lesser-known yet easy-to-study species and to follow unexpected observations even if peripheral to a preconceived plan of research.","container-title":"ICES Journal of Marine Science","DOI":"10.1093/icesjms/fsae136","ISSN":"1054-3139, 1095-9289","issue":"2","language":"en","license":"https://creativecommons.org/licenses/by/4.0/","page":"fsae136","source":"DOI.org (Crossref)","title":"The extraordinary Atlantic silverside and me","volume":"82","author":[{"family":"Conover","given":"David O"}],"editor":[{"family":"Browman","given":"Howard"}],"issued":{"date-parts":[["2024"]]}}}],"schema":"https://github.com/citation-style-language/schema/raw/master/csl-citation.json"} </w:instrText>
      </w:r>
      <w:r>
        <w:rPr>
          <w:bCs/>
        </w:rPr>
        <w:fldChar w:fldCharType="separate"/>
      </w:r>
      <w:r w:rsidRPr="001774AF">
        <w:rPr>
          <w:rFonts w:ascii="Aptos" w:hAnsi="Aptos"/>
        </w:rPr>
        <w:t>(Conover &amp; Murawski 1982, Conover 2024)</w:t>
      </w:r>
      <w:r>
        <w:rPr>
          <w:bCs/>
        </w:rPr>
        <w:fldChar w:fldCharType="end"/>
      </w:r>
      <w:r>
        <w:rPr>
          <w:bCs/>
        </w:rPr>
        <w:t xml:space="preserve">. </w:t>
      </w:r>
      <w:r w:rsidR="00CF4A80">
        <w:rPr>
          <w:bCs/>
        </w:rPr>
        <w:t>Silverside</w:t>
      </w:r>
      <w:r>
        <w:rPr>
          <w:bCs/>
        </w:rPr>
        <w:t xml:space="preserve"> </w:t>
      </w:r>
      <w:proofErr w:type="gramStart"/>
      <w:r w:rsidR="00CF4A80">
        <w:rPr>
          <w:bCs/>
        </w:rPr>
        <w:t>are</w:t>
      </w:r>
      <w:proofErr w:type="gramEnd"/>
      <w:r w:rsidR="00CF4A80">
        <w:rPr>
          <w:bCs/>
        </w:rPr>
        <w:t xml:space="preserve"> distributed</w:t>
      </w:r>
      <w:r>
        <w:rPr>
          <w:bCs/>
        </w:rPr>
        <w:t xml:space="preserve"> from southern Florida</w:t>
      </w:r>
      <w:r w:rsidR="00CF4A80">
        <w:rPr>
          <w:bCs/>
        </w:rPr>
        <w:t xml:space="preserve">, USA </w:t>
      </w:r>
      <w:r>
        <w:rPr>
          <w:bCs/>
        </w:rPr>
        <w:t>to the northern Gulf of St. Lawrence</w:t>
      </w:r>
      <w:r w:rsidR="00CF4A80">
        <w:rPr>
          <w:bCs/>
        </w:rPr>
        <w:t>, Canada</w:t>
      </w:r>
      <w:r>
        <w:rPr>
          <w:bCs/>
        </w:rPr>
        <w:t xml:space="preserve">, implying a diversity of genetic and phenotypic adaptations to </w:t>
      </w:r>
      <w:r w:rsidR="004B3608">
        <w:rPr>
          <w:bCs/>
        </w:rPr>
        <w:t>a wide range of temperatures</w:t>
      </w:r>
      <w:r>
        <w:rPr>
          <w:bCs/>
        </w:rPr>
        <w:t>. Casco Bay</w:t>
      </w:r>
      <w:r w:rsidR="00CF4A80">
        <w:rPr>
          <w:bCs/>
        </w:rPr>
        <w:t>, Maine,</w:t>
      </w:r>
      <w:r>
        <w:rPr>
          <w:bCs/>
        </w:rPr>
        <w:t xml:space="preserve"> is in the northern half of this spatial range. The rapid generation time </w:t>
      </w:r>
      <w:r w:rsidR="00CF4A80">
        <w:rPr>
          <w:bCs/>
        </w:rPr>
        <w:t xml:space="preserve">and ubiquity of silversides to much of the North American Atlantic coast </w:t>
      </w:r>
      <w:r>
        <w:rPr>
          <w:bCs/>
        </w:rPr>
        <w:t>ha</w:t>
      </w:r>
      <w:r w:rsidR="00CF4A80">
        <w:rPr>
          <w:bCs/>
        </w:rPr>
        <w:t>ve</w:t>
      </w:r>
      <w:r>
        <w:rPr>
          <w:bCs/>
        </w:rPr>
        <w:t xml:space="preserve"> made them a useful tool to study the varied effects of temperature on sex determination, countergradient growth variation, spatial scale of local adaptation, and fisheries-induced evolution (see the works of David O. Conover cited within Conover 2024). The demonstrated sensitivity of silverside</w:t>
      </w:r>
      <w:r w:rsidR="00CF4A80">
        <w:rPr>
          <w:bCs/>
        </w:rPr>
        <w:t>s</w:t>
      </w:r>
      <w:r>
        <w:rPr>
          <w:bCs/>
        </w:rPr>
        <w:t xml:space="preserve"> to temperature, chiefly the increased growth rate of higher-latitude fishes when reared in “common garden” median-temperature experiments as compared to lower-latitude conspecifics </w:t>
      </w:r>
      <w:r>
        <w:rPr>
          <w:bCs/>
        </w:rPr>
        <w:fldChar w:fldCharType="begin"/>
      </w:r>
      <w:r>
        <w:rPr>
          <w:bCs/>
        </w:rPr>
        <w:instrText xml:space="preserve"> ADDIN ZOTERO_ITEM CSL_CITATION {"citationID":"AzrUGE9D","properties":{"formattedCitation":"(Conover &amp; Present 1990)","plainCitation":"(Conover &amp; Present 1990)","noteIndex":0},"citationItems":[{"id":451,"uris":["http://zotero.org/users/11233743/items/NC9WU2DA"],"itemData":{"id":451,"type":"article-journal","abstract":"How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C."}],"issued":{"date-parts":[["1990",6]]}}}],"schema":"https://github.com/citation-style-language/schema/raw/master/csl-citation.json"} </w:instrText>
      </w:r>
      <w:r>
        <w:rPr>
          <w:bCs/>
        </w:rPr>
        <w:fldChar w:fldCharType="separate"/>
      </w:r>
      <w:r w:rsidRPr="001774AF">
        <w:rPr>
          <w:rFonts w:ascii="Aptos" w:hAnsi="Aptos"/>
        </w:rPr>
        <w:t>(Conover &amp; Present 1990)</w:t>
      </w:r>
      <w:r>
        <w:rPr>
          <w:bCs/>
        </w:rPr>
        <w:fldChar w:fldCharType="end"/>
      </w:r>
      <w:r>
        <w:rPr>
          <w:bCs/>
        </w:rPr>
        <w:t xml:space="preserve">, indicates increased temperatures in Casco Bay would result in higher growth rates for local </w:t>
      </w:r>
      <w:commentRangeStart w:id="8"/>
      <w:r>
        <w:rPr>
          <w:bCs/>
        </w:rPr>
        <w:t>silverside</w:t>
      </w:r>
      <w:r w:rsidR="009329FE">
        <w:rPr>
          <w:bCs/>
        </w:rPr>
        <w:t>s</w:t>
      </w:r>
      <w:commentRangeEnd w:id="8"/>
      <w:r w:rsidR="00563400">
        <w:rPr>
          <w:rStyle w:val="CommentReference"/>
        </w:rPr>
        <w:commentReference w:id="8"/>
      </w:r>
      <w:r>
        <w:rPr>
          <w:bCs/>
        </w:rPr>
        <w:t>.</w:t>
      </w:r>
    </w:p>
    <w:p w14:paraId="21744EA6" w14:textId="77777777" w:rsidR="00562A5F" w:rsidRDefault="00562A5F" w:rsidP="0005676A">
      <w:pPr>
        <w:spacing w:after="0" w:line="240" w:lineRule="auto"/>
        <w:rPr>
          <w:bCs/>
        </w:rPr>
      </w:pPr>
    </w:p>
    <w:p w14:paraId="5326830D" w14:textId="3735A077" w:rsidR="00562A5F" w:rsidRDefault="00CF4A80" w:rsidP="0005676A">
      <w:pPr>
        <w:spacing w:after="0" w:line="240" w:lineRule="auto"/>
        <w:rPr>
          <w:bCs/>
        </w:rPr>
      </w:pPr>
      <w:r>
        <w:rPr>
          <w:bCs/>
        </w:rPr>
        <w:t xml:space="preserve">Atlantic </w:t>
      </w:r>
      <w:proofErr w:type="gramStart"/>
      <w:r>
        <w:rPr>
          <w:bCs/>
        </w:rPr>
        <w:t>h</w:t>
      </w:r>
      <w:r w:rsidR="00562A5F">
        <w:rPr>
          <w:bCs/>
        </w:rPr>
        <w:t>erring</w:t>
      </w:r>
      <w:proofErr w:type="gramEnd"/>
      <w:r w:rsidR="00562A5F">
        <w:rPr>
          <w:bCs/>
        </w:rPr>
        <w:t xml:space="preserve"> are distributed on both sides of the Atlantic, with the Gulf of Maine-Georges Bank complex representing the southernmost spawning population in the western Atlantic. Spawning occurs in the late summer to fall</w:t>
      </w:r>
      <w:r w:rsidR="00D171AE">
        <w:rPr>
          <w:bCs/>
        </w:rPr>
        <w:t>, with peak spawning occurring</w:t>
      </w:r>
      <w:r w:rsidR="00562A5F">
        <w:rPr>
          <w:bCs/>
        </w:rPr>
        <w:t xml:space="preserve"> in October </w:t>
      </w:r>
      <w:r w:rsidR="00562A5F">
        <w:rPr>
          <w:bCs/>
        </w:rPr>
        <w:fldChar w:fldCharType="begin"/>
      </w:r>
      <w:r w:rsidR="00562A5F">
        <w:rPr>
          <w:bCs/>
        </w:rPr>
        <w:instrText xml:space="preserve"> ADDIN ZOTERO_ITEM CSL_CITATION {"citationID":"ltnHERCA","properties":{"formattedCitation":"(Graham et al. 1972b)","plainCitation":"(Graham et al. 1972b)","noteIndex":0},"citationItems":[{"id":475,"uris":["http://zotero.org/users/11233743/items/KF4DBQKH"],"itemData":{"id":475,"type":"report","genre":"International Commission for the Northwest Atlantic Fisheries Research Document","number":"72/7, No. 2690","page":"11","title":"Autumnal distribution, abundance and dispersion of larval herring, &lt;i&gt;Clupea harengus harengus&lt;/i&gt; Linnaeus, along the western coast of the Gulf of Maine in 1971","author":[{"family":"Graham","given":"Joseph J."},{"family":"Davis","given":"Clarence W."},{"family":"Chenoweth","given":"Stanley B."},{"family":"Bickford","given":""}],"issued":{"date-parts":[["1972"]]}}}],"schema":"https://github.com/citation-style-language/schema/raw/master/csl-citation.json"} </w:instrText>
      </w:r>
      <w:r w:rsidR="00562A5F">
        <w:rPr>
          <w:bCs/>
        </w:rPr>
        <w:fldChar w:fldCharType="separate"/>
      </w:r>
      <w:r w:rsidR="00562A5F" w:rsidRPr="00562A5F">
        <w:rPr>
          <w:rFonts w:ascii="Aptos" w:hAnsi="Aptos"/>
        </w:rPr>
        <w:t>(Graham et al. 1972b)</w:t>
      </w:r>
      <w:r w:rsidR="00562A5F">
        <w:rPr>
          <w:bCs/>
        </w:rPr>
        <w:fldChar w:fldCharType="end"/>
      </w:r>
      <w:r w:rsidR="00562A5F">
        <w:rPr>
          <w:bCs/>
        </w:rPr>
        <w:t xml:space="preserve">. </w:t>
      </w:r>
      <w:r>
        <w:rPr>
          <w:bCs/>
        </w:rPr>
        <w:t xml:space="preserve">Larvae </w:t>
      </w:r>
      <w:r w:rsidR="00562A5F">
        <w:rPr>
          <w:bCs/>
        </w:rPr>
        <w:t xml:space="preserve">are dispersed into coastal zones where they overwinter </w:t>
      </w:r>
      <w:r w:rsidR="00562A5F">
        <w:rPr>
          <w:bCs/>
        </w:rPr>
        <w:fldChar w:fldCharType="begin"/>
      </w:r>
      <w:r w:rsidR="00562A5F">
        <w:rPr>
          <w:bCs/>
        </w:rPr>
        <w:instrText xml:space="preserve"> ADDIN ZOTERO_ITEM CSL_CITATION {"citationID":"fO34Nkyb","properties":{"formattedCitation":"(Graham et al. 1972a, Graham &amp; Townsend 1985)","plainCitation":"(Graham et al. 1972a, Graham &amp; Townsend 1985)","noteIndex":0},"citationItems":[{"id":477,"uris":["http://zotero.org/users/11233743/items/N8RBWXFV"],"itemData":{"id":477,"type":"article-journal","abstract":"This paper describes the abundance, distribution, movements, and lengths of larval herring along the western coast of the Gulf of Maine. Larvae were most numerous in the catches throughout the coast in the autumn, reached a low in the winter, and increased in the spring. Growth in the autumn is estimated at 1 to 1.3 mm per 5-day intervals. Larval mortality was highest in th~ autumn, lower in the winter, and lowest in the spring. The mortality in the winter usually varied with their condition and determined the subsequent level of spring abundance. We selected three different types of estimates as desirable for predicting the recruitment of immature herring to the sardine fishery of Maine: (1) winter mortality, (2) larval condition in the winter, and (3) spring abundance.","container-title":"Fishery Bulletin","issue":"2","language":"en","page":"307-321","source":"Zotero","title":"Abundance, distribution, movements, and lengths of larval herring along the western coast of the Gulf of Maine","volume":"70","author":[{"family":"Graham","given":"Joseph J."},{"family":"Chenoweth","given":"Stanley B."},{"family":"Davis","given":"Clarence W."}],"issued":{"date-parts":[["1972"]]}}},{"id":470,"uris":["http://zotero.org/users/11233743/items/DDK2XXQU"],"itemData":{"id":470,"type":"article-journal","abstract":"Microstructural growth increments in otoliths of autumn-spawned,larval Atlantic herring from the SheepscotRiver estuary of western Maine and Sullivan Harbor of eastern Maine provided estimatesof mortality, growth, or transporttimes (or combinationsof these)for 19 cohortsin 1980-1982. Mortality within sevencohortsaveraged2%/d (range,0.7-3.1%/d). Growth (12 cohorts) averaged0.199 mm/d (0.123-0.270). Transport times of larvae hatched on the spawning groundof easternMaine and capturedin the harbor and estuary(8 cohorts)averaged16.5 d (535 d). Estimatesof mortalities agreed(P &gt; 0.05) with thosefrom multicohortsobtained in the 1960sand 1970s(0.4-3.2%/d). Among the cohorts,extremesof larval growthdifferedsignificantly (P &lt; 0.05), but mostwere similarand showeda weaktrendtowardslowergrowthin 1980-1982. No differencein growth (P &gt; 0.05) was noted betweenlarvae of cohortsspawnedrelatively early and thoseof a cohort spawnedlate. Larval mortality and growth appearedinversely correlated (P &lt; 0.05) for seven cohorts.Variability in transport times was seven-fold,suggestinga wide dispersalof larval cohortsthroughoutthe coastalwater while in transitfrom the spawninggrounds to inshore areasof retention. Possibly,different membersof the same cohort from the eastern coastalspawninggroundmoved 95 km (straight-linedistance)in 8 d to Sullivan Harbor and also 273 km to the Sheepscoet stuaryin 35 d. Althoughlarval recruitmentmechanismsare manifested inshore,it is suggestedthat suchmechanismsare anticipatedthroughcohort developmentin the coastal water.","container-title":"Transactions of the American Fisheries Society","DOI":"10.1577/1548-8659(1985)114&lt;490:MGATOL&gt;2.0.CO;2","ISSN":"0002-8487, 1548-8659","issue":"4","journalAbbreviation":"Transactions of the American Fisheries Society","language":"en","page":"490-498","source":"DOI.org (Crossref)","title":"Mortality, Growth, and Transport of Larval Atlantic Herring &lt;i&gt;Clupea harengus&lt;/i&gt; in Maine Coastal Waters","volume":"114","author":[{"family":"Graham","given":"Joseph J."},{"family":"Townsend","given":"David W."}],"issued":{"date-parts":[["1985",7]]}}}],"schema":"https://github.com/citation-style-language/schema/raw/master/csl-citation.json"} </w:instrText>
      </w:r>
      <w:r w:rsidR="00562A5F">
        <w:rPr>
          <w:bCs/>
        </w:rPr>
        <w:fldChar w:fldCharType="separate"/>
      </w:r>
      <w:r w:rsidR="00562A5F" w:rsidRPr="00562A5F">
        <w:rPr>
          <w:rFonts w:ascii="Aptos" w:hAnsi="Aptos"/>
        </w:rPr>
        <w:t>(Graham et al. 1972a, Graham &amp; Townsend 1985)</w:t>
      </w:r>
      <w:r w:rsidR="00562A5F">
        <w:rPr>
          <w:bCs/>
        </w:rPr>
        <w:fldChar w:fldCharType="end"/>
      </w:r>
      <w:r>
        <w:rPr>
          <w:bCs/>
        </w:rPr>
        <w:t xml:space="preserve"> </w:t>
      </w:r>
      <w:r w:rsidR="00562A5F">
        <w:rPr>
          <w:bCs/>
        </w:rPr>
        <w:t xml:space="preserve">and grow rapidly </w:t>
      </w:r>
      <w:r>
        <w:rPr>
          <w:bCs/>
        </w:rPr>
        <w:t>in the following spring and summer</w:t>
      </w:r>
      <w:r w:rsidR="00562A5F">
        <w:rPr>
          <w:bCs/>
        </w:rPr>
        <w:t xml:space="preserve"> </w:t>
      </w:r>
      <w:r w:rsidR="00562A5F">
        <w:rPr>
          <w:bCs/>
        </w:rPr>
        <w:fldChar w:fldCharType="begin"/>
      </w:r>
      <w:r w:rsidR="00562A5F">
        <w:rPr>
          <w:bCs/>
        </w:rPr>
        <w:instrText xml:space="preserve"> ADDIN ZOTERO_ITEM CSL_CITATION {"citationID":"ykvGJLNA","properties":{"formattedCitation":"(Anthony 1972, Lough et al. 1982)","plainCitation":"(Anthony 1972, Lough et al. 1982)","noteIndex":0},"citationItems":[{"id":456,"uris":["http://zotero.org/users/11233743/items/NGBPCNEB"],"itemData":{"id":456,"type":"thesis","event-place":"Seattle,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562A5F">
        <w:rPr>
          <w:bCs/>
        </w:rPr>
        <w:fldChar w:fldCharType="separate"/>
      </w:r>
      <w:r w:rsidR="00562A5F" w:rsidRPr="00562A5F">
        <w:rPr>
          <w:rFonts w:ascii="Aptos" w:hAnsi="Aptos"/>
        </w:rPr>
        <w:t>(Anthony 1972, Lough et al. 1982)</w:t>
      </w:r>
      <w:r w:rsidR="00562A5F">
        <w:rPr>
          <w:bCs/>
        </w:rPr>
        <w:fldChar w:fldCharType="end"/>
      </w:r>
      <w:r w:rsidR="00562A5F">
        <w:rPr>
          <w:bCs/>
        </w:rPr>
        <w:t>. Until they reach sexual maturity</w:t>
      </w:r>
      <w:r>
        <w:rPr>
          <w:bCs/>
        </w:rPr>
        <w:t xml:space="preserve"> around ages 3-4 </w:t>
      </w:r>
      <w:r>
        <w:rPr>
          <w:bCs/>
        </w:rPr>
        <w:fldChar w:fldCharType="begin"/>
      </w:r>
      <w:r>
        <w:rPr>
          <w:bCs/>
        </w:rPr>
        <w:instrText xml:space="preserve"> ADDIN ZOTERO_ITEM CSL_CITATION {"citationID":"S5XsgLow","properties":{"formattedCitation":"(O\\uc0\\u8217{}Brien et al. 1993, Chamberland et al. 2022)","plainCitation":"(O’Brien et al. 1993, Chamberland et al. 2022)","noteIndex":0},"citationItems":[{"id":479,"uris":["http://zotero.org/users/11233743/items/FW3BD4JE"],"itemData":{"id":479,"type":"report","event-place":"Woods Hole, MA","genre":"NOAA Technical Memorandum","language":"en","number":"NMFS 113","page":"66","publisher":"Woods Hole Laboratory Northeast Fisheries Science Center","publisher-place":"Woods Hole, MA","source":"Zotero","title":"Maturation of Nineteen Species of Finfish off the Northeast Coast of the United States, 1985-1990","author":[{"family":"O'Brien","given":"Loretta"},{"family":"Burnett","given":"Jay"},{"family":"Mayo","given":"Ralph K."}],"issued":{"date-parts":[["1993"]]}}},{"id":472,"uris":["http://zotero.org/users/11233743/items/VKLG387W"],"itemData":{"id":472,"type":"report","event-place":"Ottawa, ON","genre":"DFO Canadian Science Advisary Secretariat Research Document","language":"en","number":"2021/076","page":"115","publisher":"Fisheries and Oceans Canada","publisher-place":"Ottawa, ON","source":"Zotero","title":"Atlantic herring (&lt;i&gt;Clupea harengus&lt;/i&gt;) stocks of the west coast of Newfoundland (NAFO Division 4R) in 2019","author":[{"family":"Chamberland","given":"Jean-Martin"},{"family":"Lehoux","given":"Caroline"},{"family":"Émond","given":"Kim"},{"family":"Varnier","given":"Caroline"},{"family":"Paquet","given":"Frédéric"},{"family":"Lacroix-Lepage","given":"Claudie"},{"family":"Benoît","given":"Hugues P."},{"family":"Van Beveren","given":"Elisabeth"},{"family":"Plourde","given":"Stéphane"}],"issued":{"date-parts":[["2022"]]}}}],"schema":"https://github.com/citation-style-language/schema/raw/master/csl-citation.json"} </w:instrText>
      </w:r>
      <w:r>
        <w:rPr>
          <w:bCs/>
        </w:rPr>
        <w:fldChar w:fldCharType="separate"/>
      </w:r>
      <w:r w:rsidRPr="00CF4A80">
        <w:rPr>
          <w:rFonts w:ascii="Aptos" w:hAnsi="Aptos" w:cs="Times New Roman"/>
          <w:kern w:val="0"/>
        </w:rPr>
        <w:t>(O’Brien et al. 1993, Chamberland et al. 2022)</w:t>
      </w:r>
      <w:r>
        <w:rPr>
          <w:bCs/>
        </w:rPr>
        <w:fldChar w:fldCharType="end"/>
      </w:r>
      <w:r w:rsidR="00562A5F">
        <w:rPr>
          <w:bCs/>
        </w:rPr>
        <w:t xml:space="preserve">, herring will annually move offshore or to deeper bays to overwinter in more suitable thermal habitats </w:t>
      </w:r>
      <w:r w:rsidR="00562A5F">
        <w:rPr>
          <w:bCs/>
        </w:rPr>
        <w:fldChar w:fldCharType="begin"/>
      </w:r>
      <w:r w:rsidR="00562A5F">
        <w:rPr>
          <w:bCs/>
        </w:rPr>
        <w:instrText xml:space="preserve"> ADDIN ZOTERO_ITEM CSL_CITATION {"citationID":"9FbnKNq3","properties":{"formattedCitation":"(Boyar 1968)","plainCitation":"(Boyar 1968)","noteIndex":0},"citationItems":[{"id":469,"uris":["http://zotero.org/users/11233743/items/MUYBDF85"],"itemData":{"id":469,"type":"article-journal","abstract":"Age,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62A5F">
        <w:rPr>
          <w:bCs/>
        </w:rPr>
        <w:fldChar w:fldCharType="separate"/>
      </w:r>
      <w:r w:rsidR="00562A5F" w:rsidRPr="00562A5F">
        <w:rPr>
          <w:rFonts w:ascii="Aptos" w:hAnsi="Aptos"/>
        </w:rPr>
        <w:t>(Boyar 1968)</w:t>
      </w:r>
      <w:r w:rsidR="00562A5F">
        <w:rPr>
          <w:bCs/>
        </w:rPr>
        <w:fldChar w:fldCharType="end"/>
      </w:r>
      <w:r>
        <w:rPr>
          <w:bCs/>
        </w:rPr>
        <w:t xml:space="preserve"> and generally remain close to these overwintering grounds </w:t>
      </w:r>
      <w:r>
        <w:rPr>
          <w:bCs/>
        </w:rPr>
        <w:fldChar w:fldCharType="begin"/>
      </w:r>
      <w:r>
        <w:rPr>
          <w:bCs/>
        </w:rPr>
        <w:instrText xml:space="preserve"> ADDIN ZOTERO_ITEM CSL_CITATION {"citationID":"rTikWga4","properties":{"formattedCitation":"(Creaser &amp; Libby 1986, 1988)","plainCitation":"(Creaser &amp; Libby 1986, 1988)","noteIndex":0},"citationItems":[{"id":467,"uris":["http://zotero.org/users/11233743/items/XAXJAD69"],"itemData":{"id":467,"type":"article-journal","abstract":"A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562A5F">
        <w:rPr>
          <w:rFonts w:ascii="Aptos" w:hAnsi="Aptos"/>
        </w:rPr>
        <w:t>(Creaser &amp; Libby 1986, 1988)</w:t>
      </w:r>
      <w:r>
        <w:rPr>
          <w:bCs/>
        </w:rPr>
        <w:fldChar w:fldCharType="end"/>
      </w:r>
      <w:r w:rsidR="00562A5F">
        <w:rPr>
          <w:bCs/>
        </w:rPr>
        <w:t>. Adults are oceanodromous and will make seasonal migrations from more northerly spawning grounds to more southerly overwintering grounds. In the North</w:t>
      </w:r>
      <w:r>
        <w:rPr>
          <w:bCs/>
        </w:rPr>
        <w:t>west</w:t>
      </w:r>
      <w:r w:rsidR="00562A5F">
        <w:rPr>
          <w:bCs/>
        </w:rPr>
        <w:t xml:space="preserve"> Atlantic, this overall distribution ranges from South Carolina</w:t>
      </w:r>
      <w:r>
        <w:rPr>
          <w:bCs/>
        </w:rPr>
        <w:t>, USA</w:t>
      </w:r>
      <w:r w:rsidR="00562A5F">
        <w:rPr>
          <w:bCs/>
        </w:rPr>
        <w:t xml:space="preserve"> (southern extent, winter distribution) to Labrador</w:t>
      </w:r>
      <w:r>
        <w:rPr>
          <w:bCs/>
        </w:rPr>
        <w:t>, Canada</w:t>
      </w:r>
      <w:r w:rsidR="00562A5F">
        <w:rPr>
          <w:bCs/>
        </w:rPr>
        <w:t xml:space="preserve"> (northern extent, summer distribution). </w:t>
      </w:r>
      <w:r>
        <w:rPr>
          <w:bCs/>
        </w:rPr>
        <w:t xml:space="preserve">Increased temperatures have been found to decrease growth rate </w:t>
      </w:r>
      <w:r>
        <w:rPr>
          <w:bCs/>
        </w:rPr>
        <w:fldChar w:fldCharType="begin"/>
      </w:r>
      <w:r>
        <w:rPr>
          <w:bCs/>
        </w:rPr>
        <w:instrText xml:space="preserve"> ADDIN ZOTERO_ITEM CSL_CITATION {"citationID":"sBuFVzaP","properties":{"formattedCitation":"(Sswat et al. 2018)","plainCitation":"(Sswat et al. 2018)","noteIndex":0},"citationItems":[{"id":523,"uris":["http://zotero.org/users/11233743/items/TR6MLA68"],"itemData":{"id":523,"type":"article-journal","container-title":"PLOS ONE","DOI":"10.1371/journal.pone.0191947","ISSN":"1932-6203","issue":"1","journalAbbreviation":"PLoS ONE","language":"en","page":"e0191947","source":"DOI.org (Crossref)","title":"Growth performance and survival of larval Atlantic herring, under the combined effects of elevated temperatures and CO2","volume":"13","author":[{"family":"Sswat","given":"Michael"},{"family":"Stiasny","given":"Martina H."},{"family":"Jutfelt","given":"Fredrik"},{"family":"Riebesell","given":"Ulf"},{"family":"Clemmesen","given":"Catriona"}],"editor":[{"family":"Patterson","given":"Heather M."}],"issued":{"date-parts":[["2018",1,25]]}}}],"schema":"https://github.com/citation-style-language/schema/raw/master/csl-citation.json"} </w:instrText>
      </w:r>
      <w:r>
        <w:rPr>
          <w:bCs/>
        </w:rPr>
        <w:fldChar w:fldCharType="separate"/>
      </w:r>
      <w:r w:rsidRPr="0070594C">
        <w:rPr>
          <w:rFonts w:ascii="Aptos" w:hAnsi="Aptos"/>
        </w:rPr>
        <w:t>(Sswat et al. 2018)</w:t>
      </w:r>
      <w:r>
        <w:rPr>
          <w:bCs/>
        </w:rPr>
        <w:fldChar w:fldCharType="end"/>
      </w:r>
      <w:r>
        <w:rPr>
          <w:bCs/>
        </w:rPr>
        <w:t xml:space="preserve">. </w:t>
      </w:r>
      <w:r w:rsidR="00562A5F">
        <w:rPr>
          <w:bCs/>
        </w:rPr>
        <w:t xml:space="preserve">A recent synoptic study of all Northwest Atlantic herring populations indicates that there is a </w:t>
      </w:r>
      <w:r>
        <w:rPr>
          <w:bCs/>
        </w:rPr>
        <w:t>consistent</w:t>
      </w:r>
      <w:r w:rsidR="00562A5F">
        <w:rPr>
          <w:bCs/>
        </w:rPr>
        <w:t xml:space="preserve"> cross-population response of smaller body size with increased sea surface temperatures, </w:t>
      </w:r>
      <w:r>
        <w:rPr>
          <w:bCs/>
        </w:rPr>
        <w:t>and</w:t>
      </w:r>
      <w:r w:rsidR="00562A5F">
        <w:rPr>
          <w:bCs/>
        </w:rPr>
        <w:t xml:space="preserve"> herring that spawn and overwinter in the warmer (southern) edge of the population range </w:t>
      </w:r>
      <w:r>
        <w:rPr>
          <w:bCs/>
        </w:rPr>
        <w:t xml:space="preserve">have the strongest response </w:t>
      </w:r>
      <w:r w:rsidR="00562A5F">
        <w:rPr>
          <w:bCs/>
        </w:rPr>
        <w:fldChar w:fldCharType="begin"/>
      </w:r>
      <w:r w:rsidR="00562A5F">
        <w:rPr>
          <w:bCs/>
        </w:rPr>
        <w:instrText xml:space="preserve"> ADDIN ZOTERO_ITEM CSL_CITATION {"citationID":"FkrgOmPG","properties":{"formattedCitation":"(Beaudry\\uc0\\u8208{}Sylvestre et al. 2024)","plainCitation":"(Beaudry</w:instrText>
      </w:r>
      <w:r w:rsidR="00562A5F">
        <w:rPr>
          <w:rFonts w:ascii="Cambria Math" w:hAnsi="Cambria Math" w:cs="Cambria Math"/>
          <w:bCs/>
        </w:rPr>
        <w:instrText>‐</w:instrText>
      </w:r>
      <w:r w:rsidR="00562A5F">
        <w:rPr>
          <w:bCs/>
        </w:rPr>
        <w:instrText>Sylvestre et al. 2024)","noteIndex":0},"citationItems":[{"id":474,"uris":["http://zotero.org/users/11233743/items/XW6SJZ6Y"],"itemData":{"id":474,"type":"article-journal","abstract":"Body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00562A5F">
        <w:rPr>
          <w:rFonts w:ascii="Cambria Math" w:hAnsi="Cambria Math" w:cs="Cambria Math"/>
          <w:bCs/>
        </w:rPr>
        <w:instrText>‐</w:instrText>
      </w:r>
      <w:r w:rsidR="00562A5F">
        <w:rPr>
          <w:bCs/>
        </w:rPr>
        <w:instrText>term body</w:instrText>
      </w:r>
      <w:r w:rsidR="00562A5F">
        <w:rPr>
          <w:rFonts w:ascii="Cambria Math" w:hAnsi="Cambria Math" w:cs="Cambria Math"/>
          <w:bCs/>
        </w:rPr>
        <w:instrText>‐</w:instrText>
      </w:r>
      <w:r w:rsidR="00562A5F">
        <w:rPr>
          <w:bCs/>
        </w:rPr>
        <w:instrText>size responses across all Northwest Atlantic herring populations to warming and environmental change despite contrasting harvest and ecological factors","volume":"30","author":[{"family":"Beaudry</w:instrText>
      </w:r>
      <w:r w:rsidR="00562A5F">
        <w:rPr>
          <w:rFonts w:ascii="Cambria Math" w:hAnsi="Cambria Math" w:cs="Cambria Math"/>
          <w:bCs/>
        </w:rPr>
        <w:instrText>‐</w:instrText>
      </w:r>
      <w:r w:rsidR="00562A5F">
        <w:rPr>
          <w:bCs/>
        </w:rPr>
        <w:instrText>Sylvestre","given":"Manuelle"},{"family":"Beno</w:instrText>
      </w:r>
      <w:r w:rsidR="00562A5F">
        <w:rPr>
          <w:rFonts w:ascii="Aptos" w:hAnsi="Aptos" w:cs="Aptos"/>
          <w:bCs/>
        </w:rPr>
        <w:instrText>î</w:instrText>
      </w:r>
      <w:r w:rsidR="00562A5F">
        <w:rPr>
          <w:bCs/>
        </w:rPr>
        <w:instrText xml:space="preserve">t","given":"Hugues P."},{"family":"Hutchings","given":"Jeffrey A."}],"issued":{"date-parts":[["2024",3]]}}}],"schema":"https://github.com/citation-style-language/schema/raw/master/csl-citation.json"} </w:instrText>
      </w:r>
      <w:r w:rsidR="00562A5F">
        <w:rPr>
          <w:bCs/>
        </w:rPr>
        <w:fldChar w:fldCharType="separate"/>
      </w:r>
      <w:r w:rsidR="00562A5F" w:rsidRPr="00562A5F">
        <w:rPr>
          <w:rFonts w:ascii="Aptos" w:hAnsi="Aptos" w:cs="Times New Roman"/>
          <w:kern w:val="0"/>
        </w:rPr>
        <w:t>(Beaudry‐Sylvestre et al. 2024)</w:t>
      </w:r>
      <w:r w:rsidR="00562A5F">
        <w:rPr>
          <w:bCs/>
        </w:rPr>
        <w:fldChar w:fldCharType="end"/>
      </w:r>
      <w:r w:rsidR="00562A5F">
        <w:rPr>
          <w:bCs/>
        </w:rPr>
        <w:t xml:space="preserve">. Though it has been difficult to definitively link </w:t>
      </w:r>
      <w:r>
        <w:rPr>
          <w:bCs/>
        </w:rPr>
        <w:t>warming ocean temperatures</w:t>
      </w:r>
      <w:r w:rsidR="00562A5F">
        <w:rPr>
          <w:bCs/>
        </w:rPr>
        <w:t xml:space="preserve"> to recent declines in spawning stock biomass of US herring stocks</w:t>
      </w:r>
      <w:r>
        <w:rPr>
          <w:bCs/>
        </w:rPr>
        <w:t>, likely</w:t>
      </w:r>
      <w:r w:rsidR="00562A5F">
        <w:rPr>
          <w:bCs/>
        </w:rPr>
        <w:t xml:space="preserve"> </w:t>
      </w:r>
      <w:r>
        <w:rPr>
          <w:bCs/>
        </w:rPr>
        <w:t>due to confounding effects</w:t>
      </w:r>
      <w:r w:rsidR="00562A5F">
        <w:rPr>
          <w:bCs/>
        </w:rPr>
        <w:t xml:space="preserve"> of historical exploitation </w:t>
      </w:r>
      <w:r w:rsidR="00562A5F">
        <w:rPr>
          <w:bCs/>
        </w:rPr>
        <w:fldChar w:fldCharType="begin"/>
      </w:r>
      <w:r w:rsidR="00562A5F">
        <w:rPr>
          <w:bCs/>
        </w:rPr>
        <w:instrText xml:space="preserve"> ADDIN ZOTERO_ITEM CSL_CITATION {"citationID":"HkKy2ccR","properties":{"formattedCitation":"(Pershing et al. 2021)","plainCitation":"(Pershing et al. 2021)","noteIndex":0},"citationItems":[{"id":345,"uris":["http://zotero.org/users/11233743/items/CTVZXEI8"],"itemData":{"id":345,"type":"article-journal","abstract":"The Gulf of Maine has recently experienced its warmest 5-year period (2015–2020) in the instrumental record. This warming was associated with a decline in the signature subarctic zooplankton species, Calanus finmarchicus. The temperature changes have also led to impacts on commercial species such as Atlantic cod (Gadus morhua) and American lobster (Homarus americanus) and protected species including Atlantic puffins (Fratercula arctica) and northern right whales (Eubalaena glacialis). The recent period also saw a decline in Atlantic herring (Clupea harengus) recruitment and an increase in novel harmful algal species, although these have not been attributed to the recent warming. Here, we use an ensemble of numerical ocean models to characterize expected ocean conditions in the middle of this century. Under the high CO2 emissions scenario (RCP8.5), the average temperature in the Gulf of Maine is expected to increase 1.1 C to 2.4 C relative to the 1976–2005 average. Surface salinity is expected to decrease, leading to enhanced water column stratification. These physical changes are likely to lead to additional declines in subarctic species including C. finmarchicus, American lobster, and Atlantic cod and an increase in temperate species. The ecosystem changes have already impacted human communities through altered delivery of ecosystem services derived from the marine environment. Continued warming is expected to lead to a loss of heritage, changes in culture, and the necessity for adaptation.","container-title":"Elementa: Science of the Anthropocene","DOI":"10.1525/elementa.2020.00076","ISSN":"2325-1026","issue":"1","language":"en","license":"http://creativecommons.org/licenses/by/4.0/","page":"00076","source":"DOI.org (Crossref)","title":"Climate impacts on the Gulf of Maine ecosystem","volume":"9","author":[{"family":"Pershing","given":"Andrew J."},{"family":"Alexander","given":"Michael A."},{"family":"Brady","given":"Damian C."},{"family":"Brickman","given":"David"},{"family":"Curchitser","given":"Enrique N."},{"family":"Diamond","given":"Antony W."},{"family":"McClenachan","given":"Loren"},{"family":"Mills","given":"Katherine E."},{"family":"Nichols","given":"Owen C."},{"family":"Pendleton","given":"Daniel E."},{"family":"Record","given":"Nicholas R."},{"family":"Scott","given":"James D."},{"family":"Staudinger","given":"Michelle D."},{"family":"Wang","given":"Yanjun"}],"issued":{"date-parts":[["2021",8,4]]}}}],"schema":"https://github.com/citation-style-language/schema/raw/master/csl-citation.json"} </w:instrText>
      </w:r>
      <w:r w:rsidR="00562A5F">
        <w:rPr>
          <w:bCs/>
        </w:rPr>
        <w:fldChar w:fldCharType="separate"/>
      </w:r>
      <w:r w:rsidR="00562A5F" w:rsidRPr="001774AF">
        <w:rPr>
          <w:rFonts w:ascii="Aptos" w:hAnsi="Aptos"/>
        </w:rPr>
        <w:t>(Pershing et al. 2021)</w:t>
      </w:r>
      <w:r w:rsidR="00562A5F">
        <w:rPr>
          <w:bCs/>
        </w:rPr>
        <w:fldChar w:fldCharType="end"/>
      </w:r>
      <w:r w:rsidR="00562A5F">
        <w:rPr>
          <w:bCs/>
        </w:rPr>
        <w:t xml:space="preserve"> and the effects of density-dependence </w:t>
      </w:r>
      <w:r w:rsidR="00562A5F">
        <w:rPr>
          <w:bCs/>
        </w:rPr>
        <w:fldChar w:fldCharType="begin"/>
      </w:r>
      <w:r w:rsidR="00562A5F">
        <w:rPr>
          <w:bCs/>
        </w:rPr>
        <w:instrText xml:space="preserve"> ADDIN ZOTERO_ITEM CSL_CITATION {"citationID":"yrBjcyRn","properties":{"formattedCitation":"(Becker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sidR="00562A5F">
        <w:rPr>
          <w:bCs/>
        </w:rPr>
        <w:fldChar w:fldCharType="separate"/>
      </w:r>
      <w:r w:rsidR="00562A5F" w:rsidRPr="00562A5F">
        <w:rPr>
          <w:rFonts w:ascii="Aptos" w:hAnsi="Aptos"/>
        </w:rPr>
        <w:t>(Becker et al. 2020)</w:t>
      </w:r>
      <w:r w:rsidR="00562A5F">
        <w:rPr>
          <w:bCs/>
        </w:rPr>
        <w:fldChar w:fldCharType="end"/>
      </w:r>
      <w:r w:rsidR="00562A5F">
        <w:rPr>
          <w:bCs/>
        </w:rPr>
        <w:t xml:space="preserve">, temperature </w:t>
      </w:r>
      <w:r w:rsidR="00D171AE">
        <w:rPr>
          <w:bCs/>
        </w:rPr>
        <w:t>has</w:t>
      </w:r>
      <w:r w:rsidR="00562A5F">
        <w:rPr>
          <w:bCs/>
        </w:rPr>
        <w:t xml:space="preserve"> been shown to affect recruitment </w:t>
      </w:r>
      <w:r w:rsidR="00D171AE">
        <w:rPr>
          <w:bCs/>
        </w:rPr>
        <w:t xml:space="preserve">and phenology </w:t>
      </w:r>
      <w:r w:rsidR="00562A5F">
        <w:rPr>
          <w:bCs/>
        </w:rPr>
        <w:t xml:space="preserve">in Canadian stocks in the Bay of Fundy and Scotian Shelf </w:t>
      </w:r>
      <w:r w:rsidR="00562A5F">
        <w:rPr>
          <w:bCs/>
        </w:rPr>
        <w:fldChar w:fldCharType="begin"/>
      </w:r>
      <w:r w:rsidR="00562A5F">
        <w:rPr>
          <w:bCs/>
        </w:rPr>
        <w:instrText xml:space="preserve"> ADDIN ZOTERO_ITEM CSL_CITATION {"citationID":"WywOs0bK","properties":{"formattedCitation":"(Boyce et al. 2021)","plainCitation":"(Boyce et al. 2021)","noteIndex":0},"citationItems":[{"id":443,"uris":["http://zotero.org/users/11233743/items/F524GTJ5"],"itemData":{"id":443,"type":"article-journal","abstract":"Since 1960, landings of Atlantic herring have been the greatest of any marine species in Canada, surpassing Atlantic cod and accounting for 24% of the total seafood harvested in Atlantic Canada. The Scotian Shelf-­Bay of Fundy herring fisheries (NAFO Division 4VWX) is among Canada's oldest and drives this productivity, accounting for up to 75% of the total herring catch in some years. The stocks’ productivity and overall health have declined since 1965. Despite management measures to promote recovery implemented since 2003, biomass remains low and is declining. The factors that drive the productivity of 4VWX herring are primarily unresolved, likely impeding the effectiveness of management actions on this stock. We evaluated potential drivers of herring variability by analyzing 52 time-­series that describe the temporal and spatial evolution of the 4VWX herring population and the physical, ecological, and anthropogenic factors that could affect them using structural equation models. Variation in herring biomass was best accounted for by the exploitation rate's negative effect and the geographic distribution of fishing and recruitment. Thermal phenology and temperature adversely and egg predation positively impacted the early life stage mortality rate and, ultimately, adult biomass. These findings are broadly relevant to fisheries management, but particularly for 4VWX herring, where the current management approach does not consider their early life stage dynamics or assess them within the ecosystem or climate change contexts.","container-title":"Ecology and Evolution","DOI":"10.1002/ece3.8411","ISSN":"2045-7758, 2045-7758","issue":"24","journalAbbreviation":"Ecology and Evolution","language":"en","page":"18136-18150","source":"DOI.org (Crossref)","title":"Fishing, predation, and temperature drive herring decline in a large marine ecosystem","volume":"11","author":[{"family":"Boyce","given":"Daniel G."},{"family":"Petrie","given":"Brian"},{"family":"Frank","given":"Kenneth T."}],"issued":{"date-parts":[["2021",12]]}}}],"schema":"https://github.com/citation-style-language/schema/raw/master/csl-citation.json"} </w:instrText>
      </w:r>
      <w:r w:rsidR="00562A5F">
        <w:rPr>
          <w:bCs/>
        </w:rPr>
        <w:fldChar w:fldCharType="separate"/>
      </w:r>
      <w:r w:rsidR="00562A5F" w:rsidRPr="001774AF">
        <w:rPr>
          <w:rFonts w:ascii="Aptos" w:hAnsi="Aptos"/>
        </w:rPr>
        <w:t>(Boyce et al. 2021)</w:t>
      </w:r>
      <w:r w:rsidR="00562A5F">
        <w:rPr>
          <w:bCs/>
        </w:rPr>
        <w:fldChar w:fldCharType="end"/>
      </w:r>
      <w:r>
        <w:rPr>
          <w:bCs/>
        </w:rPr>
        <w:t>. Additionally,</w:t>
      </w:r>
      <w:r w:rsidR="00562A5F">
        <w:rPr>
          <w:bCs/>
        </w:rPr>
        <w:t xml:space="preserve"> several studies predict a decrease in thermally</w:t>
      </w:r>
      <w:r>
        <w:rPr>
          <w:bCs/>
        </w:rPr>
        <w:t xml:space="preserve"> </w:t>
      </w:r>
      <w:r w:rsidR="00562A5F">
        <w:rPr>
          <w:bCs/>
        </w:rPr>
        <w:t xml:space="preserve">suitable habitat and </w:t>
      </w:r>
      <w:r>
        <w:rPr>
          <w:bCs/>
        </w:rPr>
        <w:t xml:space="preserve">an </w:t>
      </w:r>
      <w:r w:rsidR="00562A5F">
        <w:rPr>
          <w:bCs/>
        </w:rPr>
        <w:t xml:space="preserve">associated decrease in abundance for herring in the GoM by 2050 </w:t>
      </w:r>
      <w:r w:rsidR="00562A5F">
        <w:rPr>
          <w:bCs/>
        </w:rPr>
        <w:fldChar w:fldCharType="begin"/>
      </w:r>
      <w:r w:rsidR="00562A5F">
        <w:rPr>
          <w:bCs/>
        </w:rPr>
        <w:instrText xml:space="preserve"> ADDIN ZOTERO_ITEM CSL_CITATION {"citationID":"Wb9c9o2y","properties":{"formattedCitation":"(Kleisner et al. 2017, Allyn et al. 2020)","plainCitation":"(Kleisner et al. 2017, Allyn et al. 2020)","noteIndex":0},"citationItems":[{"id":344,"uris":["http://zotero.org/users/11233743/items/UQ2D2KLG"],"itemData":{"id":344,"type":"article-journal","abstract":"The U.S. Northeast Continental Shelf marine ecosystem has warmed much faster than the global ocean and it is expected that this enhanced warming will continue through this century. Complex bathymetry and ocean circulation in this region have contributed to biases in global climate model simulations of the Shelf waters. Increasing the resolution of these models results in reductions in the bias of future climate change projections and indicates greater warming than suggested by coarse resolution climate projections. Here, we used a high-resolution global climate model and historical observations of species distributions from a trawl survey to examine changes in the future distribution of suitable thermal habitat for various demersal and pelagic species on the Shelf. Along the southern portion of the shelf (Mid-Atlantic Bight and Georges Bank), a projected 4.1 °C (surface) to 5.0 °C (bottom) warming of ocean temperature from current conditions results in a northward shift of the thermal habitat for the majority of species. While some southern species like butterﬁsh and black sea bass are projected to have moderate losses in suitable thermal habitat, there are potentially signiﬁcant increases for many species including summer ﬂounder, striped bass, and Atlantic croaker. In the north, in the Gulf of Maine, a projected 3.7 °C (surface) to 3.9 °C (bottom) warming from current conditions results in substantial reductions in suitable thermal habitat such that species currently inhabiting this region may not remain in these waters under continued warming. We project a loss in suitable thermal habitat for key northern species including Acadian redﬁsh, American plaice, Atlantic cod, haddock, and thorney skate, but potential gains for some species including spiny dogﬁsh and American lobster. We illustrate how changes in suitable thermal habitat of important commercially ﬁshed species may impact local ﬁshing communities and potentially impact major ﬁshing ports along the U.S. Northeast Shelf. Given the complications of multiple drivers including species interactions and ﬁshing pressure, it is difﬁcult to predict exactly how species will shift. However, observations of species distribution shifts in the historical record under ocean warming suggest that temperature will play a primary role in inﬂuencing how species fare. Our results provide critical information on the potential for suitable thermal habitat on the U.S. Northeast Shelf for demersal species in the region, and may contribute to the development of ecosystem-based ﬁsheries management strategies in response to climate change.","container-title":"Progress in Oceanography","DOI":"10.1016/j.pocean.2017.04.001","ISSN":"00796611","journalAbbreviation":"Progress in Oceanography","language":"en","page":"24-36","source":"DOI.org (Crossref)","title":"Marine species distribution shifts on the U.S. Northeast Continental Shelf under continued ocean warming","volume":"153","author":[{"family":"Kleisner","given":"Kristin M."},{"family":"Fogarty","given":"Michael J."},{"family":"McGee","given":"Sally"},{"family":"Hare","given":"Jonathan A."},{"family":"Moret","given":"Skye"},{"family":"Perretti","given":"Charles T."},{"family":"Saba","given":"Vincent S."}],"issued":{"date-parts":[["2017",4]]}}},{"id":445,"uris":["http://zotero.org/users/11233743/items/ICB75LE5"],"itemData":{"id":445,"type":"article-journal","container-title":"PLOS ONE","DOI":"10.1371/journal.pone.0231595","ISSN":"1932-6203","issue":"4","journalAbbreviation":"PLoS ONE","language":"en","page":"e0231595","source":"DOI.org (Crossref)","title":"Comparing and synthesizing quantitative distribution models and qualitative vulnerability assessments to project marine species distributions under climate change","volume":"15","author":[{"family":"Allyn","given":"Andrew J."},{"family":"Alexander","given":"Michael A."},{"family":"Franklin","given":"Bradley S."},{"family":"Massiot-Granier","given":"Felix"},{"family":"Pershing","given":"Andrew J."},{"family":"Scott","given":"James D."},{"family":"Mills","given":"Katherine E."}],"editor":[{"family":"Peck","given":"Myron"}],"issued":{"date-parts":[["2020",4,16]]}}}],"schema":"https://github.com/citation-style-language/schema/raw/master/csl-citation.json"} </w:instrText>
      </w:r>
      <w:r w:rsidR="00562A5F">
        <w:rPr>
          <w:bCs/>
        </w:rPr>
        <w:fldChar w:fldCharType="separate"/>
      </w:r>
      <w:r w:rsidR="00562A5F" w:rsidRPr="001774AF">
        <w:rPr>
          <w:rFonts w:ascii="Aptos" w:hAnsi="Aptos"/>
        </w:rPr>
        <w:t>(Kleisner et al. 2017, Allyn et al. 2020)</w:t>
      </w:r>
      <w:r w:rsidR="00562A5F">
        <w:rPr>
          <w:bCs/>
        </w:rPr>
        <w:fldChar w:fldCharType="end"/>
      </w:r>
      <w:r w:rsidR="00562A5F">
        <w:rPr>
          <w:bCs/>
        </w:rPr>
        <w:t xml:space="preserve">. </w:t>
      </w:r>
    </w:p>
    <w:p w14:paraId="6AB4E4BC" w14:textId="77777777" w:rsidR="00CF4A80" w:rsidRDefault="00CF4A80" w:rsidP="0005676A">
      <w:pPr>
        <w:spacing w:after="0" w:line="240" w:lineRule="auto"/>
        <w:rPr>
          <w:bCs/>
        </w:rPr>
      </w:pPr>
    </w:p>
    <w:p w14:paraId="3F5D79AF" w14:textId="0D8617DF" w:rsidR="004B3608" w:rsidRDefault="00562A5F" w:rsidP="0005676A">
      <w:pPr>
        <w:spacing w:after="0" w:line="240" w:lineRule="auto"/>
        <w:rPr>
          <w:bCs/>
        </w:rPr>
      </w:pPr>
      <w:r>
        <w:rPr>
          <w:bCs/>
        </w:rPr>
        <w:t xml:space="preserve">Both silverside and herring are highly abundant in the nearshore regions of the GoM in the summer. However, their </w:t>
      </w:r>
      <w:r w:rsidR="00CF4A80">
        <w:rPr>
          <w:bCs/>
        </w:rPr>
        <w:t>differing</w:t>
      </w:r>
      <w:r w:rsidR="00AA3345">
        <w:rPr>
          <w:bCs/>
        </w:rPr>
        <w:t xml:space="preserve"> </w:t>
      </w:r>
      <w:r>
        <w:rPr>
          <w:bCs/>
        </w:rPr>
        <w:t xml:space="preserve">life history strategies and </w:t>
      </w:r>
      <w:r w:rsidR="00CF4A80">
        <w:rPr>
          <w:bCs/>
        </w:rPr>
        <w:t xml:space="preserve">the </w:t>
      </w:r>
      <w:r>
        <w:rPr>
          <w:bCs/>
        </w:rPr>
        <w:t xml:space="preserve">relative position of the GoM to their overall distributions (northern half of range for silverside, southern half of range for herring), could lead to opposing responses to </w:t>
      </w:r>
      <w:r w:rsidR="00CF4A80">
        <w:rPr>
          <w:bCs/>
        </w:rPr>
        <w:t>increasing temperatures</w:t>
      </w:r>
      <w:r>
        <w:rPr>
          <w:bCs/>
        </w:rPr>
        <w:t xml:space="preserve">. Increases in nearshore GoM surface temperatures may be advantageous to silverside growth and reproduction, while conversely </w:t>
      </w:r>
      <w:r w:rsidR="00D171AE">
        <w:rPr>
          <w:bCs/>
        </w:rPr>
        <w:t>altering patterns of</w:t>
      </w:r>
      <w:r>
        <w:rPr>
          <w:bCs/>
        </w:rPr>
        <w:t xml:space="preserve"> nearshore habitat use and </w:t>
      </w:r>
      <w:r w:rsidR="00D171AE">
        <w:rPr>
          <w:bCs/>
        </w:rPr>
        <w:t xml:space="preserve">reducing the </w:t>
      </w:r>
      <w:r>
        <w:rPr>
          <w:bCs/>
        </w:rPr>
        <w:t xml:space="preserve">growth of herring. In this study, we use 11 years of summer beach seine data collected in Casco Bay, Maine to explore </w:t>
      </w:r>
      <w:r w:rsidR="00CF4A80">
        <w:rPr>
          <w:bCs/>
        </w:rPr>
        <w:t>the effect of nearshore temperature on the summer growth rates and relative abundances of herring and silverside.</w:t>
      </w:r>
      <w:r>
        <w:rPr>
          <w:bCs/>
        </w:rPr>
        <w:t xml:space="preserve"> We also use </w:t>
      </w:r>
      <w:proofErr w:type="gramStart"/>
      <w:r>
        <w:rPr>
          <w:bCs/>
        </w:rPr>
        <w:t>these</w:t>
      </w:r>
      <w:proofErr w:type="gramEnd"/>
      <w:r>
        <w:rPr>
          <w:bCs/>
        </w:rPr>
        <w:t xml:space="preserve"> data to examine changes in spatiotemporal community structure. </w:t>
      </w:r>
      <w:r w:rsidR="004B3608">
        <w:rPr>
          <w:bCs/>
        </w:rPr>
        <w:t xml:space="preserve">Seasonal warming and the linked phenology of nearshore species should result in </w:t>
      </w:r>
      <w:r>
        <w:rPr>
          <w:bCs/>
        </w:rPr>
        <w:t xml:space="preserve">juvenile stages of spring-spawning </w:t>
      </w:r>
      <w:r>
        <w:rPr>
          <w:bCs/>
        </w:rPr>
        <w:lastRenderedPageBreak/>
        <w:t xml:space="preserve">oceanodromous and diadromous fishes </w:t>
      </w:r>
      <w:r w:rsidR="004B3608">
        <w:rPr>
          <w:bCs/>
        </w:rPr>
        <w:t>dominating species assemblages</w:t>
      </w:r>
      <w:r>
        <w:rPr>
          <w:bCs/>
        </w:rPr>
        <w:t xml:space="preserve"> in the early </w:t>
      </w:r>
      <w:proofErr w:type="spellStart"/>
      <w:r>
        <w:rPr>
          <w:bCs/>
        </w:rPr>
        <w:t>summer</w:t>
      </w:r>
      <w:ins w:id="9" w:author="Graham Sherwood" w:date="2025-06-27T10:09:00Z" w16du:dateUtc="2025-06-27T14:09:00Z">
        <w:r w:rsidR="00563400">
          <w:rPr>
            <w:bCs/>
          </w:rPr>
          <w:t>.</w:t>
        </w:r>
      </w:ins>
      <w:del w:id="10" w:author="Graham Sherwood" w:date="2025-06-27T10:09:00Z" w16du:dateUtc="2025-06-27T14:09:00Z">
        <w:r w:rsidDel="00563400">
          <w:rPr>
            <w:bCs/>
          </w:rPr>
          <w:delText xml:space="preserve">, but </w:delText>
        </w:r>
      </w:del>
      <w:ins w:id="11" w:author="Graham Sherwood" w:date="2025-06-27T10:09:00Z" w16du:dateUtc="2025-06-27T14:09:00Z">
        <w:r w:rsidR="00563400">
          <w:rPr>
            <w:bCs/>
          </w:rPr>
          <w:t>Alternatively</w:t>
        </w:r>
        <w:proofErr w:type="spellEnd"/>
        <w:r w:rsidR="00563400">
          <w:rPr>
            <w:bCs/>
          </w:rPr>
          <w:t xml:space="preserve">, </w:t>
        </w:r>
      </w:ins>
      <w:r>
        <w:rPr>
          <w:bCs/>
        </w:rPr>
        <w:t xml:space="preserve">summer-spawning oceanodromous fishes and nearshore residents </w:t>
      </w:r>
      <w:ins w:id="12" w:author="Graham Sherwood" w:date="2025-06-27T10:09:00Z" w16du:dateUtc="2025-06-27T14:09:00Z">
        <w:r w:rsidR="00563400">
          <w:rPr>
            <w:bCs/>
          </w:rPr>
          <w:t xml:space="preserve">should </w:t>
        </w:r>
      </w:ins>
      <w:r w:rsidR="004B3608">
        <w:rPr>
          <w:bCs/>
        </w:rPr>
        <w:t>dominat</w:t>
      </w:r>
      <w:ins w:id="13" w:author="Graham Sherwood" w:date="2025-06-27T10:09:00Z" w16du:dateUtc="2025-06-27T14:09:00Z">
        <w:r w:rsidR="00563400">
          <w:rPr>
            <w:bCs/>
          </w:rPr>
          <w:t>e</w:t>
        </w:r>
      </w:ins>
      <w:del w:id="14" w:author="Graham Sherwood" w:date="2025-06-27T10:09:00Z" w16du:dateUtc="2025-06-27T14:09:00Z">
        <w:r w:rsidR="004B3608" w:rsidDel="00563400">
          <w:rPr>
            <w:bCs/>
          </w:rPr>
          <w:delText>ing</w:delText>
        </w:r>
      </w:del>
      <w:r>
        <w:rPr>
          <w:bCs/>
        </w:rPr>
        <w:t xml:space="preserve"> in the late summer. </w:t>
      </w:r>
      <w:r w:rsidR="004B3608">
        <w:rPr>
          <w:bCs/>
        </w:rPr>
        <w:t>Average annual community composition across all of Casco Bay may shift from herring-dominated in cooler years to silverside-dominated in recent, warmer years.</w:t>
      </w:r>
    </w:p>
    <w:p w14:paraId="6545168C" w14:textId="77777777" w:rsidR="00562A5F" w:rsidRPr="00C97BE6" w:rsidRDefault="00562A5F" w:rsidP="0005676A">
      <w:pPr>
        <w:spacing w:after="0" w:line="240" w:lineRule="auto"/>
        <w:rPr>
          <w:bCs/>
        </w:rPr>
      </w:pPr>
    </w:p>
    <w:p w14:paraId="3713CBAD" w14:textId="0511F0D3" w:rsidR="00C92709" w:rsidRDefault="00C92709" w:rsidP="0005676A">
      <w:pPr>
        <w:spacing w:after="0" w:line="240" w:lineRule="auto"/>
        <w:rPr>
          <w:b/>
          <w:color w:val="4472C4"/>
        </w:rPr>
      </w:pPr>
      <w:r>
        <w:rPr>
          <w:b/>
          <w:color w:val="4472C4"/>
        </w:rPr>
        <w:t>3</w:t>
      </w:r>
      <w:r>
        <w:rPr>
          <w:b/>
          <w:color w:val="4472C4"/>
        </w:rPr>
        <w:tab/>
        <w:t>Methods</w:t>
      </w:r>
    </w:p>
    <w:p w14:paraId="74E818DD" w14:textId="58EF6B13" w:rsidR="00C92709" w:rsidRDefault="00C92709" w:rsidP="0005676A">
      <w:pPr>
        <w:spacing w:after="0" w:line="240" w:lineRule="auto"/>
        <w:rPr>
          <w:bCs/>
          <w:color w:val="4472C4"/>
        </w:rPr>
      </w:pPr>
      <w:r w:rsidRPr="00C92709">
        <w:rPr>
          <w:bCs/>
          <w:color w:val="4472C4"/>
        </w:rPr>
        <w:t>3.1</w:t>
      </w:r>
      <w:r w:rsidRPr="00C92709">
        <w:rPr>
          <w:bCs/>
          <w:color w:val="4472C4"/>
        </w:rPr>
        <w:tab/>
        <w:t>Field data collection</w:t>
      </w:r>
    </w:p>
    <w:p w14:paraId="727E1B7C" w14:textId="48B06E6E" w:rsidR="00562A5F" w:rsidRDefault="00562A5F" w:rsidP="0005676A">
      <w:pPr>
        <w:spacing w:after="0" w:line="240" w:lineRule="auto"/>
        <w:rPr>
          <w:bCs/>
        </w:rPr>
      </w:pPr>
      <w:r w:rsidRPr="00562A5F">
        <w:rPr>
          <w:bCs/>
        </w:rPr>
        <w:t xml:space="preserve">Since 2014, the Gulf of Maine Research Institute has </w:t>
      </w:r>
      <w:r>
        <w:rPr>
          <w:bCs/>
        </w:rPr>
        <w:t xml:space="preserve">conducted summer beach seines at 12 sites within the western </w:t>
      </w:r>
      <w:r w:rsidR="003158B4">
        <w:rPr>
          <w:bCs/>
        </w:rPr>
        <w:t>half</w:t>
      </w:r>
      <w:r>
        <w:rPr>
          <w:bCs/>
        </w:rPr>
        <w:t xml:space="preserve"> of Casco Bay as part of the Casco Bay Aquatic Systems Survey (CBASS) program. Sites range from just north of the Presumpscot River mouth to just north of Trundy Point, Cape Elizabeth </w:t>
      </w:r>
      <w:r w:rsidRPr="00291AF8">
        <w:rPr>
          <w:bCs/>
          <w:highlight w:val="yellow"/>
        </w:rPr>
        <w:t>(Fig.</w:t>
      </w:r>
      <w:r w:rsidR="00291AF8">
        <w:rPr>
          <w:bCs/>
          <w:highlight w:val="yellow"/>
        </w:rPr>
        <w:t xml:space="preserve"> 1</w:t>
      </w:r>
      <w:r w:rsidRPr="00291AF8">
        <w:rPr>
          <w:bCs/>
          <w:highlight w:val="yellow"/>
        </w:rPr>
        <w:t>)</w:t>
      </w:r>
      <w:r w:rsidR="00AF4269" w:rsidRPr="00291AF8">
        <w:rPr>
          <w:bCs/>
          <w:highlight w:val="yellow"/>
        </w:rPr>
        <w:t>,</w:t>
      </w:r>
      <w:r w:rsidR="00AF4269">
        <w:rPr>
          <w:bCs/>
        </w:rPr>
        <w:t xml:space="preserve"> resulting </w:t>
      </w:r>
      <w:ins w:id="15" w:author="Graham Sherwood" w:date="2025-06-27T10:10:00Z" w16du:dateUtc="2025-06-27T14:10:00Z">
        <w:r w:rsidR="00563400">
          <w:rPr>
            <w:bCs/>
          </w:rPr>
          <w:t xml:space="preserve">in </w:t>
        </w:r>
      </w:ins>
      <w:r w:rsidR="00AF4269">
        <w:rPr>
          <w:bCs/>
        </w:rPr>
        <w:t xml:space="preserve">samples </w:t>
      </w:r>
      <w:ins w:id="16" w:author="Graham Sherwood" w:date="2025-06-27T10:10:00Z" w16du:dateUtc="2025-06-27T14:10:00Z">
        <w:r w:rsidR="00563400">
          <w:rPr>
            <w:bCs/>
          </w:rPr>
          <w:t xml:space="preserve">arranged </w:t>
        </w:r>
      </w:ins>
      <w:r w:rsidR="00AF4269">
        <w:rPr>
          <w:bCs/>
        </w:rPr>
        <w:t>along a gradient of salinity</w:t>
      </w:r>
      <w:r>
        <w:rPr>
          <w:bCs/>
        </w:rPr>
        <w:t xml:space="preserve">. Bottom substrate type varies </w:t>
      </w:r>
      <w:proofErr w:type="gramStart"/>
      <w:r>
        <w:rPr>
          <w:bCs/>
        </w:rPr>
        <w:t>across sites</w:t>
      </w:r>
      <w:proofErr w:type="gramEnd"/>
      <w:r>
        <w:rPr>
          <w:bCs/>
        </w:rPr>
        <w:t xml:space="preserve"> from fine-grained mud at the sites within the Presumpscot River to coarse-grained gravel at sites along the Cape Elizabeth coast. Sites were sampled at approximately 2-week interva</w:t>
      </w:r>
      <w:r w:rsidR="004E0283">
        <w:rPr>
          <w:bCs/>
        </w:rPr>
        <w:t xml:space="preserve">ls from early summer through early fall, </w:t>
      </w:r>
      <w:r>
        <w:rPr>
          <w:bCs/>
        </w:rPr>
        <w:t>with scattered omissions or delays due to weather or mechanical issues</w:t>
      </w:r>
      <w:r w:rsidR="00B10F9B">
        <w:rPr>
          <w:bCs/>
        </w:rPr>
        <w:t xml:space="preserve">. </w:t>
      </w:r>
    </w:p>
    <w:p w14:paraId="5BF07BC3" w14:textId="77777777" w:rsidR="00562A5F" w:rsidRDefault="00562A5F" w:rsidP="0005676A">
      <w:pPr>
        <w:spacing w:after="0" w:line="240" w:lineRule="auto"/>
        <w:rPr>
          <w:bCs/>
        </w:rPr>
      </w:pPr>
    </w:p>
    <w:p w14:paraId="43298FC9" w14:textId="3A8B3A08" w:rsidR="00562A5F" w:rsidRDefault="00BE222F" w:rsidP="0005676A">
      <w:pPr>
        <w:spacing w:after="0" w:line="240" w:lineRule="auto"/>
        <w:rPr>
          <w:bCs/>
        </w:rPr>
      </w:pPr>
      <w:commentRangeStart w:id="17"/>
      <w:r>
        <w:rPr>
          <w:bCs/>
        </w:rPr>
        <w:t xml:space="preserve">All </w:t>
      </w:r>
      <w:commentRangeEnd w:id="17"/>
      <w:r w:rsidR="004B3608">
        <w:rPr>
          <w:rStyle w:val="CommentReference"/>
        </w:rPr>
        <w:commentReference w:id="17"/>
      </w:r>
      <w:r>
        <w:rPr>
          <w:bCs/>
        </w:rPr>
        <w:t>samples were collected using a 45.7</w:t>
      </w:r>
      <w:r w:rsidR="00F37E69">
        <w:rPr>
          <w:bCs/>
        </w:rPr>
        <w:t xml:space="preserve"> </w:t>
      </w:r>
      <w:r>
        <w:rPr>
          <w:bCs/>
        </w:rPr>
        <w:t>m long, 2.4 m tall seine built of 4.8</w:t>
      </w:r>
      <w:r w:rsidR="00F37E69">
        <w:rPr>
          <w:bCs/>
        </w:rPr>
        <w:t xml:space="preserve"> </w:t>
      </w:r>
      <w:proofErr w:type="gramStart"/>
      <w:r>
        <w:rPr>
          <w:bCs/>
        </w:rPr>
        <w:t>mm</w:t>
      </w:r>
      <w:proofErr w:type="gramEnd"/>
      <w:r w:rsidR="00F37E69">
        <w:rPr>
          <w:bCs/>
        </w:rPr>
        <w:t xml:space="preserve"> knotless delta-style nylon mesh with a central</w:t>
      </w:r>
      <w:r w:rsidR="00AF4269">
        <w:rPr>
          <w:bCs/>
        </w:rPr>
        <w:t xml:space="preserve"> 2.4m by 2.4m by 2.4m</w:t>
      </w:r>
      <w:r w:rsidR="00F37E69">
        <w:rPr>
          <w:bCs/>
        </w:rPr>
        <w:t xml:space="preserve"> bag. The </w:t>
      </w:r>
      <w:r w:rsidR="00B72F87">
        <w:rPr>
          <w:bCs/>
        </w:rPr>
        <w:t xml:space="preserve">bottom line was weighted with lead </w:t>
      </w:r>
      <w:proofErr w:type="gramStart"/>
      <w:r w:rsidR="00B72F87">
        <w:rPr>
          <w:bCs/>
        </w:rPr>
        <w:t>sinkers</w:t>
      </w:r>
      <w:proofErr w:type="gramEnd"/>
      <w:r w:rsidR="00FE7BDE">
        <w:rPr>
          <w:bCs/>
        </w:rPr>
        <w:t xml:space="preserve"> and </w:t>
      </w:r>
      <w:r w:rsidR="00B72F87">
        <w:rPr>
          <w:bCs/>
        </w:rPr>
        <w:t xml:space="preserve">the top line was fitted with buoyant </w:t>
      </w:r>
      <w:proofErr w:type="spellStart"/>
      <w:r w:rsidR="00B72F87">
        <w:rPr>
          <w:bCs/>
        </w:rPr>
        <w:t>spongex</w:t>
      </w:r>
      <w:proofErr w:type="spellEnd"/>
      <w:r w:rsidR="00B72F87">
        <w:rPr>
          <w:bCs/>
        </w:rPr>
        <w:t xml:space="preserve"> floats. </w:t>
      </w:r>
      <w:r w:rsidR="0005676A">
        <w:rPr>
          <w:bCs/>
        </w:rPr>
        <w:t>T</w:t>
      </w:r>
      <w:r w:rsidR="00B72F87">
        <w:rPr>
          <w:bCs/>
        </w:rPr>
        <w:t xml:space="preserve">he seine was connected to a bridle and 2m </w:t>
      </w:r>
      <w:r w:rsidR="00B10F9B">
        <w:rPr>
          <w:bCs/>
        </w:rPr>
        <w:t xml:space="preserve">of spare </w:t>
      </w:r>
      <w:r w:rsidR="00B72F87">
        <w:rPr>
          <w:bCs/>
        </w:rPr>
        <w:t>line</w:t>
      </w:r>
      <w:r w:rsidR="0005676A">
        <w:rPr>
          <w:bCs/>
        </w:rPr>
        <w:t xml:space="preserve"> on both ends</w:t>
      </w:r>
      <w:r w:rsidR="00B72F87">
        <w:rPr>
          <w:bCs/>
        </w:rPr>
        <w:t xml:space="preserve">. </w:t>
      </w:r>
      <w:r w:rsidR="00D171AE">
        <w:rPr>
          <w:bCs/>
        </w:rPr>
        <w:t xml:space="preserve">Seines were deployed with the help of a skiff. </w:t>
      </w:r>
      <w:r w:rsidR="00B72F87">
        <w:rPr>
          <w:bCs/>
        </w:rPr>
        <w:t xml:space="preserve">For each sample, one end of the seine </w:t>
      </w:r>
      <w:r w:rsidR="00FE7BDE">
        <w:rPr>
          <w:bCs/>
        </w:rPr>
        <w:t>wa</w:t>
      </w:r>
      <w:r w:rsidR="00B72F87">
        <w:rPr>
          <w:bCs/>
        </w:rPr>
        <w:t xml:space="preserve">s held on the beach while the net </w:t>
      </w:r>
      <w:proofErr w:type="gramStart"/>
      <w:r w:rsidR="00FE7BDE">
        <w:rPr>
          <w:bCs/>
        </w:rPr>
        <w:t>wa</w:t>
      </w:r>
      <w:r w:rsidR="00B72F87">
        <w:rPr>
          <w:bCs/>
        </w:rPr>
        <w:t>s flaked</w:t>
      </w:r>
      <w:proofErr w:type="gramEnd"/>
      <w:r w:rsidR="00B72F87">
        <w:rPr>
          <w:bCs/>
        </w:rPr>
        <w:t xml:space="preserve"> out from the bow of </w:t>
      </w:r>
      <w:r w:rsidR="00D171AE">
        <w:rPr>
          <w:bCs/>
        </w:rPr>
        <w:t>the</w:t>
      </w:r>
      <w:r w:rsidR="00B72F87">
        <w:rPr>
          <w:bCs/>
        </w:rPr>
        <w:t xml:space="preserve"> skiff</w:t>
      </w:r>
      <w:r w:rsidR="0005676A">
        <w:rPr>
          <w:bCs/>
        </w:rPr>
        <w:t xml:space="preserve"> as it backed off the beach</w:t>
      </w:r>
      <w:r w:rsidR="00B72F87">
        <w:rPr>
          <w:bCs/>
        </w:rPr>
        <w:t xml:space="preserve">. The skiff </w:t>
      </w:r>
      <w:r w:rsidR="003158B4">
        <w:rPr>
          <w:bCs/>
        </w:rPr>
        <w:t xml:space="preserve">was moved to extend the </w:t>
      </w:r>
      <w:r w:rsidR="00B72F87">
        <w:rPr>
          <w:bCs/>
        </w:rPr>
        <w:t xml:space="preserve">seine to the near edge of the bag, then </w:t>
      </w:r>
      <w:r w:rsidR="00FE7BDE">
        <w:rPr>
          <w:bCs/>
        </w:rPr>
        <w:t xml:space="preserve">pivoted to return to shore. The remaining length of the seine </w:t>
      </w:r>
      <w:proofErr w:type="gramStart"/>
      <w:r w:rsidR="00FE7BDE">
        <w:rPr>
          <w:bCs/>
        </w:rPr>
        <w:t>was flaked</w:t>
      </w:r>
      <w:proofErr w:type="gramEnd"/>
      <w:r w:rsidR="00FE7BDE">
        <w:rPr>
          <w:bCs/>
        </w:rPr>
        <w:t xml:space="preserve"> out until the skiff landed back on the beach. This resulted in a generally U-shaped deployment of the seine</w:t>
      </w:r>
      <w:r w:rsidR="0005676A">
        <w:rPr>
          <w:bCs/>
        </w:rPr>
        <w:t xml:space="preserve"> with approximately 20 m between the ends on the beach</w:t>
      </w:r>
      <w:r w:rsidR="00FE7BDE">
        <w:rPr>
          <w:bCs/>
        </w:rPr>
        <w:t xml:space="preserve">. </w:t>
      </w:r>
      <w:r w:rsidR="00291AF8">
        <w:rPr>
          <w:bCs/>
        </w:rPr>
        <w:t xml:space="preserve">Tidal stage was not a criterion for sampling, but tidal information was </w:t>
      </w:r>
      <w:proofErr w:type="gramStart"/>
      <w:r w:rsidR="00291AF8">
        <w:rPr>
          <w:bCs/>
        </w:rPr>
        <w:t>recorded</w:t>
      </w:r>
      <w:proofErr w:type="gramEnd"/>
      <w:r w:rsidR="00291AF8">
        <w:rPr>
          <w:bCs/>
        </w:rPr>
        <w:t xml:space="preserve"> and seines were set so </w:t>
      </w:r>
      <w:r w:rsidR="00FE7BDE">
        <w:rPr>
          <w:bCs/>
        </w:rPr>
        <w:t xml:space="preserve">that the deepest point sampled was between 1.5 and 2.2 m. Once both ends of the seine were on the beach, one person on each end hand hauled the net in. The bag was left partially in the water to limit specimen mortality. The contents of the bag were sorted by species and enumerated. The first 25 individuals of each species were measured to the nearest mm and </w:t>
      </w:r>
      <w:r w:rsidR="0005676A">
        <w:rPr>
          <w:bCs/>
        </w:rPr>
        <w:t>species</w:t>
      </w:r>
      <w:r w:rsidR="00FE7BDE">
        <w:rPr>
          <w:bCs/>
        </w:rPr>
        <w:t xml:space="preserve"> with </w:t>
      </w:r>
      <w:r w:rsidR="00CF4A80">
        <w:rPr>
          <w:bCs/>
        </w:rPr>
        <w:t xml:space="preserve">easily identifiable </w:t>
      </w:r>
      <w:r w:rsidR="00FE7BDE">
        <w:rPr>
          <w:bCs/>
        </w:rPr>
        <w:t>sexually dimorphic features (i.e., crabs) were sexed. All organisms were released immediately after they were counted and/or measured.</w:t>
      </w:r>
      <w:r w:rsidR="00410226">
        <w:rPr>
          <w:bCs/>
        </w:rPr>
        <w:t xml:space="preserve"> </w:t>
      </w:r>
      <w:r w:rsidR="0005676A">
        <w:rPr>
          <w:bCs/>
        </w:rPr>
        <w:t>After completion of seine operations, s</w:t>
      </w:r>
      <w:r w:rsidR="00410226">
        <w:rPr>
          <w:bCs/>
        </w:rPr>
        <w:t xml:space="preserve">urface temperature </w:t>
      </w:r>
      <w:r w:rsidR="001579FC">
        <w:rPr>
          <w:bCs/>
        </w:rPr>
        <w:t>and salinity were</w:t>
      </w:r>
      <w:r w:rsidR="00ED01C5">
        <w:rPr>
          <w:bCs/>
        </w:rPr>
        <w:t xml:space="preserve"> </w:t>
      </w:r>
      <w:r w:rsidR="0005676A">
        <w:rPr>
          <w:bCs/>
        </w:rPr>
        <w:t>measured</w:t>
      </w:r>
      <w:r w:rsidR="00410226">
        <w:rPr>
          <w:bCs/>
        </w:rPr>
        <w:t xml:space="preserve"> using a YSI multiparameter </w:t>
      </w:r>
      <w:proofErr w:type="gramStart"/>
      <w:r w:rsidR="00410226">
        <w:rPr>
          <w:bCs/>
        </w:rPr>
        <w:t>sonde</w:t>
      </w:r>
      <w:proofErr w:type="gramEnd"/>
      <w:r w:rsidR="00792C70">
        <w:rPr>
          <w:bCs/>
        </w:rPr>
        <w:t>, and general weather conditions were recorded.</w:t>
      </w:r>
    </w:p>
    <w:p w14:paraId="28EF5BE5" w14:textId="77777777" w:rsidR="00792C70" w:rsidRDefault="00792C70" w:rsidP="0005676A">
      <w:pPr>
        <w:spacing w:after="0" w:line="240" w:lineRule="auto"/>
        <w:rPr>
          <w:bCs/>
        </w:rPr>
      </w:pPr>
    </w:p>
    <w:p w14:paraId="019D60FE" w14:textId="1C484F88" w:rsidR="00792C70" w:rsidRDefault="00792C70" w:rsidP="0005676A">
      <w:pPr>
        <w:spacing w:after="0" w:line="240" w:lineRule="auto"/>
        <w:rPr>
          <w:bCs/>
        </w:rPr>
      </w:pPr>
      <w:r>
        <w:rPr>
          <w:bCs/>
        </w:rPr>
        <w:t>Data cleaning and processing w</w:t>
      </w:r>
      <w:r w:rsidR="00CF4A80">
        <w:rPr>
          <w:bCs/>
        </w:rPr>
        <w:t>ere</w:t>
      </w:r>
      <w:r>
        <w:rPr>
          <w:bCs/>
        </w:rPr>
        <w:t xml:space="preserve"> accomplished before beginning any statistical analyses. Minimal sampling occurred in 2019</w:t>
      </w:r>
      <w:r w:rsidR="00990552">
        <w:rPr>
          <w:bCs/>
        </w:rPr>
        <w:t xml:space="preserve"> </w:t>
      </w:r>
      <w:r>
        <w:rPr>
          <w:bCs/>
        </w:rPr>
        <w:t>and therefore 2019 data are excluded from all analyses.</w:t>
      </w:r>
      <w:r w:rsidR="00553F6B">
        <w:rPr>
          <w:bCs/>
        </w:rPr>
        <w:t xml:space="preserve"> </w:t>
      </w:r>
      <w:r>
        <w:rPr>
          <w:bCs/>
        </w:rPr>
        <w:t xml:space="preserve">The most consistently sampled period each year was between </w:t>
      </w:r>
      <w:proofErr w:type="gramStart"/>
      <w:r>
        <w:rPr>
          <w:bCs/>
        </w:rPr>
        <w:t>weeks 24</w:t>
      </w:r>
      <w:proofErr w:type="gramEnd"/>
      <w:r>
        <w:rPr>
          <w:bCs/>
        </w:rPr>
        <w:t xml:space="preserve"> and 39 (early June through mid-September). Sporadic data outside this period were removed. Data from observations that noted an issue with the setting of the seine (water depth below </w:t>
      </w:r>
      <w:r w:rsidR="00CF4A80">
        <w:rPr>
          <w:bCs/>
        </w:rPr>
        <w:t xml:space="preserve">the </w:t>
      </w:r>
      <w:r>
        <w:rPr>
          <w:bCs/>
        </w:rPr>
        <w:t>minimum standard, net coming in tangled</w:t>
      </w:r>
      <w:r w:rsidR="00CF4A80">
        <w:rPr>
          <w:bCs/>
        </w:rPr>
        <w:t>, etc.</w:t>
      </w:r>
      <w:r>
        <w:rPr>
          <w:bCs/>
        </w:rPr>
        <w:t>) were also excluded. Of 707 initial</w:t>
      </w:r>
      <w:r w:rsidR="00D171AE">
        <w:rPr>
          <w:bCs/>
        </w:rPr>
        <w:t xml:space="preserve"> seine sampling</w:t>
      </w:r>
      <w:r>
        <w:rPr>
          <w:bCs/>
        </w:rPr>
        <w:t xml:space="preserve"> records, 659 remained after data cleaning.</w:t>
      </w:r>
    </w:p>
    <w:p w14:paraId="41AC75F0" w14:textId="77777777" w:rsidR="00562A5F" w:rsidRPr="00562A5F" w:rsidRDefault="00562A5F" w:rsidP="0005676A">
      <w:pPr>
        <w:spacing w:after="0" w:line="240" w:lineRule="auto"/>
        <w:rPr>
          <w:bCs/>
        </w:rPr>
      </w:pPr>
    </w:p>
    <w:p w14:paraId="5435BE51" w14:textId="640C17DF" w:rsidR="00562A5F" w:rsidRDefault="00562A5F" w:rsidP="0005676A">
      <w:pPr>
        <w:spacing w:after="0" w:line="240" w:lineRule="auto"/>
        <w:rPr>
          <w:bCs/>
          <w:color w:val="4472C4"/>
        </w:rPr>
      </w:pPr>
      <w:r>
        <w:rPr>
          <w:bCs/>
          <w:color w:val="4472C4"/>
        </w:rPr>
        <w:t>3.2</w:t>
      </w:r>
      <w:r>
        <w:rPr>
          <w:bCs/>
          <w:color w:val="4472C4"/>
        </w:rPr>
        <w:tab/>
        <w:t>Nearshore surface temperature anomaly</w:t>
      </w:r>
    </w:p>
    <w:p w14:paraId="57644D59" w14:textId="373C186B" w:rsidR="00C45BD3" w:rsidRDefault="0005676A" w:rsidP="0005676A">
      <w:pPr>
        <w:spacing w:after="0" w:line="240" w:lineRule="auto"/>
        <w:rPr>
          <w:bCs/>
        </w:rPr>
      </w:pPr>
      <w:r>
        <w:rPr>
          <w:bCs/>
        </w:rPr>
        <w:t>Temperature data from each sampling event characterize</w:t>
      </w:r>
      <w:r w:rsidR="00A64B5D">
        <w:rPr>
          <w:bCs/>
        </w:rPr>
        <w:t>s</w:t>
      </w:r>
      <w:r w:rsidR="001D0998">
        <w:rPr>
          <w:bCs/>
        </w:rPr>
        <w:t xml:space="preserve"> instantaneous</w:t>
      </w:r>
      <w:r>
        <w:rPr>
          <w:bCs/>
        </w:rPr>
        <w:t xml:space="preserve"> local conditions </w:t>
      </w:r>
      <w:r w:rsidR="00A14065">
        <w:rPr>
          <w:bCs/>
        </w:rPr>
        <w:t>but</w:t>
      </w:r>
      <w:r>
        <w:rPr>
          <w:bCs/>
        </w:rPr>
        <w:t xml:space="preserve"> </w:t>
      </w:r>
      <w:r w:rsidR="00A662E9">
        <w:rPr>
          <w:bCs/>
        </w:rPr>
        <w:t xml:space="preserve">cannot characterize long-term changes in </w:t>
      </w:r>
      <w:proofErr w:type="gramStart"/>
      <w:r w:rsidR="00A662E9">
        <w:rPr>
          <w:bCs/>
        </w:rPr>
        <w:t>nearshore</w:t>
      </w:r>
      <w:proofErr w:type="gramEnd"/>
      <w:r w:rsidR="00A662E9">
        <w:rPr>
          <w:bCs/>
        </w:rPr>
        <w:t xml:space="preserve"> surface temperature. To create a more synoptic index of nearshore surface temperature,</w:t>
      </w:r>
      <w:r w:rsidR="00A14065">
        <w:rPr>
          <w:bCs/>
        </w:rPr>
        <w:t xml:space="preserve"> we </w:t>
      </w:r>
      <w:r w:rsidR="00CF4A80">
        <w:rPr>
          <w:bCs/>
        </w:rPr>
        <w:t>used</w:t>
      </w:r>
      <w:r w:rsidR="00A14065">
        <w:rPr>
          <w:bCs/>
        </w:rPr>
        <w:t xml:space="preserve"> data from the NOAA Portland Harbor tide gauge (Station ID: 8418150). Although </w:t>
      </w:r>
      <w:r w:rsidR="00D171AE">
        <w:rPr>
          <w:bCs/>
        </w:rPr>
        <w:t xml:space="preserve">this station records the </w:t>
      </w:r>
      <w:r w:rsidR="00A14065">
        <w:rPr>
          <w:bCs/>
        </w:rPr>
        <w:t xml:space="preserve">temperature </w:t>
      </w:r>
      <w:r w:rsidR="00D171AE">
        <w:rPr>
          <w:bCs/>
        </w:rPr>
        <w:t>of</w:t>
      </w:r>
      <w:r w:rsidR="00A14065">
        <w:rPr>
          <w:bCs/>
        </w:rPr>
        <w:t xml:space="preserve"> </w:t>
      </w:r>
      <w:r w:rsidR="00D171AE">
        <w:rPr>
          <w:bCs/>
        </w:rPr>
        <w:t>only one</w:t>
      </w:r>
      <w:r w:rsidR="00A14065">
        <w:rPr>
          <w:bCs/>
        </w:rPr>
        <w:t xml:space="preserve"> point within Casco Bay, it is the most complete dataset available for historical </w:t>
      </w:r>
      <w:proofErr w:type="gramStart"/>
      <w:r w:rsidR="001D0998">
        <w:rPr>
          <w:bCs/>
        </w:rPr>
        <w:t>nearshore</w:t>
      </w:r>
      <w:proofErr w:type="gramEnd"/>
      <w:r w:rsidR="001D0998">
        <w:rPr>
          <w:bCs/>
        </w:rPr>
        <w:t xml:space="preserve"> </w:t>
      </w:r>
      <w:r w:rsidR="00A14065">
        <w:rPr>
          <w:bCs/>
        </w:rPr>
        <w:t xml:space="preserve">water temperature </w:t>
      </w:r>
      <w:r w:rsidR="00A14065">
        <w:rPr>
          <w:bCs/>
        </w:rPr>
        <w:lastRenderedPageBreak/>
        <w:t xml:space="preserve">information. The station has </w:t>
      </w:r>
      <w:proofErr w:type="gramStart"/>
      <w:r w:rsidR="00A14065">
        <w:rPr>
          <w:bCs/>
        </w:rPr>
        <w:t>r</w:t>
      </w:r>
      <w:r w:rsidR="00C45BD3">
        <w:rPr>
          <w:bCs/>
        </w:rPr>
        <w:t>eliably</w:t>
      </w:r>
      <w:proofErr w:type="gramEnd"/>
      <w:r w:rsidR="00C45BD3">
        <w:rPr>
          <w:bCs/>
        </w:rPr>
        <w:t xml:space="preserve"> r</w:t>
      </w:r>
      <w:r w:rsidR="00A14065">
        <w:rPr>
          <w:bCs/>
        </w:rPr>
        <w:t xml:space="preserve">ecorded surface water temperature at 6-minute intervals </w:t>
      </w:r>
      <w:r w:rsidR="000C3C33">
        <w:rPr>
          <w:bCs/>
        </w:rPr>
        <w:t xml:space="preserve">since </w:t>
      </w:r>
      <w:r w:rsidR="00C45BD3">
        <w:rPr>
          <w:bCs/>
        </w:rPr>
        <w:t xml:space="preserve">August </w:t>
      </w:r>
      <w:r w:rsidR="000C3C33">
        <w:rPr>
          <w:bCs/>
        </w:rPr>
        <w:t>200</w:t>
      </w:r>
      <w:r w:rsidR="00C45BD3">
        <w:rPr>
          <w:bCs/>
        </w:rPr>
        <w:t>2</w:t>
      </w:r>
      <w:r w:rsidR="000C3C33">
        <w:rPr>
          <w:bCs/>
        </w:rPr>
        <w:t xml:space="preserve"> with minimal disruption. </w:t>
      </w:r>
      <w:r w:rsidR="001D0998">
        <w:rPr>
          <w:bCs/>
        </w:rPr>
        <w:t xml:space="preserve">Wider spatial scale data sources, such as NOAA’s Optimum Interpolated Sea Surface Temperature (OISST) product, </w:t>
      </w:r>
      <w:r w:rsidR="00A64B5D">
        <w:rPr>
          <w:bCs/>
        </w:rPr>
        <w:t xml:space="preserve">do not predict </w:t>
      </w:r>
      <w:r w:rsidR="00D171AE">
        <w:rPr>
          <w:bCs/>
        </w:rPr>
        <w:t xml:space="preserve">the </w:t>
      </w:r>
      <w:r w:rsidR="00A64B5D">
        <w:rPr>
          <w:bCs/>
        </w:rPr>
        <w:t xml:space="preserve">temperature </w:t>
      </w:r>
      <w:r w:rsidR="00D171AE">
        <w:rPr>
          <w:bCs/>
        </w:rPr>
        <w:t>of</w:t>
      </w:r>
      <w:r w:rsidR="00A64B5D">
        <w:rPr>
          <w:bCs/>
        </w:rPr>
        <w:t xml:space="preserve"> the extreme nearshore shallows </w:t>
      </w:r>
      <w:r w:rsidR="003158B4">
        <w:rPr>
          <w:bCs/>
        </w:rPr>
        <w:t>sampled in this study</w:t>
      </w:r>
      <w:r w:rsidR="00A64B5D">
        <w:rPr>
          <w:bCs/>
        </w:rPr>
        <w:t xml:space="preserve">, and thus </w:t>
      </w:r>
      <w:r w:rsidR="00D171AE">
        <w:rPr>
          <w:bCs/>
        </w:rPr>
        <w:t>may</w:t>
      </w:r>
      <w:r w:rsidR="00A64B5D">
        <w:rPr>
          <w:bCs/>
        </w:rPr>
        <w:t xml:space="preserve"> not create </w:t>
      </w:r>
      <w:r w:rsidR="00D171AE">
        <w:rPr>
          <w:bCs/>
        </w:rPr>
        <w:t xml:space="preserve">a precise or accurate </w:t>
      </w:r>
      <w:r w:rsidR="00A64B5D">
        <w:rPr>
          <w:bCs/>
        </w:rPr>
        <w:t>index of temperatures in these areas.</w:t>
      </w:r>
    </w:p>
    <w:p w14:paraId="7766CB17" w14:textId="77777777" w:rsidR="00C45BD3" w:rsidRDefault="00C45BD3" w:rsidP="0005676A">
      <w:pPr>
        <w:spacing w:after="0" w:line="240" w:lineRule="auto"/>
        <w:rPr>
          <w:bCs/>
        </w:rPr>
      </w:pPr>
    </w:p>
    <w:p w14:paraId="38B41F4C" w14:textId="6CDE89F1" w:rsidR="00BD373B" w:rsidRDefault="000C3C33" w:rsidP="00BD373B">
      <w:pPr>
        <w:spacing w:after="0" w:line="240" w:lineRule="auto"/>
        <w:rPr>
          <w:bCs/>
        </w:rPr>
      </w:pPr>
      <w:r>
        <w:rPr>
          <w:bCs/>
        </w:rPr>
        <w:t xml:space="preserve">We extracted all data from </w:t>
      </w:r>
      <w:r w:rsidR="00A64B5D">
        <w:rPr>
          <w:bCs/>
        </w:rPr>
        <w:t>January 2003</w:t>
      </w:r>
      <w:r>
        <w:rPr>
          <w:bCs/>
        </w:rPr>
        <w:t xml:space="preserve"> through December 2024, cleaned to remove ecologically unlikely values (</w:t>
      </w:r>
      <w:r w:rsidR="00C45BD3">
        <w:rPr>
          <w:bCs/>
        </w:rPr>
        <w:t xml:space="preserve">sudden spikes indicative of the instrument being removed from water, </w:t>
      </w:r>
      <w:r w:rsidR="00D171AE">
        <w:rPr>
          <w:bCs/>
        </w:rPr>
        <w:t xml:space="preserve">or </w:t>
      </w:r>
      <w:r w:rsidR="00C45BD3">
        <w:rPr>
          <w:bCs/>
        </w:rPr>
        <w:t xml:space="preserve">temperatures </w:t>
      </w:r>
      <w:r w:rsidR="001D0998">
        <w:rPr>
          <w:bCs/>
        </w:rPr>
        <w:t>above 30</w:t>
      </w:r>
      <w:r w:rsidR="00D171AE">
        <w:rPr>
          <w:bCs/>
        </w:rPr>
        <w:t>°</w:t>
      </w:r>
      <w:r w:rsidR="001D0998">
        <w:rPr>
          <w:bCs/>
        </w:rPr>
        <w:t xml:space="preserve">C), and calculated </w:t>
      </w:r>
      <w:r w:rsidR="00D171AE">
        <w:rPr>
          <w:bCs/>
        </w:rPr>
        <w:t xml:space="preserve">the </w:t>
      </w:r>
      <w:r w:rsidR="007501E2">
        <w:rPr>
          <w:bCs/>
        </w:rPr>
        <w:t>mean</w:t>
      </w:r>
      <w:r w:rsidR="001D0998">
        <w:rPr>
          <w:bCs/>
        </w:rPr>
        <w:t xml:space="preserve"> daily temperature. </w:t>
      </w:r>
      <w:r w:rsidR="00A64B5D">
        <w:rPr>
          <w:bCs/>
        </w:rPr>
        <w:t>The</w:t>
      </w:r>
      <w:r w:rsidR="001D0998">
        <w:rPr>
          <w:bCs/>
        </w:rPr>
        <w:t xml:space="preserve"> </w:t>
      </w:r>
      <w:r w:rsidR="00A64B5D">
        <w:rPr>
          <w:bCs/>
        </w:rPr>
        <w:t>climatological</w:t>
      </w:r>
      <w:r w:rsidR="001D0998">
        <w:rPr>
          <w:bCs/>
        </w:rPr>
        <w:t xml:space="preserve"> reference period</w:t>
      </w:r>
      <w:r w:rsidR="00A64B5D">
        <w:rPr>
          <w:bCs/>
        </w:rPr>
        <w:t xml:space="preserve"> (CRP) was defined as January 2003 through December 2020</w:t>
      </w:r>
      <w:r w:rsidR="001D0998">
        <w:rPr>
          <w:bCs/>
        </w:rPr>
        <w:t xml:space="preserve">. </w:t>
      </w:r>
      <w:r w:rsidR="00A64B5D">
        <w:rPr>
          <w:bCs/>
        </w:rPr>
        <w:t xml:space="preserve">Standard practice, as described by the NOAA National Centers for Environmental Information, is to use a </w:t>
      </w:r>
      <w:r w:rsidR="00D171AE">
        <w:rPr>
          <w:bCs/>
        </w:rPr>
        <w:t>defined</w:t>
      </w:r>
      <w:r w:rsidR="00A64B5D">
        <w:rPr>
          <w:bCs/>
        </w:rPr>
        <w:t xml:space="preserve"> 30-year period to calculate climatological norms. The current United States national CRP is 1991-2020. The Portland Harbor tide gauge does not have an instrument record extending back this far, so we chose to use the longest uniform period in the instrument record as our CRP.</w:t>
      </w:r>
      <w:r w:rsidR="00BD373B">
        <w:rPr>
          <w:bCs/>
        </w:rPr>
        <w:t xml:space="preserve"> A</w:t>
      </w:r>
      <w:r w:rsidR="0056222B">
        <w:rPr>
          <w:bCs/>
        </w:rPr>
        <w:t xml:space="preserve"> Generalized Additive Model (GAM) was </w:t>
      </w:r>
      <w:r w:rsidR="00BD373B">
        <w:rPr>
          <w:bCs/>
        </w:rPr>
        <w:t xml:space="preserve">used to estimate daily </w:t>
      </w:r>
      <w:r w:rsidR="003158B4">
        <w:rPr>
          <w:bCs/>
        </w:rPr>
        <w:t>mean</w:t>
      </w:r>
      <w:r w:rsidR="00BD373B">
        <w:rPr>
          <w:bCs/>
        </w:rPr>
        <w:t xml:space="preserve"> temperature over the CRP. </w:t>
      </w:r>
      <w:r w:rsidR="0056222B">
        <w:rPr>
          <w:bCs/>
        </w:rPr>
        <w:t xml:space="preserve">Day of year and year were used as the explanatory variables. The </w:t>
      </w:r>
      <w:proofErr w:type="spellStart"/>
      <w:r w:rsidR="0056222B" w:rsidRPr="00291AF8">
        <w:rPr>
          <w:bCs/>
          <w:i/>
          <w:iCs/>
        </w:rPr>
        <w:t>mgcv</w:t>
      </w:r>
      <w:proofErr w:type="spellEnd"/>
      <w:r w:rsidR="0056222B">
        <w:rPr>
          <w:bCs/>
        </w:rPr>
        <w:t xml:space="preserve"> package </w:t>
      </w:r>
      <w:r w:rsidR="001579FC">
        <w:rPr>
          <w:bCs/>
        </w:rPr>
        <w:fldChar w:fldCharType="begin"/>
      </w:r>
      <w:r w:rsidR="001579FC">
        <w:rPr>
          <w:bCs/>
        </w:rPr>
        <w:instrText xml:space="preserve"> ADDIN ZOTERO_ITEM CSL_CITATION {"citationID":"96bnffOQ","properties":{"formattedCitation":"(Wood 2004)","plainCitation":"(Wood 2004)","noteIndex":0},"citationItems":[{"id":492,"uris":["http://zotero.org/users/11233743/items/8ZPQDKHP"],"itemData":{"id":492,"type":"article-journal","container-title":"Journal of the American Statistical Association","DOI":"10.1198/016214504000000980","ISSN":"0162-1459, 1537-274X","issue":"467","journalAbbreviation":"Journal of the American Statistical Association","language":"en","page":"673-686","source":"DOI.org (Crossref)","title":"Stable and Efficient Multiple Smoothing Parameter Estimation for Generalized Additive Models","volume":"99","author":[{"family":"Wood","given":"Simon N"}],"issued":{"date-parts":[["2004",9]]}}}],"schema":"https://github.com/citation-style-language/schema/raw/master/csl-citation.json"} </w:instrText>
      </w:r>
      <w:r w:rsidR="001579FC">
        <w:rPr>
          <w:bCs/>
        </w:rPr>
        <w:fldChar w:fldCharType="separate"/>
      </w:r>
      <w:r w:rsidR="001579FC" w:rsidRPr="001579FC">
        <w:rPr>
          <w:rFonts w:ascii="Aptos" w:hAnsi="Aptos"/>
        </w:rPr>
        <w:t>(Wood 2004)</w:t>
      </w:r>
      <w:r w:rsidR="001579FC">
        <w:rPr>
          <w:bCs/>
        </w:rPr>
        <w:fldChar w:fldCharType="end"/>
      </w:r>
      <w:r w:rsidR="00926BFF">
        <w:rPr>
          <w:bCs/>
        </w:rPr>
        <w:t xml:space="preserve"> </w:t>
      </w:r>
      <w:r w:rsidR="0056222B">
        <w:rPr>
          <w:bCs/>
        </w:rPr>
        <w:t>was used to fit the model</w:t>
      </w:r>
      <w:r w:rsidR="00F72871">
        <w:rPr>
          <w:bCs/>
        </w:rPr>
        <w:t>.</w:t>
      </w:r>
      <w:r w:rsidR="00BD373B">
        <w:rPr>
          <w:bCs/>
        </w:rPr>
        <w:t xml:space="preserve"> Predictions of </w:t>
      </w:r>
      <w:r w:rsidR="003158B4">
        <w:rPr>
          <w:bCs/>
        </w:rPr>
        <w:t>mean</w:t>
      </w:r>
      <w:r w:rsidR="00BD373B">
        <w:rPr>
          <w:bCs/>
        </w:rPr>
        <w:t xml:space="preserve"> temperature per day of year, excluding the effects of individual years, were extracted.</w:t>
      </w:r>
    </w:p>
    <w:p w14:paraId="2D8E8A59" w14:textId="77777777" w:rsidR="00BD373B" w:rsidRDefault="00BD373B" w:rsidP="0005676A">
      <w:pPr>
        <w:spacing w:after="0" w:line="240" w:lineRule="auto"/>
        <w:rPr>
          <w:bCs/>
        </w:rPr>
      </w:pPr>
    </w:p>
    <w:p w14:paraId="1AD91D26" w14:textId="4D47496B" w:rsidR="00CF4A80" w:rsidRDefault="00E165F3" w:rsidP="0005676A">
      <w:pPr>
        <w:spacing w:after="0" w:line="240" w:lineRule="auto"/>
        <w:rPr>
          <w:bCs/>
        </w:rPr>
      </w:pPr>
      <w:r>
        <w:rPr>
          <w:bCs/>
        </w:rPr>
        <w:t>Dail</w:t>
      </w:r>
      <w:r w:rsidR="00CF4A80">
        <w:rPr>
          <w:bCs/>
        </w:rPr>
        <w:t>y t</w:t>
      </w:r>
      <w:r>
        <w:rPr>
          <w:bCs/>
        </w:rPr>
        <w:t xml:space="preserve">emperature anomalies </w:t>
      </w:r>
      <w:r w:rsidR="00BD373B">
        <w:rPr>
          <w:bCs/>
        </w:rPr>
        <w:t>within the sampling period</w:t>
      </w:r>
      <w:r>
        <w:rPr>
          <w:bCs/>
        </w:rPr>
        <w:t xml:space="preserve"> (2014-2024) were calculated as the difference between </w:t>
      </w:r>
      <w:r w:rsidR="00D171AE">
        <w:rPr>
          <w:bCs/>
        </w:rPr>
        <w:t xml:space="preserve">the </w:t>
      </w:r>
      <w:r w:rsidR="00BD373B">
        <w:rPr>
          <w:bCs/>
        </w:rPr>
        <w:t>mean daily temperature at the Portland Harbor tide gauge and the predicted daily temperature</w:t>
      </w:r>
      <w:r w:rsidR="00CF4A80">
        <w:rPr>
          <w:bCs/>
        </w:rPr>
        <w:t xml:space="preserve"> of the CRP</w:t>
      </w:r>
      <w:r w:rsidR="00BD373B">
        <w:rPr>
          <w:bCs/>
        </w:rPr>
        <w:t xml:space="preserve">. </w:t>
      </w:r>
      <w:r w:rsidR="00CF4A80">
        <w:rPr>
          <w:bCs/>
        </w:rPr>
        <w:t>The</w:t>
      </w:r>
      <w:r w:rsidR="00D1561A">
        <w:rPr>
          <w:bCs/>
        </w:rPr>
        <w:t xml:space="preserve"> temporal frame of reference </w:t>
      </w:r>
      <w:r w:rsidR="00CF4A80">
        <w:rPr>
          <w:bCs/>
        </w:rPr>
        <w:t xml:space="preserve">was shifted </w:t>
      </w:r>
      <w:r w:rsidR="00D1561A">
        <w:rPr>
          <w:bCs/>
        </w:rPr>
        <w:t>so that day 1 of each</w:t>
      </w:r>
      <w:r w:rsidR="00D171AE">
        <w:rPr>
          <w:bCs/>
        </w:rPr>
        <w:t xml:space="preserve"> modeled</w:t>
      </w:r>
      <w:r w:rsidR="00D1561A">
        <w:rPr>
          <w:bCs/>
        </w:rPr>
        <w:t xml:space="preserve"> year was December 1</w:t>
      </w:r>
      <w:r w:rsidR="00D1561A" w:rsidRPr="00D1561A">
        <w:rPr>
          <w:bCs/>
          <w:vertAlign w:val="superscript"/>
        </w:rPr>
        <w:t>st</w:t>
      </w:r>
      <w:r w:rsidR="00D1561A">
        <w:rPr>
          <w:bCs/>
        </w:rPr>
        <w:t xml:space="preserve">. This was done to best align </w:t>
      </w:r>
      <w:r w:rsidR="00FF216E">
        <w:rPr>
          <w:bCs/>
        </w:rPr>
        <w:t>the</w:t>
      </w:r>
      <w:r w:rsidR="00D1561A">
        <w:rPr>
          <w:bCs/>
        </w:rPr>
        <w:t xml:space="preserve"> categorization of temperature anomalies with seasonal temperature changes that would impact summertime ecosystem dynamics; winter (December-February) and spring (March-May) temperatures are critical for the timing and success of reproduction and growth for many GoM species.</w:t>
      </w:r>
      <w:r w:rsidR="00FF216E">
        <w:rPr>
          <w:bCs/>
        </w:rPr>
        <w:t xml:space="preserve"> Mean annual temperature anomalies were calculated according to this frame of reference (December 1</w:t>
      </w:r>
      <w:r w:rsidR="00FF216E" w:rsidRPr="00FF216E">
        <w:rPr>
          <w:bCs/>
          <w:vertAlign w:val="superscript"/>
        </w:rPr>
        <w:t>st</w:t>
      </w:r>
      <w:r w:rsidR="00FF216E">
        <w:rPr>
          <w:bCs/>
        </w:rPr>
        <w:t xml:space="preserve"> through the following November 30</w:t>
      </w:r>
      <w:r w:rsidR="00FF216E" w:rsidRPr="00FF216E">
        <w:rPr>
          <w:bCs/>
          <w:vertAlign w:val="superscript"/>
        </w:rPr>
        <w:t>th</w:t>
      </w:r>
      <w:r w:rsidR="00FF216E">
        <w:rPr>
          <w:bCs/>
        </w:rPr>
        <w:t xml:space="preserve">). Years with </w:t>
      </w:r>
      <w:r w:rsidR="00CF4A80">
        <w:rPr>
          <w:bCs/>
        </w:rPr>
        <w:t>mean temperature anomalies below the CRP average were categorized as “cooler,” and years with mean temperature anomalies above the CRP average were categorized as “warmer.”</w:t>
      </w:r>
    </w:p>
    <w:p w14:paraId="2A594A8E" w14:textId="77777777" w:rsidR="00D1561A" w:rsidRPr="0005676A" w:rsidRDefault="00D1561A" w:rsidP="0005676A">
      <w:pPr>
        <w:spacing w:after="0" w:line="240" w:lineRule="auto"/>
        <w:rPr>
          <w:bCs/>
        </w:rPr>
      </w:pPr>
    </w:p>
    <w:p w14:paraId="35E5D3E8" w14:textId="69093CF1" w:rsidR="00562A5F" w:rsidRDefault="00C92709" w:rsidP="0005676A">
      <w:pPr>
        <w:spacing w:after="0" w:line="240" w:lineRule="auto"/>
        <w:rPr>
          <w:bCs/>
          <w:color w:val="4472C4"/>
        </w:rPr>
      </w:pPr>
      <w:r w:rsidRPr="00C92709">
        <w:rPr>
          <w:bCs/>
          <w:color w:val="4472C4"/>
        </w:rPr>
        <w:t>3.</w:t>
      </w:r>
      <w:r w:rsidR="00562A5F">
        <w:rPr>
          <w:bCs/>
          <w:color w:val="4472C4"/>
        </w:rPr>
        <w:t>3</w:t>
      </w:r>
      <w:r w:rsidRPr="00C92709">
        <w:rPr>
          <w:bCs/>
          <w:color w:val="4472C4"/>
        </w:rPr>
        <w:tab/>
      </w:r>
      <w:r w:rsidR="00562A5F">
        <w:rPr>
          <w:bCs/>
          <w:color w:val="4472C4"/>
        </w:rPr>
        <w:t>Statistical analyses</w:t>
      </w:r>
    </w:p>
    <w:p w14:paraId="1A25A1AF" w14:textId="1201B67E" w:rsidR="007501E2" w:rsidRDefault="00562A5F" w:rsidP="0005676A">
      <w:pPr>
        <w:spacing w:after="0" w:line="240" w:lineRule="auto"/>
        <w:rPr>
          <w:bCs/>
          <w:color w:val="4472C4"/>
        </w:rPr>
      </w:pPr>
      <w:commentRangeStart w:id="18"/>
      <w:r>
        <w:rPr>
          <w:bCs/>
          <w:color w:val="4472C4"/>
        </w:rPr>
        <w:t>3.3.1</w:t>
      </w:r>
      <w:r>
        <w:rPr>
          <w:bCs/>
          <w:color w:val="4472C4"/>
        </w:rPr>
        <w:tab/>
      </w:r>
      <w:r w:rsidR="001579FC">
        <w:rPr>
          <w:bCs/>
          <w:color w:val="4472C4"/>
        </w:rPr>
        <w:t>Weekly growth rates</w:t>
      </w:r>
      <w:commentRangeEnd w:id="18"/>
      <w:r w:rsidR="005B3CE9">
        <w:rPr>
          <w:rStyle w:val="CommentReference"/>
        </w:rPr>
        <w:commentReference w:id="18"/>
      </w:r>
    </w:p>
    <w:p w14:paraId="25B83382" w14:textId="2B258F73" w:rsidR="00CF4A80" w:rsidRDefault="007A7EA3" w:rsidP="00BD6ED4">
      <w:pPr>
        <w:spacing w:after="0" w:line="240" w:lineRule="auto"/>
        <w:rPr>
          <w:bCs/>
        </w:rPr>
      </w:pPr>
      <w:r>
        <w:rPr>
          <w:bCs/>
        </w:rPr>
        <w:t>Growth rate fluctuates with age, so it is necessary to separate fish captured in summer beach s</w:t>
      </w:r>
      <w:r w:rsidR="00D171AE">
        <w:rPr>
          <w:bCs/>
        </w:rPr>
        <w:t>e</w:t>
      </w:r>
      <w:r>
        <w:rPr>
          <w:bCs/>
        </w:rPr>
        <w:t xml:space="preserve">ine operations into discrete year classes. </w:t>
      </w:r>
      <w:r w:rsidR="00D171AE">
        <w:rPr>
          <w:bCs/>
        </w:rPr>
        <w:t>When direct measurements of age are not available</w:t>
      </w:r>
      <w:r w:rsidR="004B3608">
        <w:rPr>
          <w:bCs/>
        </w:rPr>
        <w:t xml:space="preserve">, </w:t>
      </w:r>
      <w:r w:rsidR="00D171AE">
        <w:rPr>
          <w:bCs/>
        </w:rPr>
        <w:t xml:space="preserve">statistical length-frequency models can be used to estimate </w:t>
      </w:r>
      <w:r w:rsidR="004B3608">
        <w:rPr>
          <w:bCs/>
        </w:rPr>
        <w:t>age. This process is effective for t</w:t>
      </w:r>
      <w:r w:rsidR="00D171AE">
        <w:rPr>
          <w:bCs/>
        </w:rPr>
        <w:t xml:space="preserve">emperate fishes with short, distinct spawning seasons </w:t>
      </w:r>
      <w:r w:rsidR="00D171AE">
        <w:rPr>
          <w:bCs/>
        </w:rPr>
        <w:fldChar w:fldCharType="begin"/>
      </w:r>
      <w:r w:rsidR="00D171AE">
        <w:rPr>
          <w:bCs/>
        </w:rPr>
        <w:instrText xml:space="preserve"> ADDIN ZOTERO_ITEM CSL_CITATION {"citationID":"F1ArVd3s","properties":{"formattedCitation":"(Macdonald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D171AE">
        <w:rPr>
          <w:bCs/>
        </w:rPr>
        <w:fldChar w:fldCharType="separate"/>
      </w:r>
      <w:r w:rsidR="00D171AE" w:rsidRPr="00D171AE">
        <w:rPr>
          <w:rFonts w:ascii="Aptos" w:hAnsi="Aptos"/>
        </w:rPr>
        <w:t>(Macdonald &amp; Pitcher 1979)</w:t>
      </w:r>
      <w:r w:rsidR="00D171AE">
        <w:rPr>
          <w:bCs/>
        </w:rPr>
        <w:fldChar w:fldCharType="end"/>
      </w:r>
      <w:r w:rsidR="00D171AE">
        <w:rPr>
          <w:bCs/>
        </w:rPr>
        <w:t xml:space="preserve">. </w:t>
      </w:r>
      <w:r w:rsidR="00CF4A80">
        <w:rPr>
          <w:bCs/>
        </w:rPr>
        <w:t>Th</w:t>
      </w:r>
      <w:r w:rsidR="0059204D">
        <w:rPr>
          <w:bCs/>
        </w:rPr>
        <w:t xml:space="preserve">e relationship of length to age </w:t>
      </w:r>
      <w:r w:rsidR="00CF4A80">
        <w:rPr>
          <w:bCs/>
        </w:rPr>
        <w:t xml:space="preserve">becomes more difficult to detect as fish age and growth slows or ceases </w:t>
      </w:r>
      <w:r w:rsidR="00CF4A80">
        <w:rPr>
          <w:bCs/>
        </w:rPr>
        <w:fldChar w:fldCharType="begin"/>
      </w:r>
      <w:r w:rsidR="00CF4A80">
        <w:rPr>
          <w:bCs/>
        </w:rPr>
        <w:instrText xml:space="preserve"> ADDIN ZOTERO_ITEM CSL_CITATION {"citationID":"FcLtIR5M","properties":{"formattedCitation":"(Maunder et al. 2018)","plainCitation":"(Maunder et al. 2018)","noteIndex":0},"citationItems":[{"id":588,"uris":["http://zotero.org/users/11233743/items/Z6P7XIQT"],"itemData":{"id":588,"type":"article-journal","abstract":"We present the growth cessation model, which is designed for species, such as some tropical tunas, that have an apparent linear relationship between length and age, followed by a marked reduction of growth after the onset of sexual maturity. The growth curve simply assumes linear growth for the youngest individuals and then uses a logistic function to model how the growth rate falls to zero at greater ages. One characteristic of the model is that, as t</w:instrText>
      </w:r>
      <w:r w:rsidR="00CF4A80">
        <w:rPr>
          <w:rFonts w:ascii="Arial" w:hAnsi="Arial" w:cs="Arial"/>
          <w:bCs/>
        </w:rPr>
        <w:instrText> </w:instrText>
      </w:r>
      <w:r w:rsidR="00CF4A80">
        <w:rPr>
          <w:rFonts w:ascii="Aptos" w:hAnsi="Aptos" w:cs="Aptos"/>
          <w:bCs/>
        </w:rPr>
        <w:instrText>→</w:instrText>
      </w:r>
      <w:r w:rsidR="00CF4A80">
        <w:rPr>
          <w:rFonts w:ascii="Arial" w:hAnsi="Arial" w:cs="Arial"/>
          <w:bCs/>
        </w:rPr>
        <w:instrText> </w:instrText>
      </w:r>
      <w:r w:rsidR="00CF4A80">
        <w:rPr>
          <w:bCs/>
        </w:rPr>
        <w:instrText xml:space="preserve">0, the model converges to a linear regression. The range of ages for which a linear regression adequately represents the mean length at age depends on when the logistic function becomes influential. A beneficial characteristic of this model is that, unlike other growth models, a preponderance of younger fish may not overwhelm the information from older fish, which biases the estimates of mean length at age for older fish. We apply the growth curve to bigeye tuna (Thunnus obesus) data from the eastern Pacific Ocean, obtained from otolith daily increment counts and tagging experiments, and compare the results with those from the von Bertalanffy and Richards growth curves. The growth cessation model fits the eastern Pacific Ocean bigeye tuna data better than do the von Bertalanffy and Richards growth curves. These results support the use of the growth cessation model for bigeye tuna in the eastern Pacific Ocean, and since many species have growth curves that flatten out to the point where growth is almost undetectable, this indicates that the growth cessation model may be widely applicable.","container-title":"Marine Biology","DOI":"10.1007/s00227-018-3336-9","ISSN":"0025-3162, 1432-1793","issue":"4","journalAbbreviation":"Mar Biol","language":"en","page":"76","source":"DOI.org (Crossref)","title":"The growth cessation model: a growth model for species showing a near cessation in growth with application to bigeye tuna (Thunnus obesus)","title-short":"The growth cessation model","volume":"165","author":[{"family":"Maunder","given":"Mark N."},{"family":"Deriso","given":"Richard B."},{"family":"Schaefer","given":"Kurt M."},{"family":"Fuller","given":"Daniel W."},{"family":"Aires-da-Silva","given":"Alexandre M."},{"family":"Minte-Vera","given":"Carolina V."},{"family":"Campana","given":"Steven E."}],"issued":{"date-parts":[["2018",4]]}}}],"schema":"https://github.com/citation-style-language/schema/raw/master/csl-citation.json"} </w:instrText>
      </w:r>
      <w:r w:rsidR="00CF4A80">
        <w:rPr>
          <w:bCs/>
        </w:rPr>
        <w:fldChar w:fldCharType="separate"/>
      </w:r>
      <w:r w:rsidR="00CF4A80" w:rsidRPr="00CF4A80">
        <w:rPr>
          <w:rFonts w:ascii="Aptos" w:hAnsi="Aptos"/>
        </w:rPr>
        <w:t>(Maunder et al. 2018)</w:t>
      </w:r>
      <w:r w:rsidR="00CF4A80">
        <w:rPr>
          <w:bCs/>
        </w:rPr>
        <w:fldChar w:fldCharType="end"/>
      </w:r>
      <w:r w:rsidR="00CF4A80">
        <w:rPr>
          <w:bCs/>
        </w:rPr>
        <w:t xml:space="preserve">. However, both focal species (herring and silverside) can likely be aged using this approach. Both species have seasonal growth patterns. The short lifespan </w:t>
      </w:r>
      <w:r w:rsidR="004B3608">
        <w:rPr>
          <w:bCs/>
        </w:rPr>
        <w:t xml:space="preserve">and simple age structure </w:t>
      </w:r>
      <w:r w:rsidR="00CF4A80">
        <w:rPr>
          <w:bCs/>
        </w:rPr>
        <w:t xml:space="preserve">of silverside should facilitate the detection of distinct ages by size. </w:t>
      </w:r>
      <w:r w:rsidR="0059204D">
        <w:rPr>
          <w:bCs/>
        </w:rPr>
        <w:t xml:space="preserve">All herring individuals caught in seine sampling efforts were 14-139 mm long; when comparing to the expected size and age of herring at maturation (275 mm at ages 3-4; </w:t>
      </w:r>
      <w:r w:rsidR="0059204D">
        <w:rPr>
          <w:bCs/>
        </w:rPr>
        <w:fldChar w:fldCharType="begin"/>
      </w:r>
      <w:r w:rsidR="004B3608">
        <w:rPr>
          <w:bCs/>
        </w:rPr>
        <w:instrText xml:space="preserve"> ADDIN ZOTERO_ITEM CSL_CITATION {"citationID":"WAIKTejT","properties":{"formattedCitation":"(Boyar 1968)","plainCitation":"(Boyar 1968)","dontUpdate":true,"noteIndex":0},"citationItems":[{"id":469,"uris":["http://zotero.org/users/11233743/items/MUYBDF85"],"itemData":{"id":469,"type":"article-journal","abstract":"Age,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C."}],"issued":{"date-parts":[["1968"]]}}}],"schema":"https://github.com/citation-style-language/schema/raw/master/csl-citation.json"} </w:instrText>
      </w:r>
      <w:r w:rsidR="0059204D">
        <w:rPr>
          <w:bCs/>
        </w:rPr>
        <w:fldChar w:fldCharType="separate"/>
      </w:r>
      <w:r w:rsidR="0059204D" w:rsidRPr="0059204D">
        <w:rPr>
          <w:rFonts w:ascii="Aptos" w:hAnsi="Aptos"/>
        </w:rPr>
        <w:t>Boyar 1968)</w:t>
      </w:r>
      <w:r w:rsidR="0059204D">
        <w:rPr>
          <w:bCs/>
        </w:rPr>
        <w:fldChar w:fldCharType="end"/>
      </w:r>
      <w:r w:rsidR="0059204D">
        <w:rPr>
          <w:bCs/>
        </w:rPr>
        <w:t xml:space="preserve"> and expected maximum size and age (390 mm at ages 15-18; </w:t>
      </w:r>
      <w:r w:rsidR="0059204D">
        <w:rPr>
          <w:bCs/>
        </w:rPr>
        <w:fldChar w:fldCharType="begin"/>
      </w:r>
      <w:r w:rsidR="004B3608">
        <w:rPr>
          <w:bCs/>
        </w:rPr>
        <w:instrText xml:space="preserve"> ADDIN ZOTERO_ITEM CSL_CITATION {"citationID":"zZkGlCrU","properties":{"formattedCitation":"(Anthony 1972)","plainCitation":"(Anthony 1972)","dontUpdate":true,"noteIndex":0},"citationItems":[{"id":456,"uris":["http://zotero.org/users/11233743/items/NGBPCNEB"],"itemData":{"id":456,"type":"thesis","event-place":"Seattle,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59204D">
        <w:rPr>
          <w:bCs/>
        </w:rPr>
        <w:fldChar w:fldCharType="separate"/>
      </w:r>
      <w:r w:rsidR="0059204D" w:rsidRPr="0059204D">
        <w:rPr>
          <w:rFonts w:ascii="Aptos" w:hAnsi="Aptos"/>
        </w:rPr>
        <w:t>Anthony 1972)</w:t>
      </w:r>
      <w:r w:rsidR="0059204D">
        <w:rPr>
          <w:bCs/>
        </w:rPr>
        <w:fldChar w:fldCharType="end"/>
      </w:r>
      <w:r w:rsidR="0059204D">
        <w:rPr>
          <w:bCs/>
        </w:rPr>
        <w:t>, it is clear that these are all younger individuals. It should be possible to estimate the age of seine-captured herring by length.</w:t>
      </w:r>
    </w:p>
    <w:p w14:paraId="60139F68" w14:textId="77777777" w:rsidR="00CF4A80" w:rsidRDefault="00CF4A80" w:rsidP="00BD6ED4">
      <w:pPr>
        <w:spacing w:after="0" w:line="240" w:lineRule="auto"/>
        <w:rPr>
          <w:bCs/>
        </w:rPr>
      </w:pPr>
    </w:p>
    <w:p w14:paraId="109D5EB5" w14:textId="431DCA5D" w:rsidR="00D171AE" w:rsidRDefault="004B3608" w:rsidP="00BD6ED4">
      <w:pPr>
        <w:spacing w:after="0" w:line="240" w:lineRule="auto"/>
        <w:rPr>
          <w:bCs/>
        </w:rPr>
      </w:pPr>
      <w:r>
        <w:rPr>
          <w:bCs/>
        </w:rPr>
        <w:t>To calculate</w:t>
      </w:r>
      <w:r w:rsidR="0059204D">
        <w:rPr>
          <w:bCs/>
        </w:rPr>
        <w:t xml:space="preserve"> growth rates for the youngest cohort of each focal species</w:t>
      </w:r>
      <w:r>
        <w:rPr>
          <w:bCs/>
        </w:rPr>
        <w:t>,</w:t>
      </w:r>
      <w:r w:rsidR="0059204D">
        <w:rPr>
          <w:bCs/>
        </w:rPr>
        <w:t xml:space="preserve"> age-0 fishes</w:t>
      </w:r>
      <w:r>
        <w:rPr>
          <w:bCs/>
        </w:rPr>
        <w:t xml:space="preserve"> must be identified and selected from the sampled population</w:t>
      </w:r>
      <w:r w:rsidR="0059204D">
        <w:rPr>
          <w:bCs/>
        </w:rPr>
        <w:t xml:space="preserve">. This begins with an assumption that the lengths of sampled </w:t>
      </w:r>
      <w:proofErr w:type="gramStart"/>
      <w:r w:rsidR="0059204D">
        <w:rPr>
          <w:bCs/>
        </w:rPr>
        <w:t>conspecifics</w:t>
      </w:r>
      <w:proofErr w:type="gramEnd"/>
      <w:r w:rsidR="0059204D">
        <w:rPr>
          <w:bCs/>
        </w:rPr>
        <w:t xml:space="preserve"> in the same year class at the same time come from an identifiable </w:t>
      </w:r>
      <w:r w:rsidR="0059204D">
        <w:rPr>
          <w:bCs/>
        </w:rPr>
        <w:lastRenderedPageBreak/>
        <w:t xml:space="preserve">distribution. Commonly, a normal distribution is assumed </w:t>
      </w:r>
      <w:r w:rsidR="0059204D">
        <w:rPr>
          <w:bCs/>
        </w:rPr>
        <w:fldChar w:fldCharType="begin"/>
      </w:r>
      <w:r w:rsidR="0059204D">
        <w:rPr>
          <w:bCs/>
        </w:rPr>
        <w:instrText xml:space="preserve"> ADDIN ZOTERO_ITEM CSL_CITATION {"citationID":"3ORmzrBw","properties":{"formattedCitation":"(Macdonald &amp; Pitcher 1979, Zhou et al. 2022)","plainCitation":"(Macdonald &amp; Pitcher 1979, Zhou et al. 2022)","noteIndex":0},"citationItems":[{"id":544,"uris":["http://zotero.org/users/11233743/items/4W3MAAVK"],"itemData":{"id":544,"type":"article-journal","abstract":"For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59204D">
        <w:rPr>
          <w:bCs/>
        </w:rPr>
        <w:fldChar w:fldCharType="separate"/>
      </w:r>
      <w:r w:rsidR="0059204D" w:rsidRPr="00BD6ED4">
        <w:rPr>
          <w:rFonts w:ascii="Aptos" w:hAnsi="Aptos"/>
        </w:rPr>
        <w:t>(Macdonald &amp; Pitcher 1979, Zhou et al. 2022)</w:t>
      </w:r>
      <w:r w:rsidR="0059204D">
        <w:rPr>
          <w:bCs/>
        </w:rPr>
        <w:fldChar w:fldCharType="end"/>
      </w:r>
      <w:r w:rsidR="0059204D">
        <w:rPr>
          <w:bCs/>
        </w:rPr>
        <w:t xml:space="preserve">. It is therefore possible to identify age groups by their unique modal lengths along a cumulative length distribution </w:t>
      </w:r>
      <w:r w:rsidR="0059204D">
        <w:rPr>
          <w:bCs/>
        </w:rPr>
        <w:fldChar w:fldCharType="begin"/>
      </w:r>
      <w:r w:rsidR="0059204D">
        <w:rPr>
          <w:bCs/>
        </w:rPr>
        <w:instrText xml:space="preserve"> ADDIN ZOTERO_ITEM CSL_CITATION {"citationID":"pCSAaBf3","properties":{"formattedCitation":"(Macdonald &amp; Pitcher 1979)","plainCitation":"(Macdonald &amp; Pitcher 1979)","noteIndex":0},"citationItems":[{"id":544,"uris":["http://zotero.org/users/11233743/items/4W3MAAVK"],"itemData":{"id":544,"type":"article-journal","abstract":"For estimating age-group parameters from size-frequency data, conventional efficient statistical methods, such as maximum likelihood, can be more effective than the commonly used graphical methods of dissecting a mixed distribution. Fisheries size-frequency data are usually grouped over size intervals and the efficient methods are easily programmed on a computer for this case. We show that several published alternatives offer no computational advantages over our method. We describe an interactive computer program that assists the user in determining which parameters may be estimated from a set of data. The program alternates between constrained direct-search optimization and fast iterative calculations. Two examples of fisheries length-frequency data show that fitting is made easier by employing a subsample aged by biological methods for the preliminary starting values of parameters, and that the best fit may involve a trade-off between statistical precision and biological plausibility. The value of mixture analysis to the fishery worker is to reduce field and laboratory time in the aging of large samples. Key words: length-frequency data, size-frequency data, aging of samples, polymodal distributions, distribution mixtures, maximum likelihood estimation, nonlinear optimization, Phoxinus phoxinus, Esox lucius","container-title":"Journal of the Fisheries Research Board of Canada","DOI":"10.1139/f79-137","ISSN":"0015-296X","issue":"8","journalAbbreviation":"J. Fish. Res. Bd. Can.","language":"en","license":"http://www.nrcresearchpress.com/page/about/CorporateTextAndDataMining","page":"987-1001","source":"DOI.org (Crossref)","title":"Age-Groups from Size-Frequency Data: A Versatile and Efficient Method of Analyzing Distribution Mixtures","title-short":"Age-Groups from Size-Frequency Data","volume":"36","author":[{"family":"Macdonald","given":"P. D. M."},{"family":"Pitcher","given":"T. J."}],"issued":{"date-parts":[["1979",8,1]]}}}],"schema":"https://github.com/citation-style-language/schema/raw/master/csl-citation.json"} </w:instrText>
      </w:r>
      <w:r w:rsidR="0059204D">
        <w:rPr>
          <w:bCs/>
        </w:rPr>
        <w:fldChar w:fldCharType="separate"/>
      </w:r>
      <w:r w:rsidR="0059204D" w:rsidRPr="00D171AE">
        <w:rPr>
          <w:rFonts w:ascii="Aptos" w:hAnsi="Aptos"/>
        </w:rPr>
        <w:t>(Macdonald &amp; Pitcher 1979)</w:t>
      </w:r>
      <w:r w:rsidR="0059204D">
        <w:rPr>
          <w:bCs/>
        </w:rPr>
        <w:fldChar w:fldCharType="end"/>
      </w:r>
      <w:r w:rsidR="0059204D">
        <w:rPr>
          <w:bCs/>
        </w:rPr>
        <w:t xml:space="preserve">. For both focal species, weekly length distributions indicate that at least two age groups </w:t>
      </w:r>
      <w:r w:rsidR="00B10F9B">
        <w:rPr>
          <w:bCs/>
        </w:rPr>
        <w:t xml:space="preserve">are present in the nearshore region during our sampling period, </w:t>
      </w:r>
      <w:r w:rsidR="0059204D">
        <w:rPr>
          <w:bCs/>
        </w:rPr>
        <w:t>and the timing of use may vary by age</w:t>
      </w:r>
      <w:r w:rsidR="00B10F9B">
        <w:rPr>
          <w:bCs/>
        </w:rPr>
        <w:t xml:space="preserve"> </w:t>
      </w:r>
      <w:r w:rsidR="00B10F9B" w:rsidRPr="00291AF8">
        <w:rPr>
          <w:bCs/>
          <w:highlight w:val="yellow"/>
        </w:rPr>
        <w:t xml:space="preserve">(Fig. </w:t>
      </w:r>
      <w:r w:rsidR="00291AF8">
        <w:rPr>
          <w:bCs/>
          <w:highlight w:val="yellow"/>
        </w:rPr>
        <w:t>2</w:t>
      </w:r>
      <w:r w:rsidR="00B10F9B" w:rsidRPr="00291AF8">
        <w:rPr>
          <w:bCs/>
          <w:highlight w:val="yellow"/>
        </w:rPr>
        <w:t>).</w:t>
      </w:r>
      <w:r w:rsidR="00B10F9B">
        <w:rPr>
          <w:bCs/>
        </w:rPr>
        <w:t xml:space="preserve"> </w:t>
      </w:r>
      <w:r w:rsidR="00167751">
        <w:rPr>
          <w:bCs/>
        </w:rPr>
        <w:t xml:space="preserve">Larval herring metamorphose to juveniles at 40-55 mm standard length by the first spring after hatching </w:t>
      </w:r>
      <w:r w:rsidR="00167751">
        <w:rPr>
          <w:bCs/>
        </w:rPr>
        <w:fldChar w:fldCharType="begin"/>
      </w:r>
      <w:r w:rsidR="00167751">
        <w:rPr>
          <w:bCs/>
        </w:rPr>
        <w:instrText xml:space="preserve"> ADDIN ZOTERO_ITEM CSL_CITATION {"citationID":"9YVveDzg","properties":{"formattedCitation":"(Lough et al. 1982)","plainCitation":"(Lough et al. 1982)","noteIndex":0},"citationItems":[{"id":473,"uris":["http://zotero.org/users/11233743/items/UF3WE932"],"itemData":{"id":473,"type":"article-journal","abstract":"An estimate of the age and growth of herring larvae over their first 6 months of life is made by examining presumed daily growth increments in their otoliths. A Gompertz growth curve fitted to 311 autumn-spawned specimens collected in the Gulf of Maine-Georges Bank region describes the mean length at age (based on a range of 7-160 otolith increments)from an initial hatching size of 5.7 mm SL to a mean length of 30.9 mm at 175 days. A larva with 7 growth increments is estimated to be on average 25 days old with a mean length of 12.7 mm. Larvae reared in the laboratory at lOoC began initial increment deposition on average 4.5 days from hatching at the time of yolk-sac absorption, and the second increment was deposited an average of 12 days from hatching. The rearing experiments were terminated before an increment-day relation could be established, but the third increment was estimated to be formed on average 22 days from hatching. Support for the assumption that increment deposition becomes daily at least after the third increment is made by two independent methods. Based on the fitted Gompertz curve. average growth rates for herring larvae increased from 0.25 mm/day at hatch to 0.30 mm/day at20 days and declined to&lt;0.15 mm/day after 75 days of age during the winter period. This agrees closely with estimated field rates.","container-title":"Fishery Bulletin","issue":"2","language":"en","page":"187-199","source":"Zotero","title":"Age and growth of larval Atlantic herring, &lt;i&gt;Clupea harengus&lt;/i&gt; L., in the Gulf of Maine-Georges Bank region based on otolith growth increments","volume":"80","author":[{"family":"Lough","given":"R. Gregory"},{"family":"Pennington","given":"Michael"},{"family":"Bolz","given":"George R"},{"family":"Rosenberg","given":"Andrew A"}],"issued":{"date-parts":[["1982"]]}}}],"schema":"https://github.com/citation-style-language/schema/raw/master/csl-citation.json"} </w:instrText>
      </w:r>
      <w:r w:rsidR="00167751">
        <w:rPr>
          <w:bCs/>
        </w:rPr>
        <w:fldChar w:fldCharType="separate"/>
      </w:r>
      <w:r w:rsidR="00167751" w:rsidRPr="00167751">
        <w:rPr>
          <w:rFonts w:ascii="Aptos" w:hAnsi="Aptos"/>
        </w:rPr>
        <w:t>(Lough et al. 1982)</w:t>
      </w:r>
      <w:r w:rsidR="00167751">
        <w:rPr>
          <w:bCs/>
        </w:rPr>
        <w:fldChar w:fldCharType="end"/>
      </w:r>
      <w:r w:rsidR="00167751">
        <w:rPr>
          <w:bCs/>
        </w:rPr>
        <w:t xml:space="preserve"> and grow to lengths of 90-125 mm by the end of their first year </w:t>
      </w:r>
      <w:r w:rsidR="00167751">
        <w:rPr>
          <w:bCs/>
        </w:rPr>
        <w:fldChar w:fldCharType="begin"/>
      </w:r>
      <w:r w:rsidR="00167751">
        <w:rPr>
          <w:bCs/>
        </w:rPr>
        <w:instrText xml:space="preserve"> ADDIN ZOTERO_ITEM CSL_CITATION {"citationID":"jOiYuAc5","properties":{"formattedCitation":"(Anthony 1972)","plainCitation":"(Anthony 1972)","noteIndex":0},"citationItems":[{"id":456,"uris":["http://zotero.org/users/11233743/items/NGBPCNEB"],"itemData":{"id":456,"type":"thesis","event-place":"Seattle, WA","genre":"Ph.D. dissertation","number-of-pages":"266","publisher":"University of Washington","publisher-place":"Seattle, WA","title":"Population dynamics of the Atlantic herring in the Gulf of Maine","author":[{"family":"Anthony","given":"V. C."}],"issued":{"date-parts":[["1972"]]}}}],"schema":"https://github.com/citation-style-language/schema/raw/master/csl-citation.json"} </w:instrText>
      </w:r>
      <w:r w:rsidR="00167751">
        <w:rPr>
          <w:bCs/>
        </w:rPr>
        <w:fldChar w:fldCharType="separate"/>
      </w:r>
      <w:r w:rsidR="00167751" w:rsidRPr="00167751">
        <w:rPr>
          <w:rFonts w:ascii="Aptos" w:hAnsi="Aptos"/>
        </w:rPr>
        <w:t>(Anthony 1972)</w:t>
      </w:r>
      <w:r w:rsidR="00167751">
        <w:rPr>
          <w:bCs/>
        </w:rPr>
        <w:fldChar w:fldCharType="end"/>
      </w:r>
      <w:r w:rsidR="00167751">
        <w:rPr>
          <w:bCs/>
        </w:rPr>
        <w:t xml:space="preserve">. </w:t>
      </w:r>
      <w:r w:rsidR="00B10F9B">
        <w:rPr>
          <w:bCs/>
        </w:rPr>
        <w:t xml:space="preserve">The size range of </w:t>
      </w:r>
      <w:proofErr w:type="gramStart"/>
      <w:r w:rsidR="00B10F9B">
        <w:rPr>
          <w:bCs/>
        </w:rPr>
        <w:t>herring</w:t>
      </w:r>
      <w:proofErr w:type="gramEnd"/>
      <w:r w:rsidR="00B10F9B">
        <w:rPr>
          <w:bCs/>
        </w:rPr>
        <w:t xml:space="preserve"> caught in </w:t>
      </w:r>
      <w:r w:rsidR="00167751">
        <w:rPr>
          <w:bCs/>
        </w:rPr>
        <w:t xml:space="preserve">our </w:t>
      </w:r>
      <w:proofErr w:type="gramStart"/>
      <w:r w:rsidR="00B10F9B">
        <w:rPr>
          <w:bCs/>
        </w:rPr>
        <w:t>beach seines</w:t>
      </w:r>
      <w:proofErr w:type="gramEnd"/>
      <w:r w:rsidR="00B10F9B">
        <w:rPr>
          <w:bCs/>
        </w:rPr>
        <w:t xml:space="preserve"> indicates they </w:t>
      </w:r>
      <w:r w:rsidR="00D171AE">
        <w:rPr>
          <w:bCs/>
        </w:rPr>
        <w:t>were</w:t>
      </w:r>
      <w:r w:rsidR="00B10F9B">
        <w:rPr>
          <w:bCs/>
        </w:rPr>
        <w:t xml:space="preserve"> mostly </w:t>
      </w:r>
      <w:r w:rsidR="00F10420">
        <w:rPr>
          <w:bCs/>
        </w:rPr>
        <w:t>age-0</w:t>
      </w:r>
      <w:r w:rsidR="00B10F9B">
        <w:rPr>
          <w:bCs/>
        </w:rPr>
        <w:t xml:space="preserve"> </w:t>
      </w:r>
      <w:proofErr w:type="gramStart"/>
      <w:r w:rsidR="00F10420">
        <w:rPr>
          <w:bCs/>
        </w:rPr>
        <w:t>fish</w:t>
      </w:r>
      <w:proofErr w:type="gramEnd"/>
      <w:r w:rsidR="00F10420">
        <w:rPr>
          <w:bCs/>
        </w:rPr>
        <w:t xml:space="preserve"> </w:t>
      </w:r>
      <w:r w:rsidR="00B10F9B">
        <w:rPr>
          <w:bCs/>
        </w:rPr>
        <w:t xml:space="preserve">spawned the previous fall (mean 64 mm, SD 13 mm). </w:t>
      </w:r>
      <w:r w:rsidR="00F72354">
        <w:rPr>
          <w:bCs/>
        </w:rPr>
        <w:t xml:space="preserve">For silverside, weekly average lengths </w:t>
      </w:r>
      <w:r w:rsidR="00D171AE">
        <w:rPr>
          <w:bCs/>
        </w:rPr>
        <w:t>were</w:t>
      </w:r>
      <w:r w:rsidR="00F72354">
        <w:rPr>
          <w:bCs/>
        </w:rPr>
        <w:t xml:space="preserve"> consistently around 100 mm in the first third of the sampling season but rapidly decrease</w:t>
      </w:r>
      <w:r w:rsidR="00D171AE">
        <w:rPr>
          <w:bCs/>
        </w:rPr>
        <w:t>d</w:t>
      </w:r>
      <w:r w:rsidR="00F72354">
        <w:rPr>
          <w:bCs/>
        </w:rPr>
        <w:t xml:space="preserve"> to a low of 6</w:t>
      </w:r>
      <w:r w:rsidR="007A7EA3">
        <w:rPr>
          <w:bCs/>
        </w:rPr>
        <w:t>7</w:t>
      </w:r>
      <w:r w:rsidR="00F72354">
        <w:rPr>
          <w:bCs/>
        </w:rPr>
        <w:t xml:space="preserve"> mm in </w:t>
      </w:r>
      <w:r w:rsidR="007A7EA3">
        <w:rPr>
          <w:bCs/>
        </w:rPr>
        <w:t>week 31</w:t>
      </w:r>
      <w:r w:rsidR="00F72354">
        <w:rPr>
          <w:bCs/>
        </w:rPr>
        <w:t>. This indicates that mostly age-1+ silverside</w:t>
      </w:r>
      <w:r w:rsidR="009329FE">
        <w:rPr>
          <w:bCs/>
        </w:rPr>
        <w:t>s</w:t>
      </w:r>
      <w:r w:rsidR="00F72354">
        <w:rPr>
          <w:bCs/>
        </w:rPr>
        <w:t xml:space="preserve"> </w:t>
      </w:r>
      <w:r w:rsidR="00D171AE">
        <w:rPr>
          <w:bCs/>
        </w:rPr>
        <w:t>were</w:t>
      </w:r>
      <w:r w:rsidR="00F72354">
        <w:rPr>
          <w:bCs/>
        </w:rPr>
        <w:t xml:space="preserve"> caught early in the season, but </w:t>
      </w:r>
      <w:proofErr w:type="gramStart"/>
      <w:r w:rsidR="00F72354">
        <w:rPr>
          <w:bCs/>
        </w:rPr>
        <w:t>recently-spawned</w:t>
      </w:r>
      <w:proofErr w:type="gramEnd"/>
      <w:r w:rsidR="00F72354">
        <w:rPr>
          <w:bCs/>
        </w:rPr>
        <w:t xml:space="preserve"> silverside</w:t>
      </w:r>
      <w:r w:rsidR="009329FE">
        <w:rPr>
          <w:bCs/>
        </w:rPr>
        <w:t>s</w:t>
      </w:r>
      <w:r w:rsidR="00F72354">
        <w:rPr>
          <w:bCs/>
        </w:rPr>
        <w:t xml:space="preserve"> recruit to the seine </w:t>
      </w:r>
      <w:r w:rsidR="007A7EA3">
        <w:rPr>
          <w:bCs/>
        </w:rPr>
        <w:t>and dominate catch by late July.</w:t>
      </w:r>
      <w:r w:rsidR="000F6289">
        <w:rPr>
          <w:bCs/>
        </w:rPr>
        <w:t xml:space="preserve"> This is consistent with phenological patterns and growth rates reported in the literature </w:t>
      </w:r>
      <w:r w:rsidR="000F6289">
        <w:rPr>
          <w:bCs/>
        </w:rPr>
        <w:fldChar w:fldCharType="begin"/>
      </w:r>
      <w:r w:rsidR="002E045D">
        <w:rPr>
          <w:bCs/>
        </w:rPr>
        <w:instrText xml:space="preserve"> ADDIN ZOTERO_ITEM CSL_CITATION {"citationID":"BKYjx5lx","properties":{"formattedCitation":"(Conover &amp; Ross 1982, Conover &amp; Present 1990, Gao &amp; Munch 2013)","plainCitation":"(Conover &amp; Ross 1982, Conover &amp; Present 1990, Gao &amp; Munch 2013)","noteIndex":0},"citationItems":[{"id":488,"uris":["http://zotero.org/users/11233743/items/PZJY98W6"],"itemData":{"id":488,"type":"article-journal","abstract":"Patterns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R."}],"issued":{"date-parts":[["1982",12]]}}},{"id":451,"uris":["http://zotero.org/users/11233743/items/NC9WU2DA"],"itemData":{"id":451,"type":"article-journal","abstract":"How do organisms adapt to the differences in temperature and length of the growing season that occur with latitude ? Among Atlantic silversides (Menidia rnenidia) along the east coast of North America, the length of the first growing season declines by a factor of about 2.5 with increasing latitude. Yet body size at the end of the first growing season does not decline. High-latitude fish must, therefore, grow faster within the growing season than do low-latitude fish. This geographical pattern has a genetic basis. Laboratory experiments on fish from six different locations revealed a latitudinal gradient in the capacity for growth (i.e., maximum growth potential). In two subsequent experiments using fish from Nova Scotia (NS), New York (NY) and South Carolina (SC) that had been separately reared in a common environment for several generations, differences in growth rate among populations were highly significant. The rank order was NS &gt; NY &gt; SC, but the difference among populations depended on temperature. High-latitude fish outperformed those from low latitudes primarily at the high temperatures that low-latitude fish would be expected to experience most often in nature. These results suggest that instead of being adapted for growth at low temperatures, fish from high latitudes are adapted for rapid elevation of growth rate during the brief interval of the year when high temperatures occur. Selection on growth rate results from sizedependent winter mortality: the importance to winter survival of being large increases with latitude but the length of the growing season simultaneously decreases. The end result is countergradient variation in growth rate, a phenomenon that may be much more widespread than currently recognized.","container-title":"Oecologia","DOI":"10.1007/BF00317554","ISSN":"0029-8549, 1432-1939","issue":"3","journalAbbreviation":"Oecologia","language":"en","license":"http://www.springer.com/tdm","page":"316-324","source":"DOI.org (Crossref)","title":"Countergradient variation in growth rate: compensation for length of the growing season among Atlantic silversides from different latitudes","title-short":"Countergradient variation in growth rate","volume":"83","author":[{"family":"Conover","given":"David O."},{"family":"Present","given":"Teresa M. C."}],"issued":{"date-parts":[["1990",6]]}}},{"id":487,"uris":["http://zotero.org/users/11233743/items/RIXCLK6U"],"itemData":{"id":487,"type":"article-journal","abstract":"In the early life histories of many fish species, larger individuals have lower mortality rates and, as a consequence, growth is thought to be a primary determinant of recruitment. Although much is known about environmental influences on growth in the early life history, far less is known about genetic and maternal contributions. As the relative contributions of maternal, genetic, and environmental effects determine how populations respond to selective harvest, evaluating their magnitudes is an important step in constructing evolutionarily sustainable harvest strategies. Using Atlantic silversides Menidia menidia as a model organism, we conducted a fullfactorial breeding study to measure maternal and genetic contributions to size at age through the first 2 wk of life. A total of 418 full- and half-sib families were raised in a common environment, and body lengths were recorded at 1, 5, 10, and 15 d post-hatch. Maximum likelihood was used to estimate the genetic and maternal variance components. Heritability for size at age was between 0.10 and 0.25, and increased with age. At hatch, non-genetic maternal contributions were ~7 times greater than the genetic contributions to size, but decreased with age. These significant genetic and maternal contributions to size at age indicate substantial potential to respond to selection, with subsequent population dynamic consequences.","container-title":"Marine Ecology Progress Series","DOI":"10.3354/meps10333","ISSN":"0171-8630, 1616-1599","journalAbbreviation":"Mar. Ecol. Prog. Ser.","language":"en","page":"211-222","source":"DOI.org (Crossref)","title":"Genetic and maternal variation in early growth in the Atlantic silverside &lt;i&gt;Menidia menidia&lt;/i&gt;","volume":"485","author":[{"family":"Gao","given":"J"},{"family":"Munch","given":"Sb"}],"issued":{"date-parts":[["2013",6,27]]}}}],"schema":"https://github.com/citation-style-language/schema/raw/master/csl-citation.json"} </w:instrText>
      </w:r>
      <w:r w:rsidR="000F6289">
        <w:rPr>
          <w:bCs/>
        </w:rPr>
        <w:fldChar w:fldCharType="separate"/>
      </w:r>
      <w:r w:rsidR="002E045D" w:rsidRPr="002E045D">
        <w:rPr>
          <w:rFonts w:ascii="Aptos" w:hAnsi="Aptos"/>
        </w:rPr>
        <w:t>(Conover &amp; Ross 1982, Conover &amp; Present 1990, Gao &amp; Munch 2013)</w:t>
      </w:r>
      <w:r w:rsidR="000F6289">
        <w:rPr>
          <w:bCs/>
        </w:rPr>
        <w:fldChar w:fldCharType="end"/>
      </w:r>
      <w:r w:rsidR="002E045D">
        <w:rPr>
          <w:bCs/>
        </w:rPr>
        <w:t>.</w:t>
      </w:r>
      <w:r w:rsidR="00F10420">
        <w:rPr>
          <w:bCs/>
        </w:rPr>
        <w:t xml:space="preserve"> </w:t>
      </w:r>
    </w:p>
    <w:p w14:paraId="78FD72AB" w14:textId="77777777" w:rsidR="00D171AE" w:rsidRDefault="00D171AE" w:rsidP="001F1CA4">
      <w:pPr>
        <w:spacing w:after="0" w:line="240" w:lineRule="auto"/>
        <w:rPr>
          <w:bCs/>
        </w:rPr>
      </w:pPr>
    </w:p>
    <w:p w14:paraId="2496B55B" w14:textId="411C5A59" w:rsidR="00813874" w:rsidRDefault="002D1769" w:rsidP="001F1CA4">
      <w:pPr>
        <w:spacing w:after="0" w:line="240" w:lineRule="auto"/>
        <w:rPr>
          <w:bCs/>
        </w:rPr>
      </w:pPr>
      <w:r>
        <w:rPr>
          <w:bCs/>
        </w:rPr>
        <w:t>The following analyses were carried out separately for each year of data collection</w:t>
      </w:r>
      <w:r w:rsidR="00E142AE">
        <w:rPr>
          <w:bCs/>
        </w:rPr>
        <w:t xml:space="preserve">, as we expected </w:t>
      </w:r>
      <w:r w:rsidR="004B3608">
        <w:rPr>
          <w:bCs/>
        </w:rPr>
        <w:t>interannual variation in</w:t>
      </w:r>
      <w:r w:rsidR="00E142AE">
        <w:rPr>
          <w:bCs/>
        </w:rPr>
        <w:t xml:space="preserve"> spawning </w:t>
      </w:r>
      <w:r w:rsidR="0059204D">
        <w:rPr>
          <w:bCs/>
        </w:rPr>
        <w:t xml:space="preserve">timing </w:t>
      </w:r>
      <w:r w:rsidR="00E142AE">
        <w:rPr>
          <w:bCs/>
        </w:rPr>
        <w:t>and growth</w:t>
      </w:r>
      <w:r>
        <w:rPr>
          <w:bCs/>
        </w:rPr>
        <w:t xml:space="preserve">. </w:t>
      </w:r>
      <w:r w:rsidR="00926BFF">
        <w:rPr>
          <w:bCs/>
        </w:rPr>
        <w:t xml:space="preserve">Bayesian inference through the R package </w:t>
      </w:r>
      <w:r w:rsidR="00926BFF" w:rsidRPr="004B3608">
        <w:rPr>
          <w:bCs/>
          <w:i/>
          <w:iCs/>
        </w:rPr>
        <w:t>LaplacesDemon</w:t>
      </w:r>
      <w:r>
        <w:rPr>
          <w:bCs/>
        </w:rPr>
        <w:t xml:space="preserve"> </w:t>
      </w:r>
      <w:r w:rsidR="00926BFF">
        <w:rPr>
          <w:bCs/>
        </w:rPr>
        <w:fldChar w:fldCharType="begin"/>
      </w:r>
      <w:r w:rsidR="00926BFF">
        <w:rPr>
          <w:bCs/>
        </w:rPr>
        <w:instrText xml:space="preserve"> ADDIN ZOTERO_ITEM CSL_CITATION {"citationID":"GT8IkOoo","properties":{"formattedCitation":"(Statisticat LLC 2021)","plainCitation":"(Statisticat LLC 2021)","noteIndex":0},"citationItems":[{"id":482,"uris":["http://zotero.org/users/11233743/items/6VZLT2II"],"itemData":{"id":482,"type":"report","collection-title":"R package version 16.1.6","title":"LaplacesDemon: Complete Environment for Bayesian Inference","author":[{"family":"Statisticat LLC","given":""}],"issued":{"date-parts":[["2021"]]}}}],"schema":"https://github.com/citation-style-language/schema/raw/master/csl-citation.json"} </w:instrText>
      </w:r>
      <w:r w:rsidR="00926BFF">
        <w:rPr>
          <w:bCs/>
        </w:rPr>
        <w:fldChar w:fldCharType="separate"/>
      </w:r>
      <w:r w:rsidR="00926BFF" w:rsidRPr="00926BFF">
        <w:rPr>
          <w:rFonts w:ascii="Aptos" w:hAnsi="Aptos"/>
        </w:rPr>
        <w:t>(Statisticat LLC 2021)</w:t>
      </w:r>
      <w:r w:rsidR="00926BFF">
        <w:rPr>
          <w:bCs/>
        </w:rPr>
        <w:fldChar w:fldCharType="end"/>
      </w:r>
      <w:r w:rsidR="00926BFF">
        <w:rPr>
          <w:bCs/>
        </w:rPr>
        <w:t xml:space="preserve"> was used to estimate the number of </w:t>
      </w:r>
      <w:r w:rsidR="00F10420">
        <w:rPr>
          <w:bCs/>
        </w:rPr>
        <w:t xml:space="preserve">length distribution modes </w:t>
      </w:r>
      <w:r w:rsidR="00813874">
        <w:rPr>
          <w:bCs/>
        </w:rPr>
        <w:t>within each week</w:t>
      </w:r>
      <w:r w:rsidR="00926BFF">
        <w:rPr>
          <w:bCs/>
        </w:rPr>
        <w:t xml:space="preserve">. This was accomplished through the </w:t>
      </w:r>
      <w:r w:rsidR="00926BFF" w:rsidRPr="004B3608">
        <w:rPr>
          <w:bCs/>
          <w:i/>
          <w:iCs/>
        </w:rPr>
        <w:t>Modes</w:t>
      </w:r>
      <w:r w:rsidR="00926BFF">
        <w:rPr>
          <w:bCs/>
        </w:rPr>
        <w:t xml:space="preserve"> function, which is a deterministic function that differences </w:t>
      </w:r>
      <w:r w:rsidR="00813874">
        <w:rPr>
          <w:bCs/>
        </w:rPr>
        <w:t xml:space="preserve">the kernel density of a continuous variable and reports </w:t>
      </w:r>
      <w:r w:rsidR="0059204D">
        <w:rPr>
          <w:bCs/>
          <w:i/>
          <w:iCs/>
        </w:rPr>
        <w:t xml:space="preserve">n </w:t>
      </w:r>
      <w:r w:rsidR="00813874">
        <w:rPr>
          <w:bCs/>
        </w:rPr>
        <w:t>modes equal to half the number of changes in direction</w:t>
      </w:r>
      <w:r w:rsidR="00E142AE">
        <w:rPr>
          <w:bCs/>
        </w:rPr>
        <w:t xml:space="preserve">. This allows for the statistical determination of the number of </w:t>
      </w:r>
      <w:r w:rsidR="0059204D">
        <w:rPr>
          <w:bCs/>
        </w:rPr>
        <w:t>age groups</w:t>
      </w:r>
      <w:r w:rsidR="00E142AE">
        <w:rPr>
          <w:bCs/>
        </w:rPr>
        <w:t xml:space="preserve">, as opposed to traditional length frequency analysis methods that require either </w:t>
      </w:r>
      <w:r w:rsidR="00E142AE" w:rsidRPr="0059204D">
        <w:rPr>
          <w:bCs/>
          <w:i/>
          <w:iCs/>
        </w:rPr>
        <w:t>a priori</w:t>
      </w:r>
      <w:r w:rsidR="00E142AE">
        <w:rPr>
          <w:bCs/>
        </w:rPr>
        <w:t xml:space="preserve"> knowledge or graphical analysis to identify age </w:t>
      </w:r>
      <w:r w:rsidR="0059204D">
        <w:rPr>
          <w:bCs/>
        </w:rPr>
        <w:t>structure</w:t>
      </w:r>
      <w:r w:rsidR="00E142AE">
        <w:rPr>
          <w:bCs/>
        </w:rPr>
        <w:t xml:space="preserve"> </w:t>
      </w:r>
      <w:r w:rsidR="007651E3">
        <w:rPr>
          <w:bCs/>
        </w:rPr>
        <w:fldChar w:fldCharType="begin"/>
      </w:r>
      <w:r w:rsidR="007651E3">
        <w:rPr>
          <w:bCs/>
        </w:rPr>
        <w:instrText xml:space="preserve"> ADDIN ZOTERO_ITEM CSL_CITATION {"citationID":"LGVwnzqx","properties":{"formattedCitation":"(Petersen 1891, Fournier et al. 1990, Zhou et al. 2022)","plainCitation":"(Petersen 1891, Fournier et al. 1990, Zhou et al. 2022)","noteIndex":0},"citationItems":[{"id":552,"uris":["http://zotero.org/users/11233743/items/48LL4YZY"],"itemData":{"id":552,"type":"article-journal","container-title":"Mit. Dtch. Seefischerie","page":"226-235","title":"Eine Methode zur Bestimmung des Alters und des Wuchses der Fische","volume":"2","author":[{"family":"Petersen","given":"Carl Georg Johannes"}],"issued":{"date-parts":[["1891"]]}}},{"id":551,"uris":["http://zotero.org/users/11233743/items/URM4N7PA"],"itemData":{"id":551,"type":"article-journal","abstract":"We present a method for simultaneously analyzing multiple length frequency data sets. The method utilizes a robust likelihood-based estimation procedure that provides an objective criterion for hypothesis testing. The method is applied to length frequency data from southern bluefin tuna (Thunnus maccoyii) for which independent estimates of growth parameters based on tag return data are available. The estimates of the growth parameters from the new method were found to be in substantial agreement with the values previously obtained for these parameters. The strength of the likelihood approach is demonstrated by discriminating between alternative structural hypotheses for describing the data. The ability to simultaneously analyze multiple samples permits the method to exploit the extra information not available when analyzing samples one by one. The computer program maintains a database of fits to the data which enable the user to organize the results of the analysis. Graphical displays permit the user to view any of the fits, and an interactive graphics routine aids the user to find good initial parameter estimates.","container-title":"Canadian Journal of Fisheries and Aquatic Sciences","DOI":"10.1139/f90-032","ISSN":"0706-652X, 1205-7533","issue":"2","journalAbbreviation":"Can. J. Fish. Aquat. Sci.","language":"en","license":"http://www.nrcresearchpress.com/page/about/CorporateTextAndDataMining","page":"301-317","source":"DOI.org (Crossref)","title":"MULTIFAN a Likelihood-Based Method for Estimating Growth Parameters and Age Composition from Multiple Length Frequency Data Sets Illustrated using Data for Southern Bluefin Tuna (&lt;iThunnus maccoyii&lt;/i&gt;)","volume":"47","author":[{"family":"Fournier","given":"D. A."},{"family":"Sibert","given":"John R."},{"family":"Majkowski","given":"Jacek"},{"family":"Hampton","given":"John"}],"issued":{"date-parts":[["1990",2,1]]}}},{"id":546,"uris":["http://zotero.org/users/11233743/items/RDV8SASB"],"itemData":{"id":546,"type":"article-journal","abstract":"Using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7651E3">
        <w:rPr>
          <w:bCs/>
        </w:rPr>
        <w:fldChar w:fldCharType="separate"/>
      </w:r>
      <w:r w:rsidR="007651E3" w:rsidRPr="007651E3">
        <w:rPr>
          <w:rFonts w:ascii="Aptos" w:hAnsi="Aptos"/>
        </w:rPr>
        <w:t>(Petersen 1891, Fournier et al. 1990, Zhou et al. 2022)</w:t>
      </w:r>
      <w:r w:rsidR="007651E3">
        <w:rPr>
          <w:bCs/>
        </w:rPr>
        <w:fldChar w:fldCharType="end"/>
      </w:r>
      <w:r w:rsidR="00E142AE">
        <w:rPr>
          <w:bCs/>
        </w:rPr>
        <w:t xml:space="preserve">. </w:t>
      </w:r>
      <w:r w:rsidR="00813874">
        <w:rPr>
          <w:bCs/>
        </w:rPr>
        <w:t>If the assumption that</w:t>
      </w:r>
      <w:r w:rsidR="00BD6ED4">
        <w:rPr>
          <w:bCs/>
        </w:rPr>
        <w:t xml:space="preserve"> the</w:t>
      </w:r>
      <w:r w:rsidR="00813874">
        <w:rPr>
          <w:bCs/>
        </w:rPr>
        <w:t xml:space="preserve"> </w:t>
      </w:r>
      <w:r w:rsidR="00BD6ED4">
        <w:rPr>
          <w:bCs/>
        </w:rPr>
        <w:t xml:space="preserve">lengths of </w:t>
      </w:r>
      <w:r w:rsidR="0059204D">
        <w:rPr>
          <w:bCs/>
        </w:rPr>
        <w:t xml:space="preserve">each age group </w:t>
      </w:r>
      <w:r w:rsidR="00BD6ED4">
        <w:rPr>
          <w:bCs/>
        </w:rPr>
        <w:t xml:space="preserve">come from a </w:t>
      </w:r>
      <w:proofErr w:type="gramStart"/>
      <w:r w:rsidR="00BD6ED4">
        <w:rPr>
          <w:bCs/>
        </w:rPr>
        <w:t>normal distribution holds</w:t>
      </w:r>
      <w:proofErr w:type="gramEnd"/>
      <w:r w:rsidR="00813874">
        <w:rPr>
          <w:bCs/>
        </w:rPr>
        <w:t xml:space="preserve">, the location of each mode would represent the mean length of fish belonging to that </w:t>
      </w:r>
      <w:r w:rsidR="0059204D">
        <w:rPr>
          <w:bCs/>
        </w:rPr>
        <w:t>group</w:t>
      </w:r>
      <w:r w:rsidR="00813874">
        <w:rPr>
          <w:bCs/>
        </w:rPr>
        <w:t xml:space="preserve">. The location of modes was estimated using a mixed modeling approach via the </w:t>
      </w:r>
      <w:r w:rsidR="00813874" w:rsidRPr="004B3608">
        <w:rPr>
          <w:bCs/>
          <w:i/>
          <w:iCs/>
        </w:rPr>
        <w:t>mixtools</w:t>
      </w:r>
      <w:r w:rsidR="00813874">
        <w:rPr>
          <w:bCs/>
        </w:rPr>
        <w:t xml:space="preserve"> R package </w:t>
      </w:r>
      <w:r w:rsidR="00813874">
        <w:rPr>
          <w:bCs/>
        </w:rPr>
        <w:fldChar w:fldCharType="begin"/>
      </w:r>
      <w:r w:rsidR="00813874">
        <w:rPr>
          <w:bCs/>
        </w:rPr>
        <w:instrText xml:space="preserve"> ADDIN ZOTERO_ITEM CSL_CITATION {"citationID":"HAzBQwds","properties":{"formattedCitation":"(Benaglia et al. 2009)","plainCitation":"(Benaglia et al. 2009)","noteIndex":0},"citationItems":[{"id":484,"uris":["http://zotero.org/users/11233743/items/7BRZA9FY"],"itemData":{"id":484,"type":"article-journal","abstract":"The mixtools package for R provides a set of functions for analyzing a variety of ﬁnite mixture models. These functions include both traditional methods, such as EM algorithms for univariate and multivariate normal mixtures, and newer methods that reﬂect some recent research in ﬁnite mixture models. In the latter category, mixtools provides algorithms for estimating parameters in a wide range of di</w:instrText>
      </w:r>
      <w:r w:rsidR="00813874">
        <w:rPr>
          <w:rFonts w:ascii="Arial" w:hAnsi="Arial" w:cs="Arial"/>
          <w:bCs/>
        </w:rPr>
        <w:instrText>ﬀ</w:instrText>
      </w:r>
      <w:r w:rsidR="00813874">
        <w:rPr>
          <w:bCs/>
        </w:rPr>
        <w:instrText>erent mixture-of-regression contexts, in multinomial mixtures such as those arising from discretizing continuous multivariate data, in nonparametric situations where the multivariate component densities are completely unspeci</w:instrText>
      </w:r>
      <w:r w:rsidR="00813874">
        <w:rPr>
          <w:rFonts w:ascii="Aptos" w:hAnsi="Aptos" w:cs="Aptos"/>
          <w:bCs/>
        </w:rPr>
        <w:instrText>ﬁ</w:instrText>
      </w:r>
      <w:r w:rsidR="00813874">
        <w:rPr>
          <w:bCs/>
        </w:rPr>
        <w:instrText xml:space="preserve">ed, and in semiparametric situations such as a univariate location mixture of symmetric but otherwise unspeciﬁed densities. Many of the algorithms of the mixtools package are EM algorithms or are based on EM-like ideas, so this article includes an overview of EM algorithms for ﬁnite mixture models.","container-title":"Journal of Statistical Software","DOI":"10.18637/jss.v032.i06","ISSN":"1548-7660","issue":"6","journalAbbreviation":"J. Stat. Soft.","language":"en","source":"DOI.org (Crossref)","title":"mixtools: an R Package for Analyzing Finite Mixture Models","title-short":"&lt;b&gt;mixtools&lt;/b&gt;","URL":"http://www.jstatsoft.org/v32/i06/","volume":"32","author":[{"family":"Benaglia","given":"Tatiana"},{"family":"Chauveau","given":"Didier"},{"family":"Hunter","given":"David R."},{"family":"Young","given":"Derek"}],"accessed":{"date-parts":[["2025",3,21]]},"issued":{"date-parts":[["2009"]]}}}],"schema":"https://github.com/citation-style-language/schema/raw/master/csl-citation.json"} </w:instrText>
      </w:r>
      <w:r w:rsidR="00813874">
        <w:rPr>
          <w:bCs/>
        </w:rPr>
        <w:fldChar w:fldCharType="separate"/>
      </w:r>
      <w:r w:rsidR="00813874" w:rsidRPr="00813874">
        <w:rPr>
          <w:rFonts w:ascii="Aptos" w:hAnsi="Aptos"/>
        </w:rPr>
        <w:t>(Benaglia et al. 2009)</w:t>
      </w:r>
      <w:r w:rsidR="00813874">
        <w:rPr>
          <w:bCs/>
        </w:rPr>
        <w:fldChar w:fldCharType="end"/>
      </w:r>
      <w:r w:rsidR="00813874">
        <w:rPr>
          <w:bCs/>
        </w:rPr>
        <w:t xml:space="preserve">. An expectation-maximization (EM) algorithm for mixtures of univariate normals applied to the number of modes identified in the previous step was applied. A 95% confidence interval was estimated as 2 standard deviations around each identified </w:t>
      </w:r>
      <w:r w:rsidR="007651E3">
        <w:rPr>
          <w:bCs/>
        </w:rPr>
        <w:t>mode and</w:t>
      </w:r>
      <w:r w:rsidR="00C34F02">
        <w:rPr>
          <w:bCs/>
        </w:rPr>
        <w:t xml:space="preserve"> stood in for</w:t>
      </w:r>
      <w:r w:rsidR="0059204D">
        <w:rPr>
          <w:bCs/>
        </w:rPr>
        <w:t xml:space="preserve"> the</w:t>
      </w:r>
      <w:r w:rsidR="00C34F02">
        <w:rPr>
          <w:bCs/>
        </w:rPr>
        <w:t xml:space="preserve"> estimated size range of each </w:t>
      </w:r>
      <w:r w:rsidR="0059204D">
        <w:rPr>
          <w:bCs/>
        </w:rPr>
        <w:t>age group</w:t>
      </w:r>
      <w:r w:rsidR="00813874">
        <w:rPr>
          <w:bCs/>
        </w:rPr>
        <w:t>.</w:t>
      </w:r>
    </w:p>
    <w:p w14:paraId="6AB59787" w14:textId="77777777" w:rsidR="00813874" w:rsidRDefault="00813874" w:rsidP="001F1CA4">
      <w:pPr>
        <w:spacing w:after="0" w:line="240" w:lineRule="auto"/>
        <w:rPr>
          <w:bCs/>
        </w:rPr>
      </w:pPr>
    </w:p>
    <w:p w14:paraId="1A2F448D" w14:textId="67096734" w:rsidR="00B10F9B" w:rsidRDefault="00075F98" w:rsidP="001F1CA4">
      <w:pPr>
        <w:spacing w:after="0" w:line="240" w:lineRule="auto"/>
        <w:rPr>
          <w:bCs/>
        </w:rPr>
      </w:pPr>
      <w:r>
        <w:rPr>
          <w:bCs/>
        </w:rPr>
        <w:t>This approach to length-frequency analysis is similar to established software and methods</w:t>
      </w:r>
      <w:r w:rsidR="00BD6ED4">
        <w:rPr>
          <w:bCs/>
        </w:rPr>
        <w:t xml:space="preserve"> </w:t>
      </w:r>
      <w:r w:rsidR="00BD6ED4">
        <w:rPr>
          <w:bCs/>
        </w:rPr>
        <w:fldChar w:fldCharType="begin"/>
      </w:r>
      <w:r w:rsidR="00BD6ED4">
        <w:rPr>
          <w:bCs/>
        </w:rPr>
        <w:instrText xml:space="preserve"> ADDIN ZOTERO_ITEM CSL_CITATION {"citationID":"VQMYSfju","properties":{"formattedCitation":"(Gayanilo et al. 1996, Mildenberger et al. 2017, Zhou et al. 2022)","plainCitation":"(Gayanilo et al. 1996, Mildenberger et al. 2017, Zhou et al. 2022)","noteIndex":0},"citationItems":[{"id":547,"uris":["http://zotero.org/users/11233743/items/2JIKHVF7"],"itemData":{"id":547,"type":"book","event-place":"Rome","number-of-pages":"126","publisher":"World Fish Center, Food and Agriculture Organization of the United Nations","publisher-place":"Rome","title":"FAO-ICLARM Stock Assessment Tools: User's Manual.","author":[{"family":"Gayanilo","given":"F.C."},{"family":"Sparre","given":"P."},{"family":"Pauly","given":"P."}],"issued":{"date-parts":[["1996"]]}}},{"id":549,"uris":["http://zotero.org/users/11233743/items/SY2HDRSC"],"itemData":{"id":549,"type":"article-journal","container-title":"Methods in Ecology and Evolution","page":"1520-1527","title":"TropFishR: an R package for fisheries analysis with length-frequency data","volume":"8","author":[{"family":"Mildenberger","given":"Tobias Karl"},{"family":"Taylor","given":"Marc Hollis"},{"family":"Wolff","given":"Matthias"}],"issued":{"date-parts":[["2017"]]}}},{"id":546,"uris":["http://zotero.org/users/11233743/items/RDV8SASB"],"itemData":{"id":546,"type":"article-journal","abstract":"Using length frequency distribution data (LFD) is cost-effective for estimating somatic growth in fish or invertebrates as length data are relatively easy to obtain. The recently developed R packages TropFishR and fishboot extend classic ELEFAN (Electronic LEngth Frequency ANalysis) programs and include more powerful optimization procedures and a bootstrap method for estimating uncertainties. Yet, the fundamental functions require users to provide search conditions (e.g. upper and lower limits for each parameter, length-class size, number of length-classes for the calculation of moving average), which can significantly affect the results. In this paper, we compare the ELEFAN approach with a Bayesian approach in analysing LFD, employing both standard and seasonal von Bertalanffy growth functions. We apply both approaches to a commercially valuable but poorly studied red endeavour prawn (Metapenaeus ensis) harvested in Australia’s Northern Prawn Fishery. Sensitivity tests on ELEFAN confirm that any change in search settings would affect the results. Simulation studies on Bayesian growth models show that Linf and K can be accurately obtained even with modal progression of only one year-class and using non-informative priors. However, age information, including the theoretical age at length zero (t0), is difficult to estimate and requires LFD from multiple age classes and informative priors. The Bayesian models yield mean parameters of: Linf = 36.56 mm (carapace length), K = 2.74 yr–1, and t0 = -0.02 yr for the males, and Linf = 51.81 mm, K = 1.94 yr–1, and t0 = -0.02 yr for the females. Seasonal oscillation models fit the LFD better, but the improvement is small and the estimated season-related parameters have large variances.","container-title":"ICES Journal of Marine Science","DOI":"10.1093/icesjms/fsac131","ISSN":"1054-3139, 1095-9289","issue":"6","language":"en","license":"https://creativecommons.org/licenses/by/4.0/","page":"1942-1953","source":"DOI.org (Crossref)","title":"Estimating growth from length frequency distribution: comparison of ELEFAN and Bayesian approaches for red endeavour prawns ( &lt;i&gt;Metapenaeus ensis&lt;/i&gt; )","title-short":"Estimating growth from length frequency distribution","volume":"79","author":[{"family":"Zhou","given":"Shijie"},{"family":"Hutton","given":"Trevor"},{"family":"Lei","given":"Yeming"},{"family":"Miller","given":"Margaret"},{"family":"van Der Velde","given":"Tonya"},{"family":"Deng","given":"Roy Aijun"}],"editor":[{"family":"Siddeek","given":"Shariff"}],"issued":{"date-parts":[["2022",8,9]]}}}],"schema":"https://github.com/citation-style-language/schema/raw/master/csl-citation.json"} </w:instrText>
      </w:r>
      <w:r w:rsidR="00BD6ED4">
        <w:rPr>
          <w:bCs/>
        </w:rPr>
        <w:fldChar w:fldCharType="separate"/>
      </w:r>
      <w:r w:rsidR="00BD6ED4" w:rsidRPr="00BD6ED4">
        <w:rPr>
          <w:rFonts w:ascii="Aptos" w:hAnsi="Aptos"/>
        </w:rPr>
        <w:t>(Gayanilo et al. 1996, Mildenberger et al. 2017, Zhou et al. 2022)</w:t>
      </w:r>
      <w:r w:rsidR="00BD6ED4">
        <w:rPr>
          <w:bCs/>
        </w:rPr>
        <w:fldChar w:fldCharType="end"/>
      </w:r>
      <w:r w:rsidR="00BD6ED4">
        <w:rPr>
          <w:bCs/>
        </w:rPr>
        <w:t xml:space="preserve">. </w:t>
      </w:r>
      <w:r>
        <w:rPr>
          <w:bCs/>
        </w:rPr>
        <w:t xml:space="preserve">Like these other approaches, an expert is required to </w:t>
      </w:r>
      <w:r w:rsidR="00E142AE">
        <w:rPr>
          <w:bCs/>
        </w:rPr>
        <w:t xml:space="preserve">apply informative </w:t>
      </w:r>
      <w:proofErr w:type="gramStart"/>
      <w:r w:rsidR="00E142AE">
        <w:rPr>
          <w:bCs/>
        </w:rPr>
        <w:t>priors</w:t>
      </w:r>
      <w:proofErr w:type="gramEnd"/>
      <w:r w:rsidR="00E142AE">
        <w:rPr>
          <w:bCs/>
        </w:rPr>
        <w:t xml:space="preserve"> and </w:t>
      </w:r>
      <w:r>
        <w:rPr>
          <w:bCs/>
        </w:rPr>
        <w:t xml:space="preserve">make decisions about the validity of the identified </w:t>
      </w:r>
      <w:r w:rsidR="0059204D">
        <w:rPr>
          <w:bCs/>
        </w:rPr>
        <w:t>age groups</w:t>
      </w:r>
      <w:r>
        <w:rPr>
          <w:bCs/>
        </w:rPr>
        <w:t xml:space="preserve">. We developed a set of rules to exclude biologically invalid or improbable estimates of </w:t>
      </w:r>
      <w:r w:rsidR="0059204D">
        <w:rPr>
          <w:bCs/>
        </w:rPr>
        <w:t>age-specific</w:t>
      </w:r>
      <w:r>
        <w:rPr>
          <w:bCs/>
        </w:rPr>
        <w:t xml:space="preserve"> size range. For the former, this included length estimates with minimum lengths below 0mm or maximum lengths above the literature-derived maximum asymptotic body length. For the latter, this included length estimates where the range of possible lengths exceeded 40% of the value of </w:t>
      </w:r>
      <w:r w:rsidR="0059204D">
        <w:rPr>
          <w:bCs/>
        </w:rPr>
        <w:t xml:space="preserve">the </w:t>
      </w:r>
      <w:r>
        <w:rPr>
          <w:bCs/>
        </w:rPr>
        <w:t xml:space="preserve">maximum asymptotic body length. It is unlikely that fish of the same age and captured in the same location would have such extreme variation in achieved </w:t>
      </w:r>
      <w:r w:rsidR="0059204D">
        <w:rPr>
          <w:bCs/>
        </w:rPr>
        <w:t>lengths</w:t>
      </w:r>
      <w:r>
        <w:rPr>
          <w:bCs/>
        </w:rPr>
        <w:t>. We also merged</w:t>
      </w:r>
      <w:r w:rsidR="0059204D">
        <w:rPr>
          <w:bCs/>
        </w:rPr>
        <w:t xml:space="preserve"> groups</w:t>
      </w:r>
      <w:r>
        <w:rPr>
          <w:bCs/>
        </w:rPr>
        <w:t xml:space="preserve"> with more than </w:t>
      </w:r>
      <w:r w:rsidR="00DF6469">
        <w:rPr>
          <w:bCs/>
        </w:rPr>
        <w:t>5</w:t>
      </w:r>
      <w:r>
        <w:rPr>
          <w:bCs/>
        </w:rPr>
        <w:t>0% overlap in estimated size confidence intervals, as this is not enough separation to identify distinct</w:t>
      </w:r>
      <w:r w:rsidR="0059204D">
        <w:rPr>
          <w:bCs/>
        </w:rPr>
        <w:t xml:space="preserve"> age</w:t>
      </w:r>
      <w:r>
        <w:rPr>
          <w:bCs/>
        </w:rPr>
        <w:t xml:space="preserve"> groups. From the remaining data, we identified the first week each summer in which</w:t>
      </w:r>
      <w:r w:rsidR="004B3608">
        <w:rPr>
          <w:bCs/>
        </w:rPr>
        <w:t xml:space="preserve"> probable</w:t>
      </w:r>
      <w:r>
        <w:rPr>
          <w:bCs/>
        </w:rPr>
        <w:t xml:space="preserve"> </w:t>
      </w:r>
      <w:r w:rsidR="00F10420">
        <w:rPr>
          <w:bCs/>
        </w:rPr>
        <w:t>age-0 fish</w:t>
      </w:r>
      <w:r>
        <w:rPr>
          <w:bCs/>
        </w:rPr>
        <w:t xml:space="preserve"> </w:t>
      </w:r>
      <w:r w:rsidR="00C34F02">
        <w:rPr>
          <w:bCs/>
        </w:rPr>
        <w:t>w</w:t>
      </w:r>
      <w:r w:rsidR="00F10420">
        <w:rPr>
          <w:bCs/>
        </w:rPr>
        <w:t>ere</w:t>
      </w:r>
      <w:r w:rsidR="00C34F02">
        <w:rPr>
          <w:bCs/>
        </w:rPr>
        <w:t xml:space="preserve"> identified, then tracked the growth of that cohort through the following weeks. </w:t>
      </w:r>
    </w:p>
    <w:p w14:paraId="7AEA0EB0" w14:textId="77777777" w:rsidR="00C34F02" w:rsidRDefault="00C34F02" w:rsidP="001F1CA4">
      <w:pPr>
        <w:spacing w:after="0" w:line="240" w:lineRule="auto"/>
        <w:rPr>
          <w:bCs/>
        </w:rPr>
      </w:pPr>
    </w:p>
    <w:p w14:paraId="173903B1" w14:textId="05308E23" w:rsidR="004E0283" w:rsidRDefault="00ED01C5" w:rsidP="0005676A">
      <w:pPr>
        <w:spacing w:after="0" w:line="240" w:lineRule="auto"/>
        <w:rPr>
          <w:bCs/>
        </w:rPr>
      </w:pPr>
      <w:r>
        <w:rPr>
          <w:bCs/>
        </w:rPr>
        <w:t xml:space="preserve">Next, the </w:t>
      </w:r>
      <w:r w:rsidR="0019083E">
        <w:rPr>
          <w:bCs/>
        </w:rPr>
        <w:t xml:space="preserve">lower and upper limits of </w:t>
      </w:r>
      <w:r w:rsidR="0059204D">
        <w:rPr>
          <w:bCs/>
        </w:rPr>
        <w:t xml:space="preserve">the </w:t>
      </w:r>
      <w:r w:rsidR="0019083E">
        <w:rPr>
          <w:bCs/>
        </w:rPr>
        <w:t xml:space="preserve">length </w:t>
      </w:r>
      <w:r w:rsidR="00C34F02">
        <w:rPr>
          <w:bCs/>
        </w:rPr>
        <w:t xml:space="preserve">range of </w:t>
      </w:r>
      <w:r>
        <w:rPr>
          <w:bCs/>
        </w:rPr>
        <w:t xml:space="preserve">the age-0 cohort </w:t>
      </w:r>
      <w:r w:rsidR="00C34F02">
        <w:rPr>
          <w:bCs/>
        </w:rPr>
        <w:t>for every week in the sampling period</w:t>
      </w:r>
      <w:r>
        <w:rPr>
          <w:bCs/>
        </w:rPr>
        <w:t xml:space="preserve"> w</w:t>
      </w:r>
      <w:r w:rsidR="0059204D">
        <w:rPr>
          <w:bCs/>
        </w:rPr>
        <w:t>ere</w:t>
      </w:r>
      <w:r>
        <w:rPr>
          <w:bCs/>
        </w:rPr>
        <w:t xml:space="preserve"> estimated</w:t>
      </w:r>
      <w:r w:rsidR="00C34F02">
        <w:rPr>
          <w:bCs/>
        </w:rPr>
        <w:t xml:space="preserve">. </w:t>
      </w:r>
      <w:r w:rsidR="00B62476">
        <w:rPr>
          <w:bCs/>
        </w:rPr>
        <w:t xml:space="preserve">This was necessary </w:t>
      </w:r>
      <w:r w:rsidR="004B3608">
        <w:rPr>
          <w:bCs/>
        </w:rPr>
        <w:t>to create a continuous time series of estimated lengths;</w:t>
      </w:r>
      <w:r w:rsidR="00B62476">
        <w:rPr>
          <w:bCs/>
        </w:rPr>
        <w:t xml:space="preserve"> </w:t>
      </w:r>
      <w:r>
        <w:rPr>
          <w:bCs/>
        </w:rPr>
        <w:t xml:space="preserve">data volume limitations prevented </w:t>
      </w:r>
      <w:r w:rsidR="00B62476">
        <w:rPr>
          <w:bCs/>
        </w:rPr>
        <w:t xml:space="preserve">the Bayesian and mixed modeling approach </w:t>
      </w:r>
      <w:r>
        <w:rPr>
          <w:bCs/>
        </w:rPr>
        <w:lastRenderedPageBreak/>
        <w:t>from identifying an</w:t>
      </w:r>
      <w:r w:rsidR="00B62476">
        <w:rPr>
          <w:bCs/>
        </w:rPr>
        <w:t xml:space="preserve"> </w:t>
      </w:r>
      <w:r w:rsidR="00F10420">
        <w:rPr>
          <w:bCs/>
        </w:rPr>
        <w:t>age-0</w:t>
      </w:r>
      <w:r w:rsidR="00B62476">
        <w:rPr>
          <w:bCs/>
        </w:rPr>
        <w:t xml:space="preserve"> cohort</w:t>
      </w:r>
      <w:r w:rsidR="004B3608">
        <w:rPr>
          <w:bCs/>
        </w:rPr>
        <w:t xml:space="preserve"> in some weeks</w:t>
      </w:r>
      <w:r w:rsidR="00B62476">
        <w:rPr>
          <w:bCs/>
        </w:rPr>
        <w:t xml:space="preserve">. </w:t>
      </w:r>
      <w:r w:rsidR="00DF6469">
        <w:rPr>
          <w:bCs/>
        </w:rPr>
        <w:t xml:space="preserve">Lifetime fish growth is usually modeled using </w:t>
      </w:r>
      <w:r w:rsidR="00C94488">
        <w:rPr>
          <w:bCs/>
        </w:rPr>
        <w:t xml:space="preserve">the </w:t>
      </w:r>
      <w:r w:rsidR="00DF6469">
        <w:rPr>
          <w:bCs/>
        </w:rPr>
        <w:t xml:space="preserve">von Bertalanffy </w:t>
      </w:r>
      <w:r w:rsidR="00C94488">
        <w:rPr>
          <w:bCs/>
        </w:rPr>
        <w:t>equation</w:t>
      </w:r>
      <w:r w:rsidR="00DF6469">
        <w:rPr>
          <w:bCs/>
        </w:rPr>
        <w:t xml:space="preserve">, which is a </w:t>
      </w:r>
      <w:r w:rsidR="0019083E">
        <w:rPr>
          <w:bCs/>
        </w:rPr>
        <w:t>specialized case of logistic growth</w:t>
      </w:r>
      <w:r w:rsidR="00DF6469">
        <w:rPr>
          <w:bCs/>
        </w:rPr>
        <w:t xml:space="preserve">. Beach seine operations took place over 15 weeks each </w:t>
      </w:r>
      <w:r w:rsidR="002E045D">
        <w:rPr>
          <w:bCs/>
        </w:rPr>
        <w:t>summer</w:t>
      </w:r>
      <w:r w:rsidR="00DF6469">
        <w:rPr>
          <w:bCs/>
        </w:rPr>
        <w:t>,</w:t>
      </w:r>
      <w:r w:rsidR="00E142AE">
        <w:rPr>
          <w:bCs/>
        </w:rPr>
        <w:t xml:space="preserve"> with </w:t>
      </w:r>
      <w:r w:rsidR="0059204D">
        <w:rPr>
          <w:bCs/>
        </w:rPr>
        <w:t xml:space="preserve">age-0 cohorts for both </w:t>
      </w:r>
      <w:r w:rsidR="00E142AE">
        <w:rPr>
          <w:bCs/>
        </w:rPr>
        <w:t xml:space="preserve">focal species persisting in the area for </w:t>
      </w:r>
      <w:r w:rsidR="0059204D">
        <w:rPr>
          <w:bCs/>
        </w:rPr>
        <w:t xml:space="preserve">only </w:t>
      </w:r>
      <w:r w:rsidR="00E142AE">
        <w:rPr>
          <w:bCs/>
        </w:rPr>
        <w:t xml:space="preserve">a </w:t>
      </w:r>
      <w:r w:rsidR="0059204D">
        <w:rPr>
          <w:bCs/>
        </w:rPr>
        <w:t>few weeks</w:t>
      </w:r>
      <w:r w:rsidR="00E142AE">
        <w:rPr>
          <w:bCs/>
        </w:rPr>
        <w:t xml:space="preserve"> of that time. R</w:t>
      </w:r>
      <w:r w:rsidR="002E045D">
        <w:rPr>
          <w:bCs/>
        </w:rPr>
        <w:t xml:space="preserve">apid growth over </w:t>
      </w:r>
      <w:r w:rsidR="00C94488">
        <w:rPr>
          <w:bCs/>
        </w:rPr>
        <w:t>this</w:t>
      </w:r>
      <w:r w:rsidR="002E045D">
        <w:rPr>
          <w:bCs/>
        </w:rPr>
        <w:t xml:space="preserve"> relatively short period supports </w:t>
      </w:r>
      <w:r w:rsidR="0059204D">
        <w:rPr>
          <w:bCs/>
        </w:rPr>
        <w:t>estimating</w:t>
      </w:r>
      <w:r w:rsidR="002E045D">
        <w:rPr>
          <w:bCs/>
        </w:rPr>
        <w:t xml:space="preserve"> </w:t>
      </w:r>
      <w:r w:rsidR="00C94488">
        <w:rPr>
          <w:bCs/>
        </w:rPr>
        <w:t xml:space="preserve">the observed </w:t>
      </w:r>
      <w:r w:rsidR="002E045D">
        <w:rPr>
          <w:bCs/>
        </w:rPr>
        <w:t xml:space="preserve">growth rate as a linear </w:t>
      </w:r>
      <w:r w:rsidR="0059204D">
        <w:rPr>
          <w:bCs/>
        </w:rPr>
        <w:t>relationship</w:t>
      </w:r>
      <w:r w:rsidR="00DF6469">
        <w:rPr>
          <w:bCs/>
        </w:rPr>
        <w:t xml:space="preserve">. </w:t>
      </w:r>
      <w:r w:rsidR="0019083E">
        <w:rPr>
          <w:bCs/>
        </w:rPr>
        <w:t>Therefore, linear models were fit to the weekly upper and lower limits of length range</w:t>
      </w:r>
      <w:r w:rsidR="0059204D">
        <w:rPr>
          <w:bCs/>
        </w:rPr>
        <w:t>s</w:t>
      </w:r>
      <w:r w:rsidR="0019083E">
        <w:rPr>
          <w:bCs/>
        </w:rPr>
        <w:t xml:space="preserve"> as estimated in the previous step. Fish with lengths within the modeled limits of each week were </w:t>
      </w:r>
      <w:r w:rsidR="00984539">
        <w:rPr>
          <w:bCs/>
        </w:rPr>
        <w:t xml:space="preserve">assigned to the </w:t>
      </w:r>
      <w:r w:rsidR="00F10420">
        <w:rPr>
          <w:bCs/>
        </w:rPr>
        <w:t>age-0 cohort.</w:t>
      </w:r>
      <w:r w:rsidR="00F16509">
        <w:rPr>
          <w:bCs/>
        </w:rPr>
        <w:t xml:space="preserve"> </w:t>
      </w:r>
      <w:r>
        <w:rPr>
          <w:bCs/>
        </w:rPr>
        <w:t xml:space="preserve">Fish not </w:t>
      </w:r>
      <w:r w:rsidR="00E142AE">
        <w:rPr>
          <w:bCs/>
        </w:rPr>
        <w:t>assigned to</w:t>
      </w:r>
      <w:r>
        <w:rPr>
          <w:bCs/>
        </w:rPr>
        <w:t xml:space="preserve"> the age-0 cohort were removed from further growth analyses.</w:t>
      </w:r>
    </w:p>
    <w:p w14:paraId="5C4D8348" w14:textId="77777777" w:rsidR="004E0283" w:rsidRDefault="004E0283" w:rsidP="0005676A">
      <w:pPr>
        <w:spacing w:after="0" w:line="240" w:lineRule="auto"/>
        <w:rPr>
          <w:bCs/>
        </w:rPr>
      </w:pPr>
    </w:p>
    <w:p w14:paraId="7F5656CC" w14:textId="5EBA301B" w:rsidR="00ED01C5" w:rsidRDefault="00ED01C5" w:rsidP="0005676A">
      <w:pPr>
        <w:spacing w:after="0" w:line="240" w:lineRule="auto"/>
        <w:rPr>
          <w:bCs/>
        </w:rPr>
      </w:pPr>
      <w:r>
        <w:rPr>
          <w:bCs/>
        </w:rPr>
        <w:t>The weekly length distribution of both age-0 silverside</w:t>
      </w:r>
      <w:r w:rsidR="0059204D">
        <w:rPr>
          <w:bCs/>
        </w:rPr>
        <w:t>s</w:t>
      </w:r>
      <w:r>
        <w:rPr>
          <w:bCs/>
        </w:rPr>
        <w:t xml:space="preserve"> and age-0 herring in each year often exhibited higher variance in later weeks as compared to earlier weeks. Weighted least </w:t>
      </w:r>
      <w:proofErr w:type="gramStart"/>
      <w:r>
        <w:rPr>
          <w:bCs/>
        </w:rPr>
        <w:t>squares</w:t>
      </w:r>
      <w:proofErr w:type="gramEnd"/>
      <w:r>
        <w:rPr>
          <w:bCs/>
        </w:rPr>
        <w:t xml:space="preserve"> regressions were used to </w:t>
      </w:r>
      <w:proofErr w:type="gramStart"/>
      <w:r w:rsidR="00E142AE">
        <w:rPr>
          <w:bCs/>
        </w:rPr>
        <w:t>control</w:t>
      </w:r>
      <w:r>
        <w:rPr>
          <w:bCs/>
        </w:rPr>
        <w:t xml:space="preserve"> </w:t>
      </w:r>
      <w:r w:rsidR="00E142AE">
        <w:rPr>
          <w:bCs/>
        </w:rPr>
        <w:t>for</w:t>
      </w:r>
      <w:proofErr w:type="gramEnd"/>
      <w:r w:rsidR="00E142AE">
        <w:rPr>
          <w:bCs/>
        </w:rPr>
        <w:t xml:space="preserve"> </w:t>
      </w:r>
      <w:r>
        <w:rPr>
          <w:bCs/>
        </w:rPr>
        <w:t xml:space="preserve">this heteroskedasticity. In these models, </w:t>
      </w:r>
      <w:r w:rsidR="0059204D">
        <w:rPr>
          <w:bCs/>
        </w:rPr>
        <w:t xml:space="preserve">the </w:t>
      </w:r>
      <w:r>
        <w:rPr>
          <w:bCs/>
        </w:rPr>
        <w:t>length</w:t>
      </w:r>
      <w:r w:rsidR="00E142AE">
        <w:rPr>
          <w:bCs/>
        </w:rPr>
        <w:t>s</w:t>
      </w:r>
      <w:r>
        <w:rPr>
          <w:bCs/>
        </w:rPr>
        <w:t xml:space="preserve"> of the selected fishes </w:t>
      </w:r>
      <w:r w:rsidR="00E142AE">
        <w:rPr>
          <w:bCs/>
        </w:rPr>
        <w:t>were</w:t>
      </w:r>
      <w:r>
        <w:rPr>
          <w:bCs/>
        </w:rPr>
        <w:t xml:space="preserve"> the response </w:t>
      </w:r>
      <w:proofErr w:type="gramStart"/>
      <w:r>
        <w:rPr>
          <w:bCs/>
        </w:rPr>
        <w:t>variable</w:t>
      </w:r>
      <w:proofErr w:type="gramEnd"/>
      <w:r>
        <w:rPr>
          <w:bCs/>
        </w:rPr>
        <w:t xml:space="preserve"> and </w:t>
      </w:r>
      <w:r w:rsidR="0059204D">
        <w:rPr>
          <w:bCs/>
        </w:rPr>
        <w:t xml:space="preserve">the numeric </w:t>
      </w:r>
      <w:r>
        <w:rPr>
          <w:bCs/>
        </w:rPr>
        <w:t xml:space="preserve">week of </w:t>
      </w:r>
      <w:r w:rsidR="0059204D">
        <w:rPr>
          <w:bCs/>
        </w:rPr>
        <w:t xml:space="preserve">the </w:t>
      </w:r>
      <w:r>
        <w:rPr>
          <w:bCs/>
        </w:rPr>
        <w:t xml:space="preserve">year was the </w:t>
      </w:r>
      <w:r w:rsidR="00E142AE">
        <w:rPr>
          <w:bCs/>
        </w:rPr>
        <w:t>explanatory</w:t>
      </w:r>
      <w:r>
        <w:rPr>
          <w:bCs/>
        </w:rPr>
        <w:t xml:space="preserve"> variable. The weekly growth rate of the age-0 cohort of each species in each year was therefore defined as the slope of the regression fit to the weekly </w:t>
      </w:r>
      <w:r w:rsidR="00E142AE">
        <w:rPr>
          <w:bCs/>
        </w:rPr>
        <w:t xml:space="preserve">age-0 cohort </w:t>
      </w:r>
      <w:r>
        <w:rPr>
          <w:bCs/>
        </w:rPr>
        <w:t xml:space="preserve">length frequency distribution data. </w:t>
      </w:r>
      <w:r w:rsidR="004D46E9">
        <w:rPr>
          <w:bCs/>
        </w:rPr>
        <w:t xml:space="preserve">Two-sided </w:t>
      </w:r>
      <w:r>
        <w:rPr>
          <w:bCs/>
        </w:rPr>
        <w:t>Welch’s t-tests were used to compare weekly growth rates within each species between years with an annual temperature above the CRP average (“warmer” years) and those with an annual average temperature below the CRP average (“cooler” years).</w:t>
      </w:r>
    </w:p>
    <w:p w14:paraId="2389BE32" w14:textId="77777777" w:rsidR="001F1CA4" w:rsidRDefault="001F1CA4" w:rsidP="0005676A">
      <w:pPr>
        <w:spacing w:after="0" w:line="240" w:lineRule="auto"/>
        <w:rPr>
          <w:bCs/>
          <w:color w:val="4472C4"/>
        </w:rPr>
      </w:pPr>
    </w:p>
    <w:p w14:paraId="25B1B6B4" w14:textId="7B92C4F7" w:rsidR="00562A5F" w:rsidRDefault="00562A5F" w:rsidP="0005676A">
      <w:pPr>
        <w:spacing w:after="0" w:line="240" w:lineRule="auto"/>
        <w:rPr>
          <w:bCs/>
          <w:color w:val="4472C4"/>
        </w:rPr>
      </w:pPr>
      <w:r>
        <w:rPr>
          <w:bCs/>
          <w:color w:val="4472C4"/>
        </w:rPr>
        <w:t>3.3.2</w:t>
      </w:r>
      <w:r>
        <w:rPr>
          <w:bCs/>
          <w:color w:val="4472C4"/>
        </w:rPr>
        <w:tab/>
      </w:r>
      <w:r w:rsidR="001579FC">
        <w:rPr>
          <w:bCs/>
          <w:color w:val="4472C4"/>
        </w:rPr>
        <w:t>Effects on catch</w:t>
      </w:r>
    </w:p>
    <w:p w14:paraId="6CB1FC89" w14:textId="6325D990" w:rsidR="00ED01C5" w:rsidRDefault="00E142AE" w:rsidP="0005676A">
      <w:pPr>
        <w:spacing w:after="0" w:line="240" w:lineRule="auto"/>
        <w:rPr>
          <w:bCs/>
        </w:rPr>
      </w:pPr>
      <w:r>
        <w:rPr>
          <w:bCs/>
        </w:rPr>
        <w:t>Generalized</w:t>
      </w:r>
      <w:r w:rsidR="00ED01C5">
        <w:rPr>
          <w:bCs/>
        </w:rPr>
        <w:t xml:space="preserve"> additive models were used to model changes in herring and silverside catch along environmental gradients and through time. Catch data for herring and silverside was filtered to only include observations where the time of the observation and the surface temperature were recorded. It is important to note that</w:t>
      </w:r>
      <w:r w:rsidR="0059204D">
        <w:rPr>
          <w:bCs/>
        </w:rPr>
        <w:t>,</w:t>
      </w:r>
      <w:r w:rsidR="00ED01C5">
        <w:rPr>
          <w:bCs/>
        </w:rPr>
        <w:t xml:space="preserve"> unlike the growth analysis, these GAMs</w:t>
      </w:r>
      <w:r w:rsidR="0059204D">
        <w:rPr>
          <w:bCs/>
        </w:rPr>
        <w:t xml:space="preserve"> use all catch data and do not</w:t>
      </w:r>
      <w:r w:rsidR="00ED01C5">
        <w:rPr>
          <w:bCs/>
        </w:rPr>
        <w:t xml:space="preserve"> focus on </w:t>
      </w:r>
      <w:r w:rsidR="0059204D">
        <w:rPr>
          <w:bCs/>
        </w:rPr>
        <w:t>only age-0 fishes</w:t>
      </w:r>
      <w:r w:rsidR="00ED01C5">
        <w:rPr>
          <w:bCs/>
        </w:rPr>
        <w:t xml:space="preserve">. </w:t>
      </w:r>
      <w:r w:rsidR="001579FC">
        <w:rPr>
          <w:bCs/>
        </w:rPr>
        <w:t xml:space="preserve">GAMs were fit with a negative </w:t>
      </w:r>
      <w:r>
        <w:rPr>
          <w:bCs/>
        </w:rPr>
        <w:t>binomial</w:t>
      </w:r>
      <w:r w:rsidR="001579FC">
        <w:rPr>
          <w:bCs/>
        </w:rPr>
        <w:t xml:space="preserve"> error distribution family and a log-link function due to the zero-inflated and </w:t>
      </w:r>
      <w:proofErr w:type="spellStart"/>
      <w:r w:rsidR="001579FC">
        <w:rPr>
          <w:bCs/>
        </w:rPr>
        <w:t>overdispersed</w:t>
      </w:r>
      <w:proofErr w:type="spellEnd"/>
      <w:r w:rsidR="001579FC">
        <w:rPr>
          <w:bCs/>
        </w:rPr>
        <w:t xml:space="preserve"> nature of the catch data. Thin-plate regression splines were fit to all continuous numeric variables and interaction terms.</w:t>
      </w:r>
    </w:p>
    <w:p w14:paraId="3135603A" w14:textId="77777777" w:rsidR="00ED01C5" w:rsidRDefault="00ED01C5" w:rsidP="0005676A">
      <w:pPr>
        <w:spacing w:after="0" w:line="240" w:lineRule="auto"/>
        <w:rPr>
          <w:bCs/>
        </w:rPr>
      </w:pPr>
    </w:p>
    <w:p w14:paraId="1CEDDC30" w14:textId="6751423C" w:rsidR="001F1CA4" w:rsidRDefault="00ED01C5" w:rsidP="0005676A">
      <w:pPr>
        <w:spacing w:after="0" w:line="240" w:lineRule="auto"/>
        <w:rPr>
          <w:bCs/>
        </w:rPr>
      </w:pPr>
      <w:r>
        <w:rPr>
          <w:bCs/>
        </w:rPr>
        <w:t>Environmental variables tested as explanatory variables included surface temperature (</w:t>
      </w:r>
      <w:ins w:id="19" w:author="Graham Sherwood" w:date="2025-06-27T10:23:00Z" w16du:dateUtc="2025-06-27T14:23:00Z">
        <w:r w:rsidR="005B3CE9">
          <w:rPr>
            <w:bCs/>
          </w:rPr>
          <w:t>°</w:t>
        </w:r>
      </w:ins>
      <w:r>
        <w:rPr>
          <w:bCs/>
        </w:rPr>
        <w:t>C), substrate type, weather conditions, tidal state (rising or falling), and water level</w:t>
      </w:r>
      <w:r w:rsidR="00792C70">
        <w:rPr>
          <w:bCs/>
        </w:rPr>
        <w:t xml:space="preserve"> (m) as compared to the Mean Low </w:t>
      </w:r>
      <w:proofErr w:type="spellStart"/>
      <w:r w:rsidR="00792C70">
        <w:rPr>
          <w:bCs/>
        </w:rPr>
        <w:t>Low</w:t>
      </w:r>
      <w:proofErr w:type="spellEnd"/>
      <w:r w:rsidR="00792C70">
        <w:rPr>
          <w:bCs/>
        </w:rPr>
        <w:t xml:space="preserve"> Water (MLLW) datum at the time and location of each seine haul</w:t>
      </w:r>
      <w:r>
        <w:rPr>
          <w:bCs/>
        </w:rPr>
        <w:t xml:space="preserve">. </w:t>
      </w:r>
      <w:r w:rsidR="001579FC">
        <w:rPr>
          <w:bCs/>
        </w:rPr>
        <w:t xml:space="preserve">Surface temperature data were collected immediately after each seine. Though salinity data were also collected, there were several long gaps in data availability from sensor failures. Thus, salinity could not be included as an environmental variable. </w:t>
      </w:r>
      <w:r w:rsidR="004B3608">
        <w:rPr>
          <w:bCs/>
        </w:rPr>
        <w:t>The s</w:t>
      </w:r>
      <w:r>
        <w:rPr>
          <w:bCs/>
        </w:rPr>
        <w:t xml:space="preserve">ubstrate </w:t>
      </w:r>
      <w:r w:rsidR="00792C70">
        <w:rPr>
          <w:bCs/>
        </w:rPr>
        <w:t xml:space="preserve">at each sampling site </w:t>
      </w:r>
      <w:r>
        <w:rPr>
          <w:bCs/>
        </w:rPr>
        <w:t xml:space="preserve">was categorized as mud, sand, or sand/gravel mixture </w:t>
      </w:r>
      <w:r w:rsidR="001579FC">
        <w:rPr>
          <w:bCs/>
        </w:rPr>
        <w:t>according to</w:t>
      </w:r>
      <w:r>
        <w:rPr>
          <w:bCs/>
        </w:rPr>
        <w:t xml:space="preserve"> an estimate of average grain size within the </w:t>
      </w:r>
      <w:r w:rsidR="0059204D">
        <w:rPr>
          <w:bCs/>
        </w:rPr>
        <w:t>sampled</w:t>
      </w:r>
      <w:r>
        <w:rPr>
          <w:bCs/>
        </w:rPr>
        <w:t xml:space="preserve"> area. Weather conditions were categorized </w:t>
      </w:r>
      <w:proofErr w:type="gramStart"/>
      <w:r>
        <w:rPr>
          <w:bCs/>
        </w:rPr>
        <w:t>into</w:t>
      </w:r>
      <w:proofErr w:type="gramEnd"/>
      <w:r>
        <w:rPr>
          <w:bCs/>
        </w:rPr>
        <w:t xml:space="preserve"> sunny, partly cloudy, overcast, or rainy. </w:t>
      </w:r>
      <w:r w:rsidR="004808FE">
        <w:rPr>
          <w:bCs/>
        </w:rPr>
        <w:t xml:space="preserve">Both substrate type and weather conditions were included as fixed-effect factor variables. </w:t>
      </w:r>
      <w:r>
        <w:rPr>
          <w:bCs/>
        </w:rPr>
        <w:t xml:space="preserve">Tidal </w:t>
      </w:r>
      <w:r w:rsidR="001579FC">
        <w:rPr>
          <w:bCs/>
        </w:rPr>
        <w:t>data were</w:t>
      </w:r>
      <w:r>
        <w:rPr>
          <w:bCs/>
        </w:rPr>
        <w:t xml:space="preserve"> extracted from the nearby Portland Harbor tide gauge. Water level </w:t>
      </w:r>
      <w:r w:rsidR="00E142AE">
        <w:rPr>
          <w:bCs/>
        </w:rPr>
        <w:t xml:space="preserve">data </w:t>
      </w:r>
      <w:r>
        <w:rPr>
          <w:bCs/>
        </w:rPr>
        <w:t>w</w:t>
      </w:r>
      <w:r w:rsidR="00E142AE">
        <w:rPr>
          <w:bCs/>
        </w:rPr>
        <w:t>ere</w:t>
      </w:r>
      <w:r>
        <w:rPr>
          <w:bCs/>
        </w:rPr>
        <w:t xml:space="preserve"> extracted at </w:t>
      </w:r>
      <w:r w:rsidR="0059204D">
        <w:rPr>
          <w:bCs/>
        </w:rPr>
        <w:t xml:space="preserve">the </w:t>
      </w:r>
      <w:r>
        <w:rPr>
          <w:bCs/>
        </w:rPr>
        <w:t>native 6-minute frequency, then interpolated and smoothed to a 1-minute frequency</w:t>
      </w:r>
      <w:r w:rsidR="0059204D">
        <w:rPr>
          <w:bCs/>
        </w:rPr>
        <w:t xml:space="preserve"> for</w:t>
      </w:r>
      <w:r>
        <w:rPr>
          <w:bCs/>
        </w:rPr>
        <w:t xml:space="preserve"> every summer </w:t>
      </w:r>
      <w:r w:rsidR="001579FC">
        <w:rPr>
          <w:bCs/>
        </w:rPr>
        <w:t>when</w:t>
      </w:r>
      <w:r>
        <w:rPr>
          <w:bCs/>
        </w:rPr>
        <w:t xml:space="preserve"> sampling occurred. The timestamp of each seine set was then used to determine </w:t>
      </w:r>
      <w:r w:rsidR="0059204D">
        <w:rPr>
          <w:bCs/>
        </w:rPr>
        <w:t xml:space="preserve">the </w:t>
      </w:r>
      <w:r>
        <w:rPr>
          <w:bCs/>
        </w:rPr>
        <w:t>tidal state (rising or falling</w:t>
      </w:r>
      <w:r w:rsidR="009212C7">
        <w:rPr>
          <w:bCs/>
        </w:rPr>
        <w:t>; fixed-effect factor variable</w:t>
      </w:r>
      <w:r>
        <w:rPr>
          <w:bCs/>
        </w:rPr>
        <w:t xml:space="preserve">) and approximate water level as compared to the </w:t>
      </w:r>
      <w:r w:rsidR="00792C70">
        <w:rPr>
          <w:bCs/>
        </w:rPr>
        <w:t xml:space="preserve">MLLW </w:t>
      </w:r>
      <w:r>
        <w:rPr>
          <w:bCs/>
        </w:rPr>
        <w:t xml:space="preserve">datum. Though the gauge measurements are specific to Portland Harbor, the time </w:t>
      </w:r>
      <w:r w:rsidR="00E142AE">
        <w:rPr>
          <w:bCs/>
        </w:rPr>
        <w:t>offsets</w:t>
      </w:r>
      <w:r>
        <w:rPr>
          <w:bCs/>
        </w:rPr>
        <w:t xml:space="preserve"> for high and low tides at subordinate NOAA tidal prediction stations </w:t>
      </w:r>
      <w:r w:rsidR="001579FC">
        <w:rPr>
          <w:bCs/>
        </w:rPr>
        <w:t xml:space="preserve">near </w:t>
      </w:r>
      <w:r>
        <w:rPr>
          <w:bCs/>
        </w:rPr>
        <w:t xml:space="preserve">the edges of Casco Bay are between 1 and 2 minutes and tidal height </w:t>
      </w:r>
      <w:r w:rsidR="00E142AE">
        <w:rPr>
          <w:bCs/>
        </w:rPr>
        <w:t>offsets</w:t>
      </w:r>
      <w:r>
        <w:rPr>
          <w:bCs/>
        </w:rPr>
        <w:t xml:space="preserve"> are between 0 and 0.3 m. </w:t>
      </w:r>
      <w:r w:rsidR="001579FC">
        <w:rPr>
          <w:bCs/>
        </w:rPr>
        <w:t xml:space="preserve">All our sampled sites are relatively close to Portland Harbor and would likely have temporal and tidal height </w:t>
      </w:r>
      <w:r w:rsidR="00E142AE">
        <w:rPr>
          <w:bCs/>
        </w:rPr>
        <w:t>offsets</w:t>
      </w:r>
      <w:r w:rsidR="001579FC">
        <w:rPr>
          <w:bCs/>
        </w:rPr>
        <w:t xml:space="preserve"> within this range</w:t>
      </w:r>
      <w:r w:rsidR="0059204D">
        <w:rPr>
          <w:bCs/>
        </w:rPr>
        <w:t>, which is small enough that we would not likely be able to detect any ecological effects.</w:t>
      </w:r>
    </w:p>
    <w:p w14:paraId="32F1FFD8" w14:textId="77777777" w:rsidR="00ED01C5" w:rsidRDefault="00ED01C5" w:rsidP="0005676A">
      <w:pPr>
        <w:spacing w:after="0" w:line="240" w:lineRule="auto"/>
        <w:rPr>
          <w:bCs/>
        </w:rPr>
      </w:pPr>
    </w:p>
    <w:p w14:paraId="6FEB25D4" w14:textId="337743A1" w:rsidR="00E64C2E" w:rsidRDefault="00ED01C5" w:rsidP="001579FC">
      <w:pPr>
        <w:spacing w:after="0" w:line="240" w:lineRule="auto"/>
        <w:rPr>
          <w:bCs/>
        </w:rPr>
      </w:pPr>
      <w:r>
        <w:rPr>
          <w:bCs/>
        </w:rPr>
        <w:lastRenderedPageBreak/>
        <w:t>Temporal variables included</w:t>
      </w:r>
      <w:r w:rsidR="0059204D">
        <w:rPr>
          <w:bCs/>
        </w:rPr>
        <w:t xml:space="preserve"> </w:t>
      </w:r>
      <w:r w:rsidR="004B3608">
        <w:rPr>
          <w:bCs/>
        </w:rPr>
        <w:t xml:space="preserve">year and </w:t>
      </w:r>
      <w:r w:rsidR="0059204D">
        <w:rPr>
          <w:bCs/>
        </w:rPr>
        <w:t>numeric</w:t>
      </w:r>
      <w:r>
        <w:rPr>
          <w:bCs/>
        </w:rPr>
        <w:t xml:space="preserve"> week of year. Year was treated as a </w:t>
      </w:r>
      <w:proofErr w:type="gramStart"/>
      <w:r w:rsidR="004808FE">
        <w:rPr>
          <w:bCs/>
        </w:rPr>
        <w:t xml:space="preserve">fixed-effect </w:t>
      </w:r>
      <w:r>
        <w:rPr>
          <w:bCs/>
        </w:rPr>
        <w:t>factor variable</w:t>
      </w:r>
      <w:proofErr w:type="gramEnd"/>
      <w:r>
        <w:rPr>
          <w:bCs/>
        </w:rPr>
        <w:t xml:space="preserve"> so that the effect of each year on catch could be estimated independently</w:t>
      </w:r>
      <w:r w:rsidR="004B3608">
        <w:rPr>
          <w:bCs/>
        </w:rPr>
        <w:t>, as is most appropriate for generating indices of relative abundance</w:t>
      </w:r>
      <w:r>
        <w:rPr>
          <w:bCs/>
        </w:rPr>
        <w:t xml:space="preserve">. Week was incorporated as an interaction term with surface temperature. This was done to </w:t>
      </w:r>
      <w:r w:rsidR="004B3608">
        <w:rPr>
          <w:bCs/>
        </w:rPr>
        <w:t>account for the effect of seasonal warming on the phenology of the focal species, particularly herring.</w:t>
      </w:r>
      <w:r>
        <w:rPr>
          <w:bCs/>
        </w:rPr>
        <w:t xml:space="preserve"> If warming signals and temperature maxima are earlier each year, herring use of the nearshore area </w:t>
      </w:r>
      <w:r w:rsidR="004B3608">
        <w:rPr>
          <w:bCs/>
        </w:rPr>
        <w:t>may</w:t>
      </w:r>
      <w:r>
        <w:rPr>
          <w:bCs/>
        </w:rPr>
        <w:t xml:space="preserve"> end </w:t>
      </w:r>
      <w:r w:rsidR="007651E3">
        <w:rPr>
          <w:bCs/>
        </w:rPr>
        <w:t>earlier,</w:t>
      </w:r>
      <w:r>
        <w:rPr>
          <w:bCs/>
        </w:rPr>
        <w:t xml:space="preserve"> and </w:t>
      </w:r>
      <w:proofErr w:type="gramStart"/>
      <w:r>
        <w:rPr>
          <w:bCs/>
        </w:rPr>
        <w:t>herring</w:t>
      </w:r>
      <w:proofErr w:type="gramEnd"/>
      <w:r>
        <w:rPr>
          <w:bCs/>
        </w:rPr>
        <w:t xml:space="preserve"> catch may decrease. The interaction between week of year and surface temperature could also highlight age-specific temperature preferences</w:t>
      </w:r>
      <w:r w:rsidR="00792C70">
        <w:rPr>
          <w:bCs/>
        </w:rPr>
        <w:t>, particularly</w:t>
      </w:r>
      <w:r>
        <w:rPr>
          <w:bCs/>
        </w:rPr>
        <w:t xml:space="preserve"> </w:t>
      </w:r>
      <w:r w:rsidR="00792C70">
        <w:rPr>
          <w:bCs/>
        </w:rPr>
        <w:t>for</w:t>
      </w:r>
      <w:r>
        <w:rPr>
          <w:bCs/>
        </w:rPr>
        <w:t xml:space="preserve"> silverside</w:t>
      </w:r>
      <w:r w:rsidR="00792C70">
        <w:rPr>
          <w:bCs/>
        </w:rPr>
        <w:t>s</w:t>
      </w:r>
      <w:r>
        <w:rPr>
          <w:bCs/>
        </w:rPr>
        <w:t xml:space="preserve">. </w:t>
      </w:r>
    </w:p>
    <w:p w14:paraId="738DA727" w14:textId="77777777" w:rsidR="00E64C2E" w:rsidRDefault="00E64C2E" w:rsidP="001579FC">
      <w:pPr>
        <w:spacing w:after="0" w:line="240" w:lineRule="auto"/>
        <w:rPr>
          <w:bCs/>
        </w:rPr>
      </w:pPr>
    </w:p>
    <w:p w14:paraId="3DECC9BA" w14:textId="62E1EC91" w:rsidR="00ED01C5" w:rsidRDefault="0059204D" w:rsidP="0005676A">
      <w:pPr>
        <w:spacing w:after="0" w:line="240" w:lineRule="auto"/>
        <w:rPr>
          <w:bCs/>
        </w:rPr>
      </w:pPr>
      <w:r>
        <w:rPr>
          <w:bCs/>
        </w:rPr>
        <w:t>A</w:t>
      </w:r>
      <w:r w:rsidR="00ED01C5">
        <w:rPr>
          <w:bCs/>
        </w:rPr>
        <w:t xml:space="preserve"> random effect for each site</w:t>
      </w:r>
      <w:r>
        <w:rPr>
          <w:bCs/>
        </w:rPr>
        <w:t xml:space="preserve"> was also included as a model term</w:t>
      </w:r>
      <w:r w:rsidR="00ED01C5">
        <w:rPr>
          <w:bCs/>
        </w:rPr>
        <w:t xml:space="preserve">. </w:t>
      </w:r>
      <w:r>
        <w:rPr>
          <w:bCs/>
        </w:rPr>
        <w:t>Though we</w:t>
      </w:r>
      <w:r w:rsidR="00E64C2E">
        <w:rPr>
          <w:bCs/>
        </w:rPr>
        <w:t xml:space="preserve"> were not interested in characterizing the difference in catch between sites, </w:t>
      </w:r>
      <w:r>
        <w:rPr>
          <w:bCs/>
        </w:rPr>
        <w:t>including this term was</w:t>
      </w:r>
      <w:r w:rsidR="008B7A5F">
        <w:rPr>
          <w:bCs/>
        </w:rPr>
        <w:t xml:space="preserve"> necessary to account for the temporal autocorrelation introduced by the repeated measures sampling design. Site was included as a random rather than a fixed effect because it is likely that the catch of fish at any location is a function of the interaction of multiple local conditions, including those beyond what was explicitly included in the model (</w:t>
      </w:r>
      <w:proofErr w:type="spellStart"/>
      <w:r w:rsidR="008B7A5F">
        <w:rPr>
          <w:bCs/>
        </w:rPr>
        <w:t>e.g</w:t>
      </w:r>
      <w:proofErr w:type="spellEnd"/>
      <w:r w:rsidR="008B7A5F">
        <w:rPr>
          <w:bCs/>
        </w:rPr>
        <w:t xml:space="preserve">, bathymetric features or shoreline shapes that influence currents, concentration of </w:t>
      </w:r>
      <w:r w:rsidR="004B3608">
        <w:rPr>
          <w:bCs/>
        </w:rPr>
        <w:t>planktonic prey items</w:t>
      </w:r>
      <w:r w:rsidR="008B7A5F">
        <w:rPr>
          <w:bCs/>
        </w:rPr>
        <w:t>, salinity). The sites in our study design can be thought of as random samples along the gradients of those unmeasured environmental conditions.</w:t>
      </w:r>
      <w:r w:rsidR="004B3608">
        <w:rPr>
          <w:bCs/>
        </w:rPr>
        <w:t xml:space="preserve"> </w:t>
      </w:r>
      <w:r w:rsidR="001579FC">
        <w:rPr>
          <w:bCs/>
        </w:rPr>
        <w:t xml:space="preserve">Term selection was conducted according to the “double penalty,” or “null space penalization,” approach </w:t>
      </w:r>
      <w:r w:rsidR="001579FC">
        <w:rPr>
          <w:bCs/>
        </w:rPr>
        <w:fldChar w:fldCharType="begin"/>
      </w:r>
      <w:r w:rsidR="001579FC">
        <w:rPr>
          <w:bCs/>
        </w:rPr>
        <w:instrText xml:space="preserve"> ADDIN ZOTERO_ITEM CSL_CITATION {"citationID":"oSYnCiVg","properties":{"formattedCitation":"(Marra &amp; Wood 2011)","plainCitation":"(Marra &amp; Wood 2011)","noteIndex":0},"citationItems":[{"id":491,"uris":["http://zotero.org/users/11233743/items/GK5AZJBA"],"itemData":{"id":491,"type":"article-journal","abstract":"The problem of variable selection within the class of generalized additive models, when there are many covariates to choose from but the number of predictors is still somewhat smaller than the number of observations, is considered. Two very simple but effective shrinkage methods and an extension of the nonnegative garrote estimator are introduced. The proposals avoid having to use nonparametric testing methods for which there is no general reliable distributional theory. Moreover, component selection is carried out in one single step as opposed to many selection procedures which involve an exhaustive search of all possible models. The empirical performance of the proposed methods is compared to that of some available techniques via an extensive simulation study. The results show under which conditions one method can be preferred over another, hence providing applied researchers with some practical guidelines. The procedures are also illustrated analysing data on plasma beta-carotene levels from a cross-sectional study conducted in the United States.","container-title":"Computational Statistics &amp; Data Analysis","DOI":"10.1016/j.csda.2011.02.004","ISSN":"01679473","issue":"7","journalAbbreviation":"Computational Statistics &amp; Data Analysis","language":"en","license":"https://www.elsevier.com/tdm/userlicense/1.0/","page":"2372-2387","source":"DOI.org (Crossref)","title":"Practical variable selection for generalized additive models","volume":"55","author":[{"family":"Marra","given":"Giampiero"},{"family":"Wood","given":"Simon N."}],"issued":{"date-parts":[["2011",7]]}}}],"schema":"https://github.com/citation-style-language/schema/raw/master/csl-citation.json"} </w:instrText>
      </w:r>
      <w:r w:rsidR="001579FC">
        <w:rPr>
          <w:bCs/>
        </w:rPr>
        <w:fldChar w:fldCharType="separate"/>
      </w:r>
      <w:r w:rsidR="001579FC" w:rsidRPr="001579FC">
        <w:rPr>
          <w:rFonts w:ascii="Aptos" w:hAnsi="Aptos"/>
        </w:rPr>
        <w:t>(Marra &amp; Wood 2011)</w:t>
      </w:r>
      <w:r w:rsidR="001579FC">
        <w:rPr>
          <w:bCs/>
        </w:rPr>
        <w:fldChar w:fldCharType="end"/>
      </w:r>
      <w:r w:rsidR="001579FC">
        <w:rPr>
          <w:bCs/>
        </w:rPr>
        <w:t xml:space="preserve">. This enables shrinkage for all smoothed </w:t>
      </w:r>
      <w:r w:rsidR="007651E3">
        <w:rPr>
          <w:bCs/>
        </w:rPr>
        <w:t>terms and</w:t>
      </w:r>
      <w:r w:rsidR="001579FC">
        <w:rPr>
          <w:bCs/>
        </w:rPr>
        <w:t xml:space="preserve"> essentially penalizes </w:t>
      </w:r>
      <w:r w:rsidR="00E142AE">
        <w:rPr>
          <w:bCs/>
        </w:rPr>
        <w:t>insignificant</w:t>
      </w:r>
      <w:r w:rsidR="001579FC">
        <w:rPr>
          <w:bCs/>
        </w:rPr>
        <w:t xml:space="preserve"> terms to 0 through shrinking function components both in the range space and in the null space.</w:t>
      </w:r>
    </w:p>
    <w:p w14:paraId="69FF97B2" w14:textId="77777777" w:rsidR="00ED01C5" w:rsidRDefault="00ED01C5" w:rsidP="0005676A">
      <w:pPr>
        <w:spacing w:after="0" w:line="240" w:lineRule="auto"/>
        <w:rPr>
          <w:bCs/>
          <w:color w:val="4472C4"/>
        </w:rPr>
      </w:pPr>
    </w:p>
    <w:p w14:paraId="404CC5EB" w14:textId="5F060FEE" w:rsidR="001F1CA4" w:rsidRDefault="00562A5F" w:rsidP="001F1CA4">
      <w:pPr>
        <w:spacing w:after="0" w:line="240" w:lineRule="auto"/>
        <w:rPr>
          <w:bCs/>
          <w:color w:val="4472C4"/>
        </w:rPr>
      </w:pPr>
      <w:r>
        <w:rPr>
          <w:bCs/>
          <w:color w:val="4472C4"/>
        </w:rPr>
        <w:t>3.3.3</w:t>
      </w:r>
      <w:r>
        <w:rPr>
          <w:bCs/>
          <w:color w:val="4472C4"/>
        </w:rPr>
        <w:tab/>
        <w:t xml:space="preserve">Spatiotemporal </w:t>
      </w:r>
      <w:r w:rsidR="009F7462">
        <w:rPr>
          <w:bCs/>
          <w:color w:val="4472C4"/>
        </w:rPr>
        <w:t>community structure</w:t>
      </w:r>
      <w:r>
        <w:rPr>
          <w:bCs/>
          <w:color w:val="4472C4"/>
        </w:rPr>
        <w:t xml:space="preserve"> </w:t>
      </w:r>
    </w:p>
    <w:p w14:paraId="7DCE4D7C" w14:textId="417CEDD9" w:rsidR="009F7462" w:rsidRDefault="009F7462" w:rsidP="0005676A">
      <w:pPr>
        <w:spacing w:after="0" w:line="240" w:lineRule="auto"/>
        <w:rPr>
          <w:bCs/>
        </w:rPr>
      </w:pPr>
      <w:r>
        <w:rPr>
          <w:bCs/>
        </w:rPr>
        <w:t xml:space="preserve">The abundances and distributions of taxonomic groups are spatially and temporally variable along environmental gradients in highly heterogeneous ecosystems like nearshore areas. Some environmental gradients may directly influence the behavior of a species </w:t>
      </w:r>
      <w:r w:rsidR="00792C70">
        <w:rPr>
          <w:bCs/>
        </w:rPr>
        <w:t>(temperature, dissolved oxygen, salinity)</w:t>
      </w:r>
      <w:r>
        <w:rPr>
          <w:bCs/>
        </w:rPr>
        <w:t>; this may modify interspecific interactions (competition, predation) and lead to further indirect effects. Identifying the environmental patterns that drive fish distribution and community structure could help predict fish distributions and community structures under alternate climate scenarios</w:t>
      </w:r>
      <w:r w:rsidR="00792C70">
        <w:rPr>
          <w:bCs/>
        </w:rPr>
        <w:t xml:space="preserve"> and environmental patterns</w:t>
      </w:r>
      <w:r>
        <w:rPr>
          <w:bCs/>
        </w:rPr>
        <w:t>.</w:t>
      </w:r>
    </w:p>
    <w:p w14:paraId="6B94E41C" w14:textId="77777777" w:rsidR="009F7462" w:rsidRDefault="009F7462" w:rsidP="0005676A">
      <w:pPr>
        <w:spacing w:after="0" w:line="240" w:lineRule="auto"/>
        <w:rPr>
          <w:bCs/>
        </w:rPr>
      </w:pPr>
    </w:p>
    <w:p w14:paraId="29712B67" w14:textId="6D3943DF" w:rsidR="00792C70" w:rsidRDefault="0059204D" w:rsidP="0005676A">
      <w:pPr>
        <w:spacing w:after="0" w:line="240" w:lineRule="auto"/>
        <w:rPr>
          <w:bCs/>
        </w:rPr>
      </w:pPr>
      <w:r>
        <w:rPr>
          <w:bCs/>
        </w:rPr>
        <w:t>The</w:t>
      </w:r>
      <w:r w:rsidR="009F7462">
        <w:rPr>
          <w:bCs/>
        </w:rPr>
        <w:t xml:space="preserve"> relative proportion of </w:t>
      </w:r>
      <w:r>
        <w:rPr>
          <w:bCs/>
        </w:rPr>
        <w:t xml:space="preserve">observed </w:t>
      </w:r>
      <w:r w:rsidR="009F7462">
        <w:rPr>
          <w:bCs/>
        </w:rPr>
        <w:t>species is variable across the different sampling sites within Casco Bay, as each site has a unique set of static and dynamic environmental characteristics</w:t>
      </w:r>
      <w:r>
        <w:rPr>
          <w:bCs/>
        </w:rPr>
        <w:t xml:space="preserve"> that can influence species-specific habitat selection patterns</w:t>
      </w:r>
      <w:r w:rsidR="009F7462">
        <w:rPr>
          <w:bCs/>
        </w:rPr>
        <w:t xml:space="preserve">. Seasonal warming </w:t>
      </w:r>
      <w:r>
        <w:rPr>
          <w:bCs/>
        </w:rPr>
        <w:t>can</w:t>
      </w:r>
      <w:r w:rsidR="009F7462">
        <w:rPr>
          <w:bCs/>
        </w:rPr>
        <w:t xml:space="preserve"> trigger shifts in habitat use patterns, especially for </w:t>
      </w:r>
      <w:r>
        <w:rPr>
          <w:bCs/>
        </w:rPr>
        <w:t>migratory</w:t>
      </w:r>
      <w:r w:rsidR="009F7462">
        <w:rPr>
          <w:bCs/>
        </w:rPr>
        <w:t xml:space="preserve"> fishes</w:t>
      </w:r>
      <w:r>
        <w:rPr>
          <w:bCs/>
        </w:rPr>
        <w:t xml:space="preserve"> seeking a preferred thermal range</w:t>
      </w:r>
      <w:r w:rsidR="009F7462">
        <w:rPr>
          <w:bCs/>
        </w:rPr>
        <w:t xml:space="preserve">. </w:t>
      </w:r>
      <w:r w:rsidR="00792C70">
        <w:rPr>
          <w:bCs/>
        </w:rPr>
        <w:t xml:space="preserve">To get a fine-scale assessment of nearshore community structure, the catch per unit effort (CPUE) of every encountered species was calculated at each site within three seasonal periods. Interannual variability was not considered at this stage, so results were pooled across all years. The seasonal periods were </w:t>
      </w:r>
      <w:r>
        <w:rPr>
          <w:bCs/>
        </w:rPr>
        <w:t>defined as</w:t>
      </w:r>
      <w:r w:rsidR="00792C70">
        <w:rPr>
          <w:bCs/>
        </w:rPr>
        <w:t xml:space="preserve"> </w:t>
      </w:r>
      <w:r>
        <w:rPr>
          <w:bCs/>
        </w:rPr>
        <w:t>e</w:t>
      </w:r>
      <w:r w:rsidR="00792C70">
        <w:rPr>
          <w:bCs/>
        </w:rPr>
        <w:t xml:space="preserve">arly </w:t>
      </w:r>
      <w:r>
        <w:rPr>
          <w:bCs/>
        </w:rPr>
        <w:t>s</w:t>
      </w:r>
      <w:r w:rsidR="00792C70">
        <w:rPr>
          <w:bCs/>
        </w:rPr>
        <w:t xml:space="preserve">ummer (weeks 24-28 of each year), </w:t>
      </w:r>
      <w:proofErr w:type="spellStart"/>
      <w:r>
        <w:rPr>
          <w:bCs/>
        </w:rPr>
        <w:t>mid summer</w:t>
      </w:r>
      <w:proofErr w:type="spellEnd"/>
      <w:r w:rsidR="00792C70">
        <w:rPr>
          <w:bCs/>
        </w:rPr>
        <w:t xml:space="preserve"> (weeks </w:t>
      </w:r>
      <w:r>
        <w:rPr>
          <w:bCs/>
        </w:rPr>
        <w:t>2</w:t>
      </w:r>
      <w:r w:rsidR="00792C70">
        <w:rPr>
          <w:bCs/>
        </w:rPr>
        <w:t xml:space="preserve">9-33), and </w:t>
      </w:r>
      <w:r>
        <w:rPr>
          <w:bCs/>
        </w:rPr>
        <w:t>late summer</w:t>
      </w:r>
      <w:r w:rsidR="004B3608">
        <w:rPr>
          <w:bCs/>
        </w:rPr>
        <w:t xml:space="preserve"> </w:t>
      </w:r>
      <w:r w:rsidR="00792C70">
        <w:rPr>
          <w:bCs/>
        </w:rPr>
        <w:t xml:space="preserve">(weeks 34-39). CPUE </w:t>
      </w:r>
      <w:r>
        <w:rPr>
          <w:bCs/>
        </w:rPr>
        <w:t xml:space="preserve">per seasonal period </w:t>
      </w:r>
      <w:r w:rsidR="00792C70">
        <w:rPr>
          <w:bCs/>
        </w:rPr>
        <w:t xml:space="preserve">for each species was calculated as the number of </w:t>
      </w:r>
      <w:r>
        <w:rPr>
          <w:bCs/>
        </w:rPr>
        <w:t>individuals</w:t>
      </w:r>
      <w:r w:rsidR="00792C70">
        <w:rPr>
          <w:bCs/>
        </w:rPr>
        <w:t xml:space="preserve"> caught divided by the number of seine hauls. </w:t>
      </w:r>
      <w:r>
        <w:rPr>
          <w:bCs/>
        </w:rPr>
        <w:t>The data were filtered</w:t>
      </w:r>
      <w:r w:rsidR="00792C70">
        <w:rPr>
          <w:bCs/>
        </w:rPr>
        <w:t xml:space="preserve"> so that only species that were caught in more than 1% of all seine hauls and across 8 of 10 sampling years remained. This approach was used to limit the influence of uncommon</w:t>
      </w:r>
      <w:r w:rsidR="007651E3">
        <w:rPr>
          <w:bCs/>
        </w:rPr>
        <w:t xml:space="preserve"> and</w:t>
      </w:r>
      <w:r w:rsidR="00792C70">
        <w:rPr>
          <w:bCs/>
        </w:rPr>
        <w:t xml:space="preserve"> possibly misidentified species. </w:t>
      </w:r>
      <w:r>
        <w:rPr>
          <w:bCs/>
        </w:rPr>
        <w:t>Encounter</w:t>
      </w:r>
      <w:r w:rsidR="00792C70">
        <w:rPr>
          <w:bCs/>
        </w:rPr>
        <w:t xml:space="preserve"> rates </w:t>
      </w:r>
      <w:r>
        <w:rPr>
          <w:bCs/>
        </w:rPr>
        <w:t xml:space="preserve">were used as thresholds </w:t>
      </w:r>
      <w:r w:rsidR="00792C70">
        <w:rPr>
          <w:bCs/>
        </w:rPr>
        <w:t xml:space="preserve">rather than total abundance to avoid bias towards schooling or shoaling </w:t>
      </w:r>
      <w:r>
        <w:rPr>
          <w:bCs/>
        </w:rPr>
        <w:t>species</w:t>
      </w:r>
      <w:r w:rsidR="00792C70">
        <w:rPr>
          <w:bCs/>
        </w:rPr>
        <w:t>. After this process, 10 species</w:t>
      </w:r>
      <w:r w:rsidR="007651E3">
        <w:rPr>
          <w:bCs/>
        </w:rPr>
        <w:t xml:space="preserve"> remained</w:t>
      </w:r>
      <w:r w:rsidR="00792C70">
        <w:rPr>
          <w:bCs/>
        </w:rPr>
        <w:t xml:space="preserve"> of 42 </w:t>
      </w:r>
      <w:r w:rsidR="007651E3">
        <w:rPr>
          <w:bCs/>
        </w:rPr>
        <w:t xml:space="preserve">total </w:t>
      </w:r>
      <w:r w:rsidR="00792C70">
        <w:rPr>
          <w:bCs/>
        </w:rPr>
        <w:t xml:space="preserve">species encountered. </w:t>
      </w:r>
    </w:p>
    <w:p w14:paraId="73067C5D" w14:textId="77777777" w:rsidR="00792C70" w:rsidRDefault="00792C70" w:rsidP="0005676A">
      <w:pPr>
        <w:spacing w:after="0" w:line="240" w:lineRule="auto"/>
        <w:rPr>
          <w:bCs/>
        </w:rPr>
      </w:pPr>
    </w:p>
    <w:p w14:paraId="28E349F3" w14:textId="506162CA" w:rsidR="00792C70" w:rsidRDefault="00792C70" w:rsidP="0005676A">
      <w:pPr>
        <w:spacing w:after="0" w:line="240" w:lineRule="auto"/>
        <w:rPr>
          <w:bCs/>
        </w:rPr>
      </w:pPr>
      <w:r>
        <w:rPr>
          <w:bCs/>
        </w:rPr>
        <w:lastRenderedPageBreak/>
        <w:t xml:space="preserve">Community composition analysis was conducted using nonmetric multidimensional scaling (NMDS), which ordinates data without assuming linear relationships or distance metric properties </w:t>
      </w:r>
      <w:r>
        <w:rPr>
          <w:bCs/>
        </w:rPr>
        <w:fldChar w:fldCharType="begin"/>
      </w:r>
      <w:r>
        <w:rPr>
          <w:bCs/>
        </w:rPr>
        <w:instrText xml:space="preserve"> ADDIN ZOTERO_ITEM CSL_CITATION {"citationID":"GHsRgirk","properties":{"formattedCitation":"(Clarke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 This approach was applied to Bray-</w:t>
      </w:r>
      <w:proofErr w:type="gramStart"/>
      <w:r>
        <w:rPr>
          <w:bCs/>
        </w:rPr>
        <w:t>Curtis</w:t>
      </w:r>
      <w:proofErr w:type="gramEnd"/>
      <w:r>
        <w:rPr>
          <w:bCs/>
        </w:rPr>
        <w:t xml:space="preserve"> similarity matrices. Because catch </w:t>
      </w:r>
      <w:r w:rsidR="0059204D">
        <w:rPr>
          <w:bCs/>
        </w:rPr>
        <w:t xml:space="preserve">was standardized </w:t>
      </w:r>
      <w:r>
        <w:rPr>
          <w:bCs/>
        </w:rPr>
        <w:t>by effort in the previous step, no transformation was applied. The goodness of fit of the data across the ordination axes was indexed by the stress coefficient, which represents</w:t>
      </w:r>
      <w:r w:rsidR="004B3608">
        <w:rPr>
          <w:bCs/>
        </w:rPr>
        <w:t xml:space="preserve"> </w:t>
      </w:r>
      <w:r>
        <w:rPr>
          <w:bCs/>
        </w:rPr>
        <w:t xml:space="preserve">distortion </w:t>
      </w:r>
      <w:r w:rsidR="004B3608">
        <w:rPr>
          <w:bCs/>
        </w:rPr>
        <w:t>from</w:t>
      </w:r>
      <w:r>
        <w:rPr>
          <w:bCs/>
        </w:rPr>
        <w:t xml:space="preserve"> reducing multidimensional data to </w:t>
      </w:r>
      <w:r w:rsidR="007651E3">
        <w:rPr>
          <w:bCs/>
        </w:rPr>
        <w:t>fewer</w:t>
      </w:r>
      <w:r>
        <w:rPr>
          <w:bCs/>
        </w:rPr>
        <w:t xml:space="preserve"> dimensions. If the </w:t>
      </w:r>
      <w:r w:rsidR="004B3608">
        <w:rPr>
          <w:bCs/>
        </w:rPr>
        <w:t xml:space="preserve">calculated </w:t>
      </w:r>
      <w:r>
        <w:rPr>
          <w:bCs/>
        </w:rPr>
        <w:t xml:space="preserve">stress coefficient was less than 0.2, the NMDS plot was deemed an acceptable representation of the data </w:t>
      </w:r>
      <w:r>
        <w:rPr>
          <w:bCs/>
        </w:rPr>
        <w:fldChar w:fldCharType="begin"/>
      </w:r>
      <w:r>
        <w:rPr>
          <w:bCs/>
        </w:rPr>
        <w:instrText xml:space="preserve"> ADDIN ZOTERO_ITEM CSL_CITATION {"citationID":"zZxbov3G","properties":{"formattedCitation":"(Field et al. 1982, Clarke 1993)","plainCitation":"(Field et al. 1982, Clarke 1993)","noteIndex":0},"citationItems":[{"id":505,"uris":["http://zotero.org/users/11233743/items/7LZUFEHW"],"itemData":{"id":505,"type":"article-journal","abstract":"A strategy is presented for analysing marine biological survey data and relating the biotic patterns to environmental data. To avoid circular argument, biotic and environmental data are kept separate. The strategy is illustrated by a worked example using data on the distribution of 182 nematode species in 107 samples in the River Exe estuary. Nineteen stations are grouped Into 4 main clusters using complementary classification and multi-dimensional scaling (MDS) ordination techniques. These are both based on root-root transformed abundance data with the Bray-Curtis measure of similarity. Indicator species characterising each group are extracted using information statistics. Inverse analyses give clusters of CO-occurnngspecies which are strongly related to the station groups. Relationships of station groups to environmental variables are revealed by superimposing data for one variable at a time on the MDS plot, showing that some station groups differ in sediment granulometry and others in salinity, for example. Some of the other factors plotted show n o difference between station groups. Similarly, physiognomic charactcrlstics of the species are superimposed on the MDS plots of the inverse analysis of species groups, revealing differences in setal length and trophic status between the species groups. Finally, the 4 major station groups and species groups are related to one another in terms of morphological adaptation to the habitat.","container-title":"Marine Ecology Progress Series","DOI":"10.3354/meps008037","ISSN":"0171-8630, 1616-1599","journalAbbreviation":"Mar. Ecol. Prog. Ser.","language":"en","page":"37-52","source":"DOI.org (Crossref)","title":"A Practical Strategy for Analysing Multispecies Distribution Patterns","volume":"8","author":[{"family":"Field","given":"J. G."},{"family":"Clarke","given":"K. R."},{"family":"Warwick","given":"R. M."}],"issued":{"date-parts":[["1982"]]}}},{"id":508,"uris":["http://zotero.org/users/11233743/items/XRSJ7NN8"],"itemData":{"id":508,"type":"article-journal","abstract":"Abstract\n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(Field et al. 1982, Clarke 1993)</w:t>
      </w:r>
      <w:r>
        <w:rPr>
          <w:bCs/>
        </w:rPr>
        <w:fldChar w:fldCharType="end"/>
      </w:r>
      <w:r>
        <w:rPr>
          <w:bCs/>
        </w:rPr>
        <w:t>.</w:t>
      </w:r>
    </w:p>
    <w:p w14:paraId="7751F9FD" w14:textId="77777777" w:rsidR="00792C70" w:rsidRDefault="00792C70" w:rsidP="0005676A">
      <w:pPr>
        <w:spacing w:after="0" w:line="240" w:lineRule="auto"/>
        <w:rPr>
          <w:bCs/>
        </w:rPr>
      </w:pPr>
    </w:p>
    <w:p w14:paraId="3C4632EC" w14:textId="422496EE" w:rsidR="00767559" w:rsidRDefault="00792C70" w:rsidP="0005676A">
      <w:pPr>
        <w:spacing w:after="0" w:line="240" w:lineRule="auto"/>
        <w:rPr>
          <w:bCs/>
        </w:rPr>
      </w:pPr>
      <w:r>
        <w:rPr>
          <w:bCs/>
        </w:rPr>
        <w:t>After NMDS, k-means clustering was used to identify groups with similar community structures.</w:t>
      </w:r>
      <w:r w:rsidR="000337C8">
        <w:rPr>
          <w:bCs/>
        </w:rPr>
        <w:t xml:space="preserve"> This is a non-hierarchical method used to minimize the distance between data points and the center of an assigned cluster. The silhouette and total within sum of squares (WSS) methods were used to identify the most appropriate number of clusters. We did not </w:t>
      </w:r>
      <w:del w:id="20" w:author="Graham Sherwood" w:date="2025-06-27T10:28:00Z" w16du:dateUtc="2025-06-27T14:28:00Z">
        <w:r w:rsidR="000337C8" w:rsidDel="008055D9">
          <w:rPr>
            <w:bCs/>
            <w:i/>
            <w:iCs/>
          </w:rPr>
          <w:delText xml:space="preserve">a priori </w:delText>
        </w:r>
      </w:del>
      <w:r w:rsidR="000337C8">
        <w:rPr>
          <w:bCs/>
        </w:rPr>
        <w:t xml:space="preserve">assign data points </w:t>
      </w:r>
      <w:ins w:id="21" w:author="Graham Sherwood" w:date="2025-06-27T10:28:00Z" w16du:dateUtc="2025-06-27T14:28:00Z">
        <w:r w:rsidR="008055D9" w:rsidRPr="008055D9">
          <w:rPr>
            <w:bCs/>
            <w:i/>
            <w:iCs/>
          </w:rPr>
          <w:t>a prio</w:t>
        </w:r>
      </w:ins>
      <w:ins w:id="22" w:author="Graham Sherwood" w:date="2025-06-27T10:29:00Z" w16du:dateUtc="2025-06-27T14:29:00Z">
        <w:r w:rsidR="008055D9" w:rsidRPr="008055D9">
          <w:rPr>
            <w:bCs/>
            <w:i/>
            <w:iCs/>
          </w:rPr>
          <w:t xml:space="preserve">ri </w:t>
        </w:r>
      </w:ins>
      <w:r w:rsidR="000337C8">
        <w:rPr>
          <w:bCs/>
        </w:rPr>
        <w:t xml:space="preserve">to clusters by seasonal period or location within the study area, as we expected both spatial location and seasonal </w:t>
      </w:r>
      <w:r w:rsidR="0059204D">
        <w:rPr>
          <w:bCs/>
        </w:rPr>
        <w:t>warming</w:t>
      </w:r>
      <w:r w:rsidR="000337C8">
        <w:rPr>
          <w:bCs/>
        </w:rPr>
        <w:t xml:space="preserve"> to affect community composition and did not want to assume the nature of that interaction. </w:t>
      </w:r>
      <w:r>
        <w:rPr>
          <w:bCs/>
        </w:rPr>
        <w:t>A</w:t>
      </w:r>
      <w:r w:rsidR="000337C8">
        <w:rPr>
          <w:bCs/>
        </w:rPr>
        <w:t xml:space="preserve"> permutation-based, one-way</w:t>
      </w:r>
      <w:r>
        <w:rPr>
          <w:bCs/>
        </w:rPr>
        <w:t xml:space="preserve"> Analysis of Similarities (ANOSIM) test was used to identify whether community composition</w:t>
      </w:r>
      <w:r w:rsidR="000337C8">
        <w:rPr>
          <w:bCs/>
        </w:rPr>
        <w:t xml:space="preserve"> </w:t>
      </w:r>
      <w:r>
        <w:rPr>
          <w:bCs/>
        </w:rPr>
        <w:t>w</w:t>
      </w:r>
      <w:r w:rsidR="000337C8">
        <w:rPr>
          <w:bCs/>
        </w:rPr>
        <w:t>as</w:t>
      </w:r>
      <w:r>
        <w:rPr>
          <w:bCs/>
        </w:rPr>
        <w:t xml:space="preserve"> statistically significantly different between clusters</w:t>
      </w:r>
      <w:r w:rsidR="000337C8">
        <w:rPr>
          <w:bCs/>
        </w:rPr>
        <w:t xml:space="preserve"> </w:t>
      </w:r>
      <w:r w:rsidR="000337C8">
        <w:rPr>
          <w:bCs/>
        </w:rPr>
        <w:fldChar w:fldCharType="begin"/>
      </w:r>
      <w:r w:rsidR="000337C8">
        <w:rPr>
          <w:bCs/>
        </w:rPr>
        <w:instrText xml:space="preserve"> ADDIN ZOTERO_ITEM CSL_CITATION {"citationID":"1PsSTcOf","properties":{"formattedCitation":"(Clarke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sidR="000337C8">
        <w:rPr>
          <w:rFonts w:ascii="Cambria Math" w:hAnsi="Cambria Math" w:cs="Cambria Math"/>
          <w:bCs/>
        </w:rPr>
        <w:instrText>‐</w:instrText>
      </w:r>
      <w:r w:rsidR="000337C8">
        <w:rPr>
          <w:bCs/>
        </w:rPr>
        <w:instrText>species) abundance data was introduced into marine ecology by, among others, Field,\n              et al.\n              (1982). A decade on, it is instructive to: (i) identify which elements of this often</w:instrText>
      </w:r>
      <w:r w:rsidR="000337C8">
        <w:rPr>
          <w:rFonts w:ascii="Cambria Math" w:hAnsi="Cambria Math" w:cs="Cambria Math"/>
          <w:bCs/>
        </w:rPr>
        <w:instrText>‐</w:instrText>
      </w:r>
      <w:r w:rsidR="000337C8">
        <w:rPr>
          <w:bCs/>
        </w:rPr>
        <w:instrText>quoted strategy have proved most useful in practical assessment of community change resulting from pollution impact; and (ii) ask to what extent evolution of techniques in the intervening years has added self</w:instrText>
      </w:r>
      <w:r w:rsidR="000337C8">
        <w:rPr>
          <w:rFonts w:ascii="Cambria Math" w:hAnsi="Cambria Math" w:cs="Cambria Math"/>
          <w:bCs/>
        </w:rPr>
        <w:instrText>‐</w:instrText>
      </w:r>
      <w:r w:rsidR="000337C8">
        <w:rPr>
          <w:bCs/>
        </w:rPr>
        <w:instrText>consistency and comprehensiveness to the approach. The pivotal concept has proved to be that of a biologically</w:instrText>
      </w:r>
      <w:r w:rsidR="000337C8">
        <w:rPr>
          <w:rFonts w:ascii="Cambria Math" w:hAnsi="Cambria Math" w:cs="Cambria Math"/>
          <w:bCs/>
        </w:rPr>
        <w:instrText>‐</w:instrText>
      </w:r>
      <w:r w:rsidR="000337C8">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sidR="000337C8">
        <w:rPr>
          <w:rFonts w:ascii="Cambria Math" w:hAnsi="Cambria Math" w:cs="Cambria Math"/>
          <w:bCs/>
        </w:rPr>
        <w:instrText>‐</w:instrText>
      </w:r>
      <w:r w:rsidR="000337C8">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sidR="000337C8">
        <w:rPr>
          <w:rFonts w:ascii="Cambria Math" w:hAnsi="Cambria Math" w:cs="Cambria Math"/>
          <w:bCs/>
        </w:rPr>
        <w:instrText>‐</w:instrText>
      </w:r>
      <w:r w:rsidR="000337C8">
        <w:rPr>
          <w:bCs/>
        </w:rPr>
        <w:instrText xml:space="preserve">parametric multivariate analyses of changes in community structure","volume":"18","author":[{"family":"Clarke","given":"K. R."}],"issued":{"date-parts":[["1993",3]]}}}],"schema":"https://github.com/citation-style-language/schema/raw/master/csl-citation.json"} </w:instrText>
      </w:r>
      <w:r w:rsidR="000337C8">
        <w:rPr>
          <w:bCs/>
        </w:rPr>
        <w:fldChar w:fldCharType="separate"/>
      </w:r>
      <w:r w:rsidR="000337C8" w:rsidRPr="000337C8">
        <w:rPr>
          <w:rFonts w:ascii="Aptos" w:hAnsi="Aptos"/>
        </w:rPr>
        <w:t>(Clarke 1993)</w:t>
      </w:r>
      <w:r w:rsidR="000337C8">
        <w:rPr>
          <w:bCs/>
        </w:rPr>
        <w:fldChar w:fldCharType="end"/>
      </w:r>
      <w:r w:rsidR="000337C8">
        <w:rPr>
          <w:bCs/>
        </w:rPr>
        <w:t xml:space="preserve">. This was followed by </w:t>
      </w:r>
      <w:r>
        <w:rPr>
          <w:bCs/>
        </w:rPr>
        <w:t>a Similarity Percentages (SIMPER) test</w:t>
      </w:r>
      <w:r w:rsidR="000337C8">
        <w:rPr>
          <w:bCs/>
        </w:rPr>
        <w:t>, which</w:t>
      </w:r>
      <w:r>
        <w:rPr>
          <w:bCs/>
        </w:rPr>
        <w:t xml:space="preserve"> was used to identify </w:t>
      </w:r>
      <w:r w:rsidR="000337C8">
        <w:rPr>
          <w:bCs/>
        </w:rPr>
        <w:t>the</w:t>
      </w:r>
      <w:r>
        <w:rPr>
          <w:bCs/>
        </w:rPr>
        <w:t xml:space="preserve"> species</w:t>
      </w:r>
      <w:r w:rsidR="000337C8">
        <w:rPr>
          <w:bCs/>
        </w:rPr>
        <w:t xml:space="preserve"> that</w:t>
      </w:r>
      <w:r>
        <w:rPr>
          <w:bCs/>
        </w:rPr>
        <w:t xml:space="preserve"> </w:t>
      </w:r>
      <w:r w:rsidR="000337C8">
        <w:rPr>
          <w:bCs/>
        </w:rPr>
        <w:t xml:space="preserve">contributed the most to </w:t>
      </w:r>
      <w:r w:rsidR="0059204D">
        <w:rPr>
          <w:bCs/>
        </w:rPr>
        <w:t xml:space="preserve">the </w:t>
      </w:r>
      <w:r w:rsidR="000337C8">
        <w:rPr>
          <w:bCs/>
        </w:rPr>
        <w:t>dissimilarity between identified clusters’ community composition</w:t>
      </w:r>
      <w:r>
        <w:rPr>
          <w:bCs/>
        </w:rPr>
        <w:t xml:space="preserve"> </w:t>
      </w:r>
      <w:r>
        <w:rPr>
          <w:bCs/>
        </w:rPr>
        <w:fldChar w:fldCharType="begin"/>
      </w:r>
      <w:r>
        <w:rPr>
          <w:bCs/>
        </w:rPr>
        <w:instrText xml:space="preserve"> ADDIN ZOTERO_ITEM CSL_CITATION {"citationID":"OjLnoT2a","properties":{"formattedCitation":"(Clarke 1993)","plainCitation":"(Clarke 1993)","noteIndex":0},"citationItems":[{"id":508,"uris":["http://zotero.org/users/11233743/items/XRSJ7NN8"],"itemData":{"id":508,"type":"article-journal","abstract":"Abstract\n              In the early 1980s, a strategy for graphical representation of multivariate (multi</w:instrText>
      </w:r>
      <w:r>
        <w:rPr>
          <w:rFonts w:ascii="Cambria Math" w:hAnsi="Cambria Math" w:cs="Cambria Math"/>
          <w:bCs/>
        </w:rPr>
        <w:instrText>‐</w:instrText>
      </w:r>
      <w:r>
        <w:rPr>
          <w:bCs/>
        </w:rPr>
        <w:instrText>species) abundance data was introduced into marine ecology by, among others, Field,\n              et al.\n              (1982). A decade on, it is instructive to: (i) identify which elements of this often</w:instrText>
      </w:r>
      <w:r>
        <w:rPr>
          <w:rFonts w:ascii="Cambria Math" w:hAnsi="Cambria Math" w:cs="Cambria Math"/>
          <w:bCs/>
        </w:rPr>
        <w:instrText>‐</w:instrText>
      </w:r>
      <w:r>
        <w:rPr>
          <w:bCs/>
        </w:rPr>
        <w:instrText>quoted strategy have proved most useful in practical assessment of community change resulting from pollution impact; and (ii) ask to what extent evolution of techniques in the intervening years has added self</w:instrText>
      </w:r>
      <w:r>
        <w:rPr>
          <w:rFonts w:ascii="Cambria Math" w:hAnsi="Cambria Math" w:cs="Cambria Math"/>
          <w:bCs/>
        </w:rPr>
        <w:instrText>‐</w:instrText>
      </w:r>
      <w:r>
        <w:rPr>
          <w:bCs/>
        </w:rPr>
        <w:instrText>consistency and comprehensiveness to the approach. The pivotal concept has proved to be that of a biologically</w:instrText>
      </w:r>
      <w:r>
        <w:rPr>
          <w:rFonts w:ascii="Cambria Math" w:hAnsi="Cambria Math" w:cs="Cambria Math"/>
          <w:bCs/>
        </w:rPr>
        <w:instrText>‐</w:instrText>
      </w:r>
      <w:r>
        <w:rPr>
          <w:bCs/>
        </w:rPr>
        <w:instrText>relevant definition of similarity of two samples, and its utilization mainly in simple rank form, for example ‘sample A is more similar to sample B than it is to sample C’. Statistical assumptions about the data are thus minimized and the resulting non</w:instrText>
      </w:r>
      <w:r>
        <w:rPr>
          <w:rFonts w:ascii="Cambria Math" w:hAnsi="Cambria Math" w:cs="Cambria Math"/>
          <w:bCs/>
        </w:rPr>
        <w:instrText>‐</w:instrText>
      </w:r>
      <w:r>
        <w:rPr>
          <w:bCs/>
        </w:rPr>
        <w:instrText>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Ecology","DOI":"10.1111/j.1442-9993.1993.tb00438.x","ISSN":"0307-692X","issue":"1","journalAbbreviation":"Australian Journal of Ecology","language":"en","license":"http://onlinelibrary.wiley.com/termsAndConditions#vor","page":"117-143","source":"DOI.org (Crossref)","title":"Non</w:instrText>
      </w:r>
      <w:r>
        <w:rPr>
          <w:rFonts w:ascii="Cambria Math" w:hAnsi="Cambria Math" w:cs="Cambria Math"/>
          <w:bCs/>
        </w:rPr>
        <w:instrText>‐</w:instrText>
      </w:r>
      <w:r>
        <w:rPr>
          <w:bCs/>
        </w:rPr>
        <w:instrText xml:space="preserve">parametric multivariate analyses of changes in community structure","volume":"18","author":[{"family":"Clarke","given":"K. R."}],"issued":{"date-parts":[["1993",3]]}}}],"schema":"https://github.com/citation-style-language/schema/raw/master/csl-citation.json"} </w:instrText>
      </w:r>
      <w:r>
        <w:rPr>
          <w:bCs/>
        </w:rPr>
        <w:fldChar w:fldCharType="separate"/>
      </w:r>
      <w:r w:rsidRPr="00792C70">
        <w:rPr>
          <w:rFonts w:ascii="Aptos" w:hAnsi="Aptos"/>
        </w:rPr>
        <w:t>(Clarke 1993)</w:t>
      </w:r>
      <w:r>
        <w:rPr>
          <w:bCs/>
        </w:rPr>
        <w:fldChar w:fldCharType="end"/>
      </w:r>
      <w:r>
        <w:rPr>
          <w:bCs/>
        </w:rPr>
        <w:t>.</w:t>
      </w:r>
      <w:r w:rsidR="000337C8">
        <w:rPr>
          <w:bCs/>
        </w:rPr>
        <w:t xml:space="preserve"> </w:t>
      </w:r>
      <w:r>
        <w:rPr>
          <w:bCs/>
        </w:rPr>
        <w:t xml:space="preserve">All statistical tests except k-means clustering were performed using the </w:t>
      </w:r>
      <w:r w:rsidRPr="00792C70">
        <w:rPr>
          <w:bCs/>
          <w:i/>
          <w:iCs/>
        </w:rPr>
        <w:t>vegan</w:t>
      </w:r>
      <w:r>
        <w:rPr>
          <w:bCs/>
        </w:rPr>
        <w:t xml:space="preserve"> R package, version 2.6-8 </w:t>
      </w:r>
      <w:r>
        <w:rPr>
          <w:bCs/>
        </w:rPr>
        <w:fldChar w:fldCharType="begin"/>
      </w:r>
      <w:r>
        <w:rPr>
          <w:bCs/>
        </w:rPr>
        <w:instrText xml:space="preserve"> ADDIN ZOTERO_ITEM CSL_CITATION {"citationID":"mw05m9Qm","properties":{"formattedCitation":"(Oksanen et al. 2024)","plainCitation":"(Oksanen et al. 2024)","noteIndex":0},"citationItems":[{"id":502,"uris":["http://zotero.org/users/11233743/items/SRM6NY6E"],"itemData":{"id":502,"type":"software","title":"vegan: Community Ecology Package","URL":"https://CRAN.R-project.org/package=vegan","version":"R package version 2.6-8","author":[{"family":"Oksanen","given":"Jari"},{"family":"Simpson","given":"Gavin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De Caceres","given":"Miquel"},{"family":"Durand","given":"Sebastien"},{"family":"Evangelista","given":"Heloisa Beatriz Antoniazi"},{"family":"FitzJohn","given":"Rich"},{"family":"Friendly","given":"Michael"},{"family":"Furneaux","given":"Brendan"},{"family":"Hannigan","given":"Geoffrey"},{"family":"Hill","given":"Mark O."},{"family":"Lahti","given":"Leo"},{"family":"McGlinn","given":"Dan"},{"family":"Ouellette","given":"Marie-Helene"},{"family":"Ribiero Cunha","given":"Eduardo"},{"family":"Smith","given":"Tyler"},{"family":"Stier","given":"Adrian"},{"family":"Ter Braak","given":"Cajo J. F."},{"family":"Weedon","given":"James"}],"issued":{"date-parts":[["2024"]]}}}],"schema":"https://github.com/citation-style-language/schema/raw/master/csl-citation.json"} </w:instrText>
      </w:r>
      <w:r>
        <w:rPr>
          <w:bCs/>
        </w:rPr>
        <w:fldChar w:fldCharType="separate"/>
      </w:r>
      <w:r w:rsidRPr="00792C70">
        <w:rPr>
          <w:rFonts w:ascii="Aptos" w:hAnsi="Aptos"/>
        </w:rPr>
        <w:t>(Oksanen et al. 2024)</w:t>
      </w:r>
      <w:r>
        <w:rPr>
          <w:bCs/>
        </w:rPr>
        <w:fldChar w:fldCharType="end"/>
      </w:r>
      <w:r>
        <w:rPr>
          <w:bCs/>
        </w:rPr>
        <w:t>.</w:t>
      </w:r>
    </w:p>
    <w:p w14:paraId="20E2C623" w14:textId="77777777" w:rsidR="00767559" w:rsidRDefault="00767559" w:rsidP="0005676A">
      <w:pPr>
        <w:spacing w:after="0" w:line="240" w:lineRule="auto"/>
        <w:rPr>
          <w:bCs/>
        </w:rPr>
      </w:pPr>
    </w:p>
    <w:p w14:paraId="7A2DFF77" w14:textId="2E8FF818" w:rsidR="00562A5F" w:rsidRDefault="00792C70" w:rsidP="0005676A">
      <w:pPr>
        <w:spacing w:after="0" w:line="240" w:lineRule="auto"/>
        <w:rPr>
          <w:bCs/>
        </w:rPr>
      </w:pPr>
      <w:r>
        <w:rPr>
          <w:bCs/>
        </w:rPr>
        <w:t xml:space="preserve">Interannual differences in community structure, driven by larger-scale </w:t>
      </w:r>
      <w:r w:rsidR="0059204D">
        <w:rPr>
          <w:bCs/>
        </w:rPr>
        <w:t xml:space="preserve">and longer-term </w:t>
      </w:r>
      <w:r>
        <w:rPr>
          <w:bCs/>
        </w:rPr>
        <w:t>processes than those encompassed by the previous analysis, were also of interest. We applied the same sequence of tests—NMDS, k-means clustering, ANOSIM, and SIMPER—on species CPUE when pooled across all sampling sites and seasonal periods per year.</w:t>
      </w:r>
    </w:p>
    <w:p w14:paraId="3120223A" w14:textId="77777777" w:rsidR="00C92709" w:rsidRPr="00C92709" w:rsidRDefault="00C92709" w:rsidP="0005676A">
      <w:pPr>
        <w:spacing w:after="0" w:line="240" w:lineRule="auto"/>
        <w:rPr>
          <w:bCs/>
          <w:color w:val="4472C4"/>
        </w:rPr>
      </w:pPr>
    </w:p>
    <w:p w14:paraId="1C507AF0" w14:textId="7BEB46D6" w:rsidR="00C92709" w:rsidRDefault="00C92709" w:rsidP="0005676A">
      <w:pPr>
        <w:spacing w:after="0" w:line="240" w:lineRule="auto"/>
        <w:rPr>
          <w:b/>
          <w:color w:val="4472C4"/>
        </w:rPr>
      </w:pPr>
      <w:r>
        <w:rPr>
          <w:b/>
          <w:color w:val="4472C4"/>
        </w:rPr>
        <w:t>4</w:t>
      </w:r>
      <w:r>
        <w:rPr>
          <w:b/>
          <w:color w:val="4472C4"/>
        </w:rPr>
        <w:tab/>
        <w:t>Results</w:t>
      </w:r>
    </w:p>
    <w:p w14:paraId="2AFFB9AA" w14:textId="23C49169" w:rsidR="00562A5F" w:rsidRDefault="00562A5F" w:rsidP="0005676A">
      <w:pPr>
        <w:spacing w:after="0" w:line="240" w:lineRule="auto"/>
        <w:rPr>
          <w:bCs/>
          <w:color w:val="4472C4"/>
        </w:rPr>
      </w:pPr>
      <w:r w:rsidRPr="00562A5F">
        <w:rPr>
          <w:bCs/>
          <w:color w:val="4472C4"/>
        </w:rPr>
        <w:t>4.1</w:t>
      </w:r>
      <w:r w:rsidRPr="00562A5F">
        <w:rPr>
          <w:bCs/>
          <w:color w:val="4472C4"/>
        </w:rPr>
        <w:tab/>
        <w:t>Species caught</w:t>
      </w:r>
    </w:p>
    <w:p w14:paraId="7777D647" w14:textId="72AE1B8E" w:rsidR="00792C70" w:rsidRDefault="00792C70" w:rsidP="0005676A">
      <w:pPr>
        <w:spacing w:after="0" w:line="240" w:lineRule="auto"/>
        <w:rPr>
          <w:bCs/>
        </w:rPr>
      </w:pPr>
      <w:r>
        <w:rPr>
          <w:bCs/>
        </w:rPr>
        <w:t xml:space="preserve">In total, 659 seine hauls across 132 unique sampling days met data collection standards and were included in our </w:t>
      </w:r>
      <w:proofErr w:type="gramStart"/>
      <w:r>
        <w:rPr>
          <w:bCs/>
        </w:rPr>
        <w:t>analyses</w:t>
      </w:r>
      <w:proofErr w:type="gramEnd"/>
      <w:r w:rsidR="00C17D53">
        <w:rPr>
          <w:bCs/>
        </w:rPr>
        <w:t xml:space="preserve"> (Table 1)</w:t>
      </w:r>
      <w:r>
        <w:rPr>
          <w:bCs/>
        </w:rPr>
        <w:t>. T</w:t>
      </w:r>
      <w:r w:rsidR="0059204D">
        <w:rPr>
          <w:bCs/>
        </w:rPr>
        <w:t>he t</w:t>
      </w:r>
      <w:r>
        <w:rPr>
          <w:bCs/>
        </w:rPr>
        <w:t>otal catch was 159,590 individuals across 42 species. The 10 species that met encounter thresholds to be included in community composition analyses were</w:t>
      </w:r>
      <w:r w:rsidR="002171B2">
        <w:rPr>
          <w:bCs/>
        </w:rPr>
        <w:t xml:space="preserve">, in order of increasing encounter percentage, </w:t>
      </w:r>
      <w:r w:rsidR="008E1E8C">
        <w:rPr>
          <w:bCs/>
        </w:rPr>
        <w:t>b</w:t>
      </w:r>
      <w:r w:rsidR="002171B2">
        <w:rPr>
          <w:bCs/>
        </w:rPr>
        <w:t>luefish (</w:t>
      </w:r>
      <w:r w:rsidR="002171B2" w:rsidRPr="00792C70">
        <w:rPr>
          <w:bCs/>
          <w:i/>
          <w:iCs/>
        </w:rPr>
        <w:t>Pomatomus</w:t>
      </w:r>
      <w:r w:rsidR="002171B2">
        <w:rPr>
          <w:bCs/>
        </w:rPr>
        <w:t xml:space="preserve"> </w:t>
      </w:r>
      <w:r w:rsidR="002171B2" w:rsidRPr="00792C70">
        <w:rPr>
          <w:bCs/>
          <w:i/>
          <w:iCs/>
        </w:rPr>
        <w:t>saltatrix</w:t>
      </w:r>
      <w:r w:rsidR="002171B2">
        <w:rPr>
          <w:bCs/>
        </w:rPr>
        <w:t xml:space="preserve">), </w:t>
      </w:r>
      <w:r w:rsidR="008E1E8C">
        <w:rPr>
          <w:bCs/>
        </w:rPr>
        <w:t>n</w:t>
      </w:r>
      <w:r w:rsidR="002171B2">
        <w:rPr>
          <w:bCs/>
        </w:rPr>
        <w:t xml:space="preserve">orthern </w:t>
      </w:r>
      <w:r w:rsidR="008E1E8C">
        <w:rPr>
          <w:bCs/>
        </w:rPr>
        <w:t>p</w:t>
      </w:r>
      <w:r w:rsidR="002171B2">
        <w:rPr>
          <w:bCs/>
        </w:rPr>
        <w:t>ipefish (</w:t>
      </w:r>
      <w:proofErr w:type="spellStart"/>
      <w:r w:rsidR="002171B2" w:rsidRPr="00792C70">
        <w:rPr>
          <w:bCs/>
          <w:i/>
          <w:iCs/>
        </w:rPr>
        <w:t>Syngnathus</w:t>
      </w:r>
      <w:proofErr w:type="spellEnd"/>
      <w:r w:rsidR="002171B2">
        <w:rPr>
          <w:bCs/>
        </w:rPr>
        <w:t xml:space="preserve"> </w:t>
      </w:r>
      <w:r w:rsidR="002171B2" w:rsidRPr="00792C70">
        <w:rPr>
          <w:bCs/>
          <w:i/>
          <w:iCs/>
        </w:rPr>
        <w:t>fuscus</w:t>
      </w:r>
      <w:r w:rsidR="002171B2">
        <w:rPr>
          <w:bCs/>
        </w:rPr>
        <w:t xml:space="preserve">), American </w:t>
      </w:r>
      <w:r w:rsidR="008E1E8C">
        <w:rPr>
          <w:bCs/>
        </w:rPr>
        <w:t>s</w:t>
      </w:r>
      <w:r w:rsidR="002171B2">
        <w:rPr>
          <w:bCs/>
        </w:rPr>
        <w:t>and</w:t>
      </w:r>
      <w:r w:rsidR="0059204D">
        <w:rPr>
          <w:bCs/>
        </w:rPr>
        <w:t xml:space="preserve"> </w:t>
      </w:r>
      <w:r w:rsidR="002171B2">
        <w:rPr>
          <w:bCs/>
        </w:rPr>
        <w:t>lance (</w:t>
      </w:r>
      <w:proofErr w:type="spellStart"/>
      <w:r w:rsidR="002171B2" w:rsidRPr="00792C70">
        <w:rPr>
          <w:bCs/>
          <w:i/>
          <w:iCs/>
        </w:rPr>
        <w:t>Ammodytes</w:t>
      </w:r>
      <w:proofErr w:type="spellEnd"/>
      <w:r w:rsidR="002171B2">
        <w:rPr>
          <w:bCs/>
        </w:rPr>
        <w:t xml:space="preserve"> </w:t>
      </w:r>
      <w:r w:rsidR="002171B2" w:rsidRPr="00792C70">
        <w:rPr>
          <w:bCs/>
          <w:i/>
          <w:iCs/>
        </w:rPr>
        <w:t>americanus</w:t>
      </w:r>
      <w:r w:rsidR="002171B2">
        <w:rPr>
          <w:bCs/>
        </w:rPr>
        <w:t xml:space="preserve">), Atlantic </w:t>
      </w:r>
      <w:r w:rsidR="008E1E8C">
        <w:rPr>
          <w:bCs/>
        </w:rPr>
        <w:t>t</w:t>
      </w:r>
      <w:r w:rsidR="002171B2">
        <w:rPr>
          <w:bCs/>
        </w:rPr>
        <w:t>omcod (</w:t>
      </w:r>
      <w:proofErr w:type="spellStart"/>
      <w:r w:rsidR="002171B2" w:rsidRPr="00792C70">
        <w:rPr>
          <w:bCs/>
          <w:i/>
          <w:iCs/>
        </w:rPr>
        <w:t>Microgadus</w:t>
      </w:r>
      <w:proofErr w:type="spellEnd"/>
      <w:r w:rsidR="002171B2">
        <w:rPr>
          <w:bCs/>
        </w:rPr>
        <w:t xml:space="preserve"> </w:t>
      </w:r>
      <w:r w:rsidR="002171B2" w:rsidRPr="00792C70">
        <w:rPr>
          <w:bCs/>
          <w:i/>
          <w:iCs/>
        </w:rPr>
        <w:t>tomcod</w:t>
      </w:r>
      <w:r w:rsidR="002171B2">
        <w:rPr>
          <w:bCs/>
        </w:rPr>
        <w:t xml:space="preserve">), Atlantic </w:t>
      </w:r>
      <w:r w:rsidR="008E1E8C">
        <w:rPr>
          <w:bCs/>
        </w:rPr>
        <w:t>h</w:t>
      </w:r>
      <w:r w:rsidR="002171B2">
        <w:rPr>
          <w:bCs/>
        </w:rPr>
        <w:t>erring (</w:t>
      </w:r>
      <w:r w:rsidR="002171B2" w:rsidRPr="00792C70">
        <w:rPr>
          <w:bCs/>
          <w:i/>
          <w:iCs/>
        </w:rPr>
        <w:t>Clupea</w:t>
      </w:r>
      <w:r w:rsidR="002171B2">
        <w:rPr>
          <w:bCs/>
        </w:rPr>
        <w:t xml:space="preserve"> </w:t>
      </w:r>
      <w:r w:rsidR="002171B2" w:rsidRPr="00792C70">
        <w:rPr>
          <w:bCs/>
          <w:i/>
          <w:iCs/>
        </w:rPr>
        <w:t>harengus</w:t>
      </w:r>
      <w:r w:rsidR="002171B2">
        <w:rPr>
          <w:bCs/>
        </w:rPr>
        <w:t xml:space="preserve">), </w:t>
      </w:r>
      <w:r w:rsidR="008E1E8C">
        <w:rPr>
          <w:bCs/>
        </w:rPr>
        <w:t>a</w:t>
      </w:r>
      <w:r w:rsidR="002171B2">
        <w:rPr>
          <w:bCs/>
        </w:rPr>
        <w:t>lewife (</w:t>
      </w:r>
      <w:r w:rsidR="002171B2" w:rsidRPr="00792C70">
        <w:rPr>
          <w:bCs/>
          <w:i/>
          <w:iCs/>
        </w:rPr>
        <w:t>Alosa</w:t>
      </w:r>
      <w:r w:rsidR="002171B2">
        <w:rPr>
          <w:bCs/>
        </w:rPr>
        <w:t xml:space="preserve"> </w:t>
      </w:r>
      <w:r w:rsidR="002171B2" w:rsidRPr="00792C70">
        <w:rPr>
          <w:bCs/>
          <w:i/>
          <w:iCs/>
        </w:rPr>
        <w:t>Pseudoharengus</w:t>
      </w:r>
      <w:r w:rsidR="002171B2">
        <w:rPr>
          <w:bCs/>
        </w:rPr>
        <w:t xml:space="preserve">), </w:t>
      </w:r>
      <w:r w:rsidR="008E1E8C">
        <w:rPr>
          <w:bCs/>
        </w:rPr>
        <w:t>m</w:t>
      </w:r>
      <w:r w:rsidR="002171B2">
        <w:rPr>
          <w:bCs/>
        </w:rPr>
        <w:t>ummichog (</w:t>
      </w:r>
      <w:proofErr w:type="spellStart"/>
      <w:r w:rsidR="002171B2" w:rsidRPr="00792C70">
        <w:rPr>
          <w:bCs/>
          <w:i/>
          <w:iCs/>
        </w:rPr>
        <w:t>Fundulus</w:t>
      </w:r>
      <w:proofErr w:type="spellEnd"/>
      <w:r w:rsidR="002171B2">
        <w:rPr>
          <w:bCs/>
        </w:rPr>
        <w:t xml:space="preserve"> </w:t>
      </w:r>
      <w:proofErr w:type="spellStart"/>
      <w:r w:rsidR="002171B2" w:rsidRPr="00792C70">
        <w:rPr>
          <w:bCs/>
          <w:i/>
          <w:iCs/>
        </w:rPr>
        <w:t>heteroclitus</w:t>
      </w:r>
      <w:proofErr w:type="spellEnd"/>
      <w:r w:rsidR="002171B2">
        <w:rPr>
          <w:bCs/>
        </w:rPr>
        <w:t xml:space="preserve">), </w:t>
      </w:r>
      <w:r w:rsidR="008E1E8C">
        <w:rPr>
          <w:bCs/>
        </w:rPr>
        <w:t>w</w:t>
      </w:r>
      <w:r w:rsidR="002171B2">
        <w:rPr>
          <w:bCs/>
        </w:rPr>
        <w:t xml:space="preserve">inter </w:t>
      </w:r>
      <w:r w:rsidR="008E1E8C">
        <w:rPr>
          <w:bCs/>
        </w:rPr>
        <w:t>f</w:t>
      </w:r>
      <w:r w:rsidR="002171B2">
        <w:rPr>
          <w:bCs/>
        </w:rPr>
        <w:t>lounder (</w:t>
      </w:r>
      <w:proofErr w:type="spellStart"/>
      <w:r w:rsidR="002171B2" w:rsidRPr="00792C70">
        <w:rPr>
          <w:bCs/>
          <w:i/>
          <w:iCs/>
        </w:rPr>
        <w:t>Pseudopleuronectes</w:t>
      </w:r>
      <w:proofErr w:type="spellEnd"/>
      <w:r w:rsidR="002171B2" w:rsidRPr="00792C70">
        <w:rPr>
          <w:bCs/>
        </w:rPr>
        <w:t xml:space="preserve"> </w:t>
      </w:r>
      <w:r w:rsidR="002171B2" w:rsidRPr="00792C70">
        <w:rPr>
          <w:bCs/>
          <w:i/>
          <w:iCs/>
        </w:rPr>
        <w:t>americanus</w:t>
      </w:r>
      <w:r w:rsidR="002171B2">
        <w:rPr>
          <w:bCs/>
        </w:rPr>
        <w:t xml:space="preserve">), Atlantic </w:t>
      </w:r>
      <w:r w:rsidR="008E1E8C">
        <w:rPr>
          <w:bCs/>
        </w:rPr>
        <w:t>s</w:t>
      </w:r>
      <w:r w:rsidR="002171B2">
        <w:rPr>
          <w:bCs/>
        </w:rPr>
        <w:t>ilverside (</w:t>
      </w:r>
      <w:r w:rsidR="002171B2" w:rsidRPr="00792C70">
        <w:rPr>
          <w:bCs/>
          <w:i/>
          <w:iCs/>
        </w:rPr>
        <w:t>Menidia</w:t>
      </w:r>
      <w:r w:rsidR="002171B2">
        <w:rPr>
          <w:bCs/>
        </w:rPr>
        <w:t xml:space="preserve"> </w:t>
      </w:r>
      <w:r w:rsidR="002171B2" w:rsidRPr="00792C70">
        <w:rPr>
          <w:bCs/>
          <w:i/>
          <w:iCs/>
        </w:rPr>
        <w:t>menidia</w:t>
      </w:r>
      <w:r w:rsidR="002171B2">
        <w:rPr>
          <w:bCs/>
        </w:rPr>
        <w:t>), and</w:t>
      </w:r>
      <w:r>
        <w:rPr>
          <w:bCs/>
        </w:rPr>
        <w:t xml:space="preserve"> </w:t>
      </w:r>
      <w:r w:rsidR="008E1E8C">
        <w:rPr>
          <w:bCs/>
        </w:rPr>
        <w:t>g</w:t>
      </w:r>
      <w:r>
        <w:rPr>
          <w:bCs/>
        </w:rPr>
        <w:t xml:space="preserve">reen </w:t>
      </w:r>
      <w:r w:rsidR="008E1E8C">
        <w:rPr>
          <w:bCs/>
        </w:rPr>
        <w:t>c</w:t>
      </w:r>
      <w:r>
        <w:rPr>
          <w:bCs/>
        </w:rPr>
        <w:t>rab (</w:t>
      </w:r>
      <w:proofErr w:type="spellStart"/>
      <w:r w:rsidRPr="00792C70">
        <w:rPr>
          <w:bCs/>
          <w:i/>
          <w:iCs/>
        </w:rPr>
        <w:t>Carsinus</w:t>
      </w:r>
      <w:proofErr w:type="spellEnd"/>
      <w:r>
        <w:rPr>
          <w:bCs/>
        </w:rPr>
        <w:t xml:space="preserve"> </w:t>
      </w:r>
      <w:proofErr w:type="spellStart"/>
      <w:r w:rsidRPr="00792C70">
        <w:rPr>
          <w:bCs/>
          <w:i/>
          <w:iCs/>
        </w:rPr>
        <w:t>maenas</w:t>
      </w:r>
      <w:proofErr w:type="spellEnd"/>
      <w:r>
        <w:rPr>
          <w:bCs/>
        </w:rPr>
        <w:t>)</w:t>
      </w:r>
      <w:r w:rsidR="002171B2">
        <w:rPr>
          <w:bCs/>
        </w:rPr>
        <w:t xml:space="preserve">. </w:t>
      </w:r>
      <w:r w:rsidR="0059204D">
        <w:rPr>
          <w:bCs/>
        </w:rPr>
        <w:t>Combined, these</w:t>
      </w:r>
      <w:r>
        <w:rPr>
          <w:bCs/>
        </w:rPr>
        <w:t xml:space="preserve"> species comprised over 99% of </w:t>
      </w:r>
      <w:r w:rsidR="0059204D">
        <w:rPr>
          <w:bCs/>
        </w:rPr>
        <w:t>all</w:t>
      </w:r>
      <w:r>
        <w:rPr>
          <w:bCs/>
        </w:rPr>
        <w:t xml:space="preserve"> </w:t>
      </w:r>
      <w:r w:rsidR="004B3608">
        <w:rPr>
          <w:bCs/>
        </w:rPr>
        <w:t>individuals</w:t>
      </w:r>
      <w:r>
        <w:rPr>
          <w:bCs/>
        </w:rPr>
        <w:t xml:space="preserve"> caught. Atlantic silverside was the most abundant species </w:t>
      </w:r>
      <w:r w:rsidR="007651E3">
        <w:rPr>
          <w:bCs/>
        </w:rPr>
        <w:t xml:space="preserve">at </w:t>
      </w:r>
      <w:r>
        <w:rPr>
          <w:bCs/>
        </w:rPr>
        <w:t>nearly 42% of total catch</w:t>
      </w:r>
      <w:r w:rsidR="007651E3">
        <w:rPr>
          <w:bCs/>
        </w:rPr>
        <w:t xml:space="preserve"> and was </w:t>
      </w:r>
      <w:r>
        <w:rPr>
          <w:bCs/>
        </w:rPr>
        <w:t xml:space="preserve">encountered in 56% of all seine hauls. Atlantic </w:t>
      </w:r>
      <w:proofErr w:type="gramStart"/>
      <w:r>
        <w:rPr>
          <w:bCs/>
        </w:rPr>
        <w:t>herring</w:t>
      </w:r>
      <w:proofErr w:type="gramEnd"/>
      <w:r>
        <w:rPr>
          <w:bCs/>
        </w:rPr>
        <w:t xml:space="preserve"> were also highly abundant (nearly 35% of total catch</w:t>
      </w:r>
      <w:proofErr w:type="gramStart"/>
      <w:r>
        <w:rPr>
          <w:bCs/>
        </w:rPr>
        <w:t>), but</w:t>
      </w:r>
      <w:proofErr w:type="gramEnd"/>
      <w:r>
        <w:rPr>
          <w:bCs/>
        </w:rPr>
        <w:t xml:space="preserve"> were encountered in only 15% of all seine hauls. Both species were </w:t>
      </w:r>
      <w:proofErr w:type="gramStart"/>
      <w:r>
        <w:rPr>
          <w:bCs/>
        </w:rPr>
        <w:t>encountered in</w:t>
      </w:r>
      <w:proofErr w:type="gramEnd"/>
      <w:r>
        <w:rPr>
          <w:bCs/>
        </w:rPr>
        <w:t xml:space="preserve"> every year of the sampling period. Green </w:t>
      </w:r>
      <w:r w:rsidR="008E1E8C">
        <w:rPr>
          <w:bCs/>
        </w:rPr>
        <w:t>c</w:t>
      </w:r>
      <w:r>
        <w:rPr>
          <w:bCs/>
        </w:rPr>
        <w:t xml:space="preserve">rabs had the widest range of spatiotemporal distribution </w:t>
      </w:r>
      <w:r w:rsidR="0059204D">
        <w:rPr>
          <w:bCs/>
        </w:rPr>
        <w:t>and</w:t>
      </w:r>
      <w:r>
        <w:rPr>
          <w:bCs/>
        </w:rPr>
        <w:t xml:space="preserve"> were encountered in 68% of all seine hauls</w:t>
      </w:r>
      <w:r w:rsidR="0059204D">
        <w:rPr>
          <w:bCs/>
        </w:rPr>
        <w:t>.</w:t>
      </w:r>
      <w:r>
        <w:rPr>
          <w:bCs/>
        </w:rPr>
        <w:t xml:space="preserve"> </w:t>
      </w:r>
      <w:r w:rsidR="0059204D">
        <w:rPr>
          <w:bCs/>
        </w:rPr>
        <w:t>W</w:t>
      </w:r>
      <w:r>
        <w:rPr>
          <w:bCs/>
        </w:rPr>
        <w:t>ith few exceptions</w:t>
      </w:r>
      <w:r w:rsidR="0059204D">
        <w:rPr>
          <w:bCs/>
        </w:rPr>
        <w:t>, they</w:t>
      </w:r>
      <w:r>
        <w:rPr>
          <w:bCs/>
        </w:rPr>
        <w:t xml:space="preserve"> were detected at least </w:t>
      </w:r>
      <w:proofErr w:type="gramStart"/>
      <w:r>
        <w:rPr>
          <w:bCs/>
        </w:rPr>
        <w:t>once at</w:t>
      </w:r>
      <w:proofErr w:type="gramEnd"/>
      <w:r>
        <w:rPr>
          <w:bCs/>
        </w:rPr>
        <w:t xml:space="preserve"> every </w:t>
      </w:r>
      <w:proofErr w:type="gramStart"/>
      <w:r w:rsidR="007651E3">
        <w:rPr>
          <w:bCs/>
        </w:rPr>
        <w:t>site</w:t>
      </w:r>
      <w:r w:rsidR="0059204D">
        <w:rPr>
          <w:bCs/>
        </w:rPr>
        <w:t xml:space="preserve"> in</w:t>
      </w:r>
      <w:proofErr w:type="gramEnd"/>
      <w:r>
        <w:rPr>
          <w:bCs/>
        </w:rPr>
        <w:t xml:space="preserve"> every year.</w:t>
      </w:r>
      <w:r w:rsidR="004B3608">
        <w:rPr>
          <w:bCs/>
        </w:rPr>
        <w:t xml:space="preserve"> Green crabs are the only non-teleost included in the analyses; other benthic invertebrates like horseshoe crabs (</w:t>
      </w:r>
      <w:r w:rsidR="004B3608" w:rsidRPr="004B3608">
        <w:rPr>
          <w:bCs/>
          <w:i/>
          <w:iCs/>
        </w:rPr>
        <w:t>Limulus polyphemus</w:t>
      </w:r>
      <w:r w:rsidR="004B3608">
        <w:rPr>
          <w:bCs/>
        </w:rPr>
        <w:t xml:space="preserve">) and various species of shrimp and hermit crabs were occasionally </w:t>
      </w:r>
      <w:proofErr w:type="gramStart"/>
      <w:r w:rsidR="004B3608">
        <w:rPr>
          <w:bCs/>
        </w:rPr>
        <w:t>encountered, but</w:t>
      </w:r>
      <w:proofErr w:type="gramEnd"/>
      <w:r w:rsidR="004B3608">
        <w:rPr>
          <w:bCs/>
        </w:rPr>
        <w:t xml:space="preserve"> not enumerated. </w:t>
      </w:r>
    </w:p>
    <w:p w14:paraId="337CD347" w14:textId="77777777" w:rsidR="00792C70" w:rsidRDefault="00792C70" w:rsidP="0005676A">
      <w:pPr>
        <w:spacing w:after="0" w:line="240" w:lineRule="auto"/>
        <w:rPr>
          <w:bCs/>
        </w:rPr>
      </w:pPr>
    </w:p>
    <w:p w14:paraId="354B82F9" w14:textId="31AF4753" w:rsidR="00792C70" w:rsidRPr="00792C70" w:rsidRDefault="00D92B01" w:rsidP="0005676A">
      <w:pPr>
        <w:spacing w:after="0" w:line="240" w:lineRule="auto"/>
        <w:rPr>
          <w:bCs/>
        </w:rPr>
      </w:pPr>
      <w:r>
        <w:rPr>
          <w:bCs/>
        </w:rPr>
        <w:lastRenderedPageBreak/>
        <w:t>The remaining 32 species were mainly juvenile fishes native to the Gulf of Maine</w:t>
      </w:r>
      <w:r w:rsidR="002171B2">
        <w:rPr>
          <w:bCs/>
        </w:rPr>
        <w:t xml:space="preserve"> or connecting freshwater systems</w:t>
      </w:r>
      <w:r>
        <w:rPr>
          <w:bCs/>
        </w:rPr>
        <w:t xml:space="preserve"> but also included </w:t>
      </w:r>
      <w:r w:rsidR="008E1E8C">
        <w:rPr>
          <w:bCs/>
        </w:rPr>
        <w:t>p</w:t>
      </w:r>
      <w:r w:rsidR="00792C70">
        <w:rPr>
          <w:bCs/>
        </w:rPr>
        <w:t>ermit (</w:t>
      </w:r>
      <w:r w:rsidR="00792C70" w:rsidRPr="00792C70">
        <w:rPr>
          <w:bCs/>
          <w:i/>
          <w:iCs/>
        </w:rPr>
        <w:t>Trachinotus</w:t>
      </w:r>
      <w:r w:rsidR="00792C70">
        <w:rPr>
          <w:bCs/>
        </w:rPr>
        <w:t xml:space="preserve"> </w:t>
      </w:r>
      <w:proofErr w:type="spellStart"/>
      <w:r w:rsidR="00792C70" w:rsidRPr="00792C70">
        <w:rPr>
          <w:bCs/>
          <w:i/>
          <w:iCs/>
        </w:rPr>
        <w:t>falcatus</w:t>
      </w:r>
      <w:proofErr w:type="spellEnd"/>
      <w:r w:rsidR="00792C70">
        <w:rPr>
          <w:bCs/>
        </w:rPr>
        <w:t>)</w:t>
      </w:r>
      <w:r>
        <w:rPr>
          <w:bCs/>
        </w:rPr>
        <w:t xml:space="preserve">, </w:t>
      </w:r>
      <w:r w:rsidR="008E1E8C">
        <w:rPr>
          <w:bCs/>
        </w:rPr>
        <w:t>c</w:t>
      </w:r>
      <w:r>
        <w:rPr>
          <w:bCs/>
        </w:rPr>
        <w:t xml:space="preserve">revalle </w:t>
      </w:r>
      <w:r w:rsidR="008E1E8C">
        <w:rPr>
          <w:bCs/>
        </w:rPr>
        <w:t>j</w:t>
      </w:r>
      <w:r>
        <w:rPr>
          <w:bCs/>
        </w:rPr>
        <w:t>ack (</w:t>
      </w:r>
      <w:r w:rsidRPr="00D92B01">
        <w:rPr>
          <w:bCs/>
          <w:i/>
          <w:iCs/>
        </w:rPr>
        <w:t>Caranx</w:t>
      </w:r>
      <w:r>
        <w:rPr>
          <w:bCs/>
        </w:rPr>
        <w:t xml:space="preserve"> </w:t>
      </w:r>
      <w:r w:rsidRPr="00D92B01">
        <w:rPr>
          <w:bCs/>
          <w:i/>
          <w:iCs/>
        </w:rPr>
        <w:t>hippos</w:t>
      </w:r>
      <w:r>
        <w:rPr>
          <w:bCs/>
        </w:rPr>
        <w:t xml:space="preserve">), </w:t>
      </w:r>
      <w:r w:rsidR="008E1E8C">
        <w:rPr>
          <w:bCs/>
        </w:rPr>
        <w:t>w</w:t>
      </w:r>
      <w:r>
        <w:rPr>
          <w:bCs/>
        </w:rPr>
        <w:t xml:space="preserve">hite </w:t>
      </w:r>
      <w:r w:rsidR="008E1E8C">
        <w:rPr>
          <w:bCs/>
        </w:rPr>
        <w:t>m</w:t>
      </w:r>
      <w:r>
        <w:rPr>
          <w:bCs/>
        </w:rPr>
        <w:t>ullet (</w:t>
      </w:r>
      <w:r w:rsidRPr="00D92B01">
        <w:rPr>
          <w:bCs/>
          <w:i/>
          <w:iCs/>
        </w:rPr>
        <w:t>Mugil</w:t>
      </w:r>
      <w:r>
        <w:rPr>
          <w:bCs/>
        </w:rPr>
        <w:t xml:space="preserve"> </w:t>
      </w:r>
      <w:proofErr w:type="spellStart"/>
      <w:r w:rsidRPr="00D92B01">
        <w:rPr>
          <w:bCs/>
          <w:i/>
          <w:iCs/>
        </w:rPr>
        <w:t>curema</w:t>
      </w:r>
      <w:proofErr w:type="spellEnd"/>
      <w:r>
        <w:rPr>
          <w:bCs/>
        </w:rPr>
        <w:t xml:space="preserve">), and </w:t>
      </w:r>
      <w:r w:rsidR="008E1E8C">
        <w:rPr>
          <w:bCs/>
        </w:rPr>
        <w:t>s</w:t>
      </w:r>
      <w:r w:rsidR="00792C70">
        <w:rPr>
          <w:bCs/>
        </w:rPr>
        <w:t xml:space="preserve">ummer </w:t>
      </w:r>
      <w:r w:rsidR="008E1E8C">
        <w:rPr>
          <w:bCs/>
        </w:rPr>
        <w:t>f</w:t>
      </w:r>
      <w:r w:rsidR="00792C70">
        <w:rPr>
          <w:bCs/>
        </w:rPr>
        <w:t>lounder (</w:t>
      </w:r>
      <w:proofErr w:type="spellStart"/>
      <w:r w:rsidR="00792C70" w:rsidRPr="00792C70">
        <w:rPr>
          <w:bCs/>
          <w:i/>
          <w:iCs/>
        </w:rPr>
        <w:t>Paralychthis</w:t>
      </w:r>
      <w:proofErr w:type="spellEnd"/>
      <w:r w:rsidR="00792C70">
        <w:rPr>
          <w:bCs/>
        </w:rPr>
        <w:t xml:space="preserve"> </w:t>
      </w:r>
      <w:r w:rsidR="00792C70" w:rsidRPr="00792C70">
        <w:rPr>
          <w:bCs/>
          <w:i/>
          <w:iCs/>
        </w:rPr>
        <w:t>dentatus</w:t>
      </w:r>
      <w:r w:rsidR="00792C70">
        <w:rPr>
          <w:bCs/>
        </w:rPr>
        <w:t xml:space="preserve">). Permit </w:t>
      </w:r>
      <w:r>
        <w:rPr>
          <w:bCs/>
        </w:rPr>
        <w:t xml:space="preserve">and </w:t>
      </w:r>
      <w:r w:rsidR="008E1E8C">
        <w:rPr>
          <w:bCs/>
        </w:rPr>
        <w:t>c</w:t>
      </w:r>
      <w:r>
        <w:rPr>
          <w:bCs/>
        </w:rPr>
        <w:t xml:space="preserve">revalle </w:t>
      </w:r>
      <w:r w:rsidR="008E1E8C">
        <w:rPr>
          <w:bCs/>
        </w:rPr>
        <w:t>j</w:t>
      </w:r>
      <w:r>
        <w:rPr>
          <w:bCs/>
        </w:rPr>
        <w:t xml:space="preserve">ack </w:t>
      </w:r>
      <w:r w:rsidR="00792C70">
        <w:rPr>
          <w:bCs/>
        </w:rPr>
        <w:t xml:space="preserve">are among an assemblage of tropical or subtropical species that typically reside south of Cape Cod, but may be advected northward into the Gulf of Maine by eddies or warm core rings of the Gulf Stream Current </w:t>
      </w:r>
      <w:r w:rsidR="00792C70">
        <w:rPr>
          <w:bCs/>
        </w:rPr>
        <w:fldChar w:fldCharType="begin"/>
      </w:r>
      <w:r w:rsidR="00792C70">
        <w:rPr>
          <w:bCs/>
        </w:rPr>
        <w:instrText xml:space="preserve"> ADDIN ZOTERO_ITEM CSL_CITATION {"citationID":"wPm7LUM4","properties":{"formattedCitation":"(Hare et al. 2002, Wood et al. 2009, O\\uc0\\u8217{}Neill et al. 2025)","plainCitation":"(Hare et al. 2002, Wood et al. 2009, O’Neill et al. 2025)","noteIndex":0},"citationItems":[{"id":513,"uris":["http://zotero.org/users/11233743/items/GPZG23E3"],"itemData":{"id":513,"type":"article-journal","abstract":"Larval fish originating south of Cape Hatteras, North Carolina, are frequently found on the continental shelf north of Cape Hatteras, even as far north as the Scotian shelf. The Gulf Stream and associated warm</w:instrText>
      </w:r>
      <w:r w:rsidR="00792C70">
        <w:rPr>
          <w:rFonts w:ascii="Cambria Math" w:hAnsi="Cambria Math" w:cs="Cambria Math"/>
          <w:bCs/>
        </w:rPr>
        <w:instrText>‐</w:instrText>
      </w:r>
      <w:r w:rsidR="00792C70">
        <w:rPr>
          <w:bCs/>
        </w:rPr>
        <w:instrText>core rings are hypothesized as the physical mechanisms responsible for the northward transport of larvae. Specifically, larvae spawned along the southeast U.S. continental shelf are entrained into the Gulf Stream, transported to the northeast, regularly incorporated in warm</w:instrText>
      </w:r>
      <w:r w:rsidR="00792C70">
        <w:rPr>
          <w:rFonts w:ascii="Cambria Math" w:hAnsi="Cambria Math" w:cs="Cambria Math"/>
          <w:bCs/>
        </w:rPr>
        <w:instrText>‐</w:instrText>
      </w:r>
      <w:r w:rsidR="00792C70">
        <w:rPr>
          <w:bCs/>
        </w:rPr>
        <w:instrText xml:space="preserve">core ring streamers, transported across the slope region, and released along the shelf edge north of Cape Hatteras. This proposed transport route was evaluated using hydrographic data and drifter tracks that were collected as part of other studies. Continental shelf water that originated south of Cape Hatteras was found along the edge of the Gulf Stream north of Cape Hatteras, and drifter tracks demonstrated each segment of the proposed transport route. A probability model was then developed to estimate transport times for larvae carried over the proposed transport route using a combination of sea surface temperature images, statistics of drifter transport speeds, and a larval mortality function. Modeled transport time distributions closely matched observed age distributions of larvae, further supporting the hypothesized transport route.","container-title":"Limnology and Oceanography","DOI":"10.4319/lo.2002.47.6.1774","ISSN":"0024-3590, 1939-5590","issue":"6","journalAbbreviation":"Limnology &amp; Oceanography","language":"en","license":"http://onlinelibrary.wiley.com/termsAndConditions#vor","page":"1774-1789","source":"DOI.org (Crossref)","title":"Routes and rates of larval fish transport from the southeast to the northeast United States continental shelf","volume":"47","author":[{"family":"Hare","given":"Jonathan A."},{"family":"Churchill","given":"James H."},{"family":"Cowen","given":"Robert K."},{"family":"Berger","given":"Thomas J."},{"family":"Cornillon","given":"Peter C."},{"family":"Dragos","given":"Paul"},{"family":"Glenn","given":"Scott M."},{"family":"Govoni","given":"John J."},{"family":"Lee","given":"Thomas N."}],"issued":{"date-parts":[["2002",11]]}}},{"id":515,"uris":["http://zotero.org/users/11233743/items/Q4NXAMJJ"],"itemData":{"id":515,"type":"article-journal","container-title":"Fishery Bulletin","issue":"1","page":"89-100","title":"A comparison between warm-water fish assemblages of Narragansett Bay and those of Long Island Sound waters","volume":"107","author":[{"family":"Wood","given":"Abby Jane M."},{"family":"Collie","given":"Jeremy S."},{"family":"Hare","given":"Jonathan A."}],"issued":{"date-parts":[["2009"]]}}},{"id":514,"uris":["http://zotero.org/users/11233743/items/Q8F6GDTF"],"itemData":{"id":514,"type":"article-journal","abstract":"ABSTRACT\n            The Gulf Stream exerts tremendous influence over oceanographic conditions in the northwestern Atlantic as it transports tropical water to higher latitudes. While the meandering eddies and warm core rings of the Gulf Stream persist year-round, the seasonal warming of coastal waters in the northwestern Atlantic afford many young-of-year tropical and subtropical species temporary refuge through the summer and fall after Gulf Stream dispersal. Several aspects of this dispersal and its impact on coastal ecosystems are difficult to document. Due to the broad scale and intensive sampling effort required to survey these expatriated species, we used a citizen science platform to gather species observations. We analyzed over 1,200 reports of fish from 28 taxonomic families to describe extralimital geographic distributions, observation frequency, and phenological aspects of their dispersal. The influence of ecosystem dynamics and life stage-specific biological characteristics on the observed extralimital distributions of species is discussed. We found that citizen scientists gathered novel sightings relevant to coastal marine fish ecology through a variety of coastal activities, and complimentary to established research methods. These findings support incorporating crowd-sourced data to improve our understanding of marine species assemblages of the northwestern Atlantic.","container-title":"Fisheries","DOI":"10.1093/fshmag/vuae014","ISSN":"0363-2415, 1548-8446","language":"en","license":"https://creativecommons.org/licenses/by-nc/4.0/","page":"vuae014","source":"DOI.org (Crossref)","title":"Citizen science contributions to the investigation of extralimital tropical and subtropical marine fish distribution via Gulf Stream transport","author":[{"family":"O’Neill","given":"Michael E"},{"family":"Bluhm","given":"Samantha C"},{"family":"Nichols","given":"Owen C"}],"issued":{"date-parts":[["2025",1,22]]}}}],"schema":"https://github.com/citation-style-language/schema/raw/master/csl-citation.json"} </w:instrText>
      </w:r>
      <w:r w:rsidR="00792C70">
        <w:rPr>
          <w:bCs/>
        </w:rPr>
        <w:fldChar w:fldCharType="separate"/>
      </w:r>
      <w:r w:rsidR="00792C70" w:rsidRPr="00792C70">
        <w:rPr>
          <w:rFonts w:ascii="Aptos" w:hAnsi="Aptos" w:cs="Times New Roman"/>
          <w:kern w:val="0"/>
        </w:rPr>
        <w:t>(Hare et al. 2002, Wood et al. 2009, O’Neill et al. 2025)</w:t>
      </w:r>
      <w:r w:rsidR="00792C70">
        <w:rPr>
          <w:bCs/>
        </w:rPr>
        <w:fldChar w:fldCharType="end"/>
      </w:r>
      <w:r w:rsidR="00792C70">
        <w:rPr>
          <w:bCs/>
        </w:rPr>
        <w:t>. Species within this group are colloquially known as “Gulf Stream Orphans.”</w:t>
      </w:r>
      <w:r w:rsidR="002171B2">
        <w:rPr>
          <w:bCs/>
        </w:rPr>
        <w:t xml:space="preserve"> Though not officially recognized as part of this group, </w:t>
      </w:r>
      <w:r w:rsidR="008E1E8C">
        <w:rPr>
          <w:bCs/>
        </w:rPr>
        <w:t>w</w:t>
      </w:r>
      <w:r w:rsidR="002171B2">
        <w:rPr>
          <w:bCs/>
        </w:rPr>
        <w:t xml:space="preserve">hite </w:t>
      </w:r>
      <w:r w:rsidR="008E1E8C">
        <w:rPr>
          <w:bCs/>
        </w:rPr>
        <w:t>m</w:t>
      </w:r>
      <w:r w:rsidR="002171B2">
        <w:rPr>
          <w:bCs/>
        </w:rPr>
        <w:t xml:space="preserve">ullet and other </w:t>
      </w:r>
      <w:proofErr w:type="spellStart"/>
      <w:r w:rsidR="00F00A17">
        <w:rPr>
          <w:bCs/>
        </w:rPr>
        <w:t>Mugilidae</w:t>
      </w:r>
      <w:proofErr w:type="spellEnd"/>
      <w:r w:rsidR="00F00A17">
        <w:rPr>
          <w:bCs/>
        </w:rPr>
        <w:t xml:space="preserve"> </w:t>
      </w:r>
      <w:r w:rsidR="002171B2">
        <w:rPr>
          <w:bCs/>
        </w:rPr>
        <w:t>fishes</w:t>
      </w:r>
      <w:r w:rsidR="00F00A17">
        <w:rPr>
          <w:bCs/>
        </w:rPr>
        <w:t xml:space="preserve"> </w:t>
      </w:r>
      <w:r w:rsidR="002171B2">
        <w:rPr>
          <w:bCs/>
        </w:rPr>
        <w:t xml:space="preserve">are subtropical species unknown to be breeding in or regularly migrating to </w:t>
      </w:r>
      <w:r w:rsidR="00F00285">
        <w:rPr>
          <w:bCs/>
        </w:rPr>
        <w:t xml:space="preserve">regions north of Cape Cod </w:t>
      </w:r>
      <w:r w:rsidR="00F00285">
        <w:rPr>
          <w:bCs/>
        </w:rPr>
        <w:fldChar w:fldCharType="begin"/>
      </w:r>
      <w:r w:rsidR="00F00285">
        <w:rPr>
          <w:bCs/>
        </w:rPr>
        <w:instrText xml:space="preserve"> ADDIN ZOTERO_ITEM CSL_CITATION {"citationID":"jmK89QVQ","properties":{"formattedCitation":"(Bigelow &amp; Schroeder 1953, Ayvazian et al. 1992)","plainCitation":"(Bigelow &amp; Schroeder 1953, Ayvazian et al. 1992)","noteIndex":0},"citationItems":[{"id":509,"uris":["http://zotero.org/users/11233743/items/6PBMDUE4"],"itemData":{"id":509,"type":"article-journal","collection-title":"US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C."}],"issued":{"date-parts":[["1953"]]}}},{"id":517,"uris":["http://zotero.org/users/11233743/items/ZP9Q4G2V"],"itemData":{"id":517,"type":"article-journal","abstract":"Comparison of the relative abundance of fish species from different life-history groups and their temporal patterns of estuarine habitat use from two estuaries north and south of Cape Cod indicates that the Cape acts as a zoogeographic boundary. Between April 1988 and December 1989, monthly seine and trawl samples were collected from nearshore, shallow-water marsh, and beach and deeper open-water habitats in Wells Harbor, Maine, and Waquoit Bay, Massachusetts. Forty-eight species and 80,341 individuals were collected from Waquoit Bay compared to 24 species and 22,561 individuals from Wells Harbor. Waquoit Bay had proportionally fewer resident species and more marine, nursery, and occasional species than Wells Harbor. Annual density and biomass values were greater across all habitats in Waquoit Bay, with the summer values from the marsh habitat an order of magnitude higher than comparable summer data from the Wells habitats. We suggest that marsh and beach habitats provide a nursery area for young-of-the-year fishes, while deeper, open-water habitats serve as a corridor for fishes moving to nearshore habitats or serve as a refuge during low tide.","container-title":"Estuaries","DOI":"10.2307/1352784","ISSN":"01608347","issue":"3","journalAbbreviation":"Estuaries","language":"en","page":"368","source":"DOI.org (Crossref)","title":"Comparison of Habitat Use by Estuarine Fish Assemblages in the Acadian and Virginian Zoogeographic Provinces","volume":"15","author":[{"family":"Ayvazian","given":"S. G."},{"family":"Deegan","given":"L. A."},{"family":"Finn","given":"J. T."}],"issued":{"date-parts":[["1992",9]]}}}],"schema":"https://github.com/citation-style-language/schema/raw/master/csl-citation.json"} </w:instrText>
      </w:r>
      <w:r w:rsidR="00F00285">
        <w:rPr>
          <w:bCs/>
        </w:rPr>
        <w:fldChar w:fldCharType="separate"/>
      </w:r>
      <w:r w:rsidR="00F00285" w:rsidRPr="00F00285">
        <w:rPr>
          <w:rFonts w:ascii="Aptos" w:hAnsi="Aptos"/>
        </w:rPr>
        <w:t>(Bigelow &amp; Schroeder 1953, Ayvazian et al. 1992)</w:t>
      </w:r>
      <w:r w:rsidR="00F00285">
        <w:rPr>
          <w:bCs/>
        </w:rPr>
        <w:fldChar w:fldCharType="end"/>
      </w:r>
      <w:r w:rsidR="00F00285">
        <w:rPr>
          <w:bCs/>
        </w:rPr>
        <w:t xml:space="preserve">. </w:t>
      </w:r>
      <w:r w:rsidR="00792C70">
        <w:rPr>
          <w:bCs/>
        </w:rPr>
        <w:t xml:space="preserve">Summer flounder </w:t>
      </w:r>
      <w:r w:rsidR="0059204D">
        <w:rPr>
          <w:bCs/>
        </w:rPr>
        <w:t>is</w:t>
      </w:r>
      <w:r w:rsidR="00F00285">
        <w:rPr>
          <w:bCs/>
        </w:rPr>
        <w:t xml:space="preserve"> a temperate species</w:t>
      </w:r>
      <w:r w:rsidR="00792C70">
        <w:rPr>
          <w:bCs/>
        </w:rPr>
        <w:t xml:space="preserve"> more commonly found south of Cape Cod, but </w:t>
      </w:r>
      <w:r w:rsidR="00F00285">
        <w:rPr>
          <w:bCs/>
        </w:rPr>
        <w:t>some individuals may make</w:t>
      </w:r>
      <w:r w:rsidR="00792C70">
        <w:rPr>
          <w:bCs/>
        </w:rPr>
        <w:t xml:space="preserve"> </w:t>
      </w:r>
      <w:r w:rsidR="00F00285">
        <w:rPr>
          <w:bCs/>
        </w:rPr>
        <w:t xml:space="preserve">seasonal migrations to </w:t>
      </w:r>
      <w:r w:rsidR="00792C70">
        <w:rPr>
          <w:bCs/>
        </w:rPr>
        <w:t xml:space="preserve">coastal Maine and are </w:t>
      </w:r>
      <w:r w:rsidR="004B3608">
        <w:rPr>
          <w:bCs/>
        </w:rPr>
        <w:t xml:space="preserve">therefore </w:t>
      </w:r>
      <w:r w:rsidR="00792C70">
        <w:rPr>
          <w:bCs/>
        </w:rPr>
        <w:t xml:space="preserve">not considered Gulf Stream Orphans </w:t>
      </w:r>
      <w:r w:rsidR="00792C70">
        <w:rPr>
          <w:bCs/>
        </w:rPr>
        <w:fldChar w:fldCharType="begin"/>
      </w:r>
      <w:r w:rsidR="00792C70">
        <w:rPr>
          <w:bCs/>
        </w:rPr>
        <w:instrText xml:space="preserve"> ADDIN ZOTERO_ITEM CSL_CITATION {"citationID":"R8aT5inu","properties":{"formattedCitation":"(Bigelow &amp; Schroeder 1953)","plainCitation":"(Bigelow &amp; Schroeder 1953)","noteIndex":0},"citationItems":[{"id":509,"uris":["http://zotero.org/users/11233743/items/6PBMDUE4"],"itemData":{"id":509,"type":"article-journal","collection-title":"US Fish and Wiildlife Service","container-title":"Fishery Bulletin","issue":"74","page":"267-270","title":"Fishes of the Gulf of Maine","volume":"53","author":[{"family":"Bigelow","given":"Henry B."},{"family":"Schroeder","given":"William C."}],"issued":{"date-parts":[["1953"]]}}}],"schema":"https://github.com/citation-style-language/schema/raw/master/csl-citation.json"} </w:instrText>
      </w:r>
      <w:r w:rsidR="00792C70">
        <w:rPr>
          <w:bCs/>
        </w:rPr>
        <w:fldChar w:fldCharType="separate"/>
      </w:r>
      <w:r w:rsidR="00792C70" w:rsidRPr="00792C70">
        <w:rPr>
          <w:rFonts w:ascii="Aptos" w:hAnsi="Aptos"/>
        </w:rPr>
        <w:t>(Bigelow &amp; Schroeder 1953)</w:t>
      </w:r>
      <w:r w:rsidR="00792C70">
        <w:rPr>
          <w:bCs/>
        </w:rPr>
        <w:fldChar w:fldCharType="end"/>
      </w:r>
      <w:r w:rsidR="00792C70">
        <w:rPr>
          <w:bCs/>
        </w:rPr>
        <w:t xml:space="preserve">. </w:t>
      </w:r>
    </w:p>
    <w:p w14:paraId="32267774" w14:textId="77777777" w:rsidR="00792C70" w:rsidRPr="00562A5F" w:rsidRDefault="00792C70" w:rsidP="0005676A">
      <w:pPr>
        <w:spacing w:after="0" w:line="240" w:lineRule="auto"/>
        <w:rPr>
          <w:bCs/>
          <w:color w:val="4472C4"/>
        </w:rPr>
      </w:pPr>
    </w:p>
    <w:p w14:paraId="1474C1F9" w14:textId="034ADD4B" w:rsidR="00562A5F" w:rsidRDefault="00562A5F" w:rsidP="0005676A">
      <w:pPr>
        <w:spacing w:after="0" w:line="240" w:lineRule="auto"/>
        <w:rPr>
          <w:bCs/>
          <w:color w:val="4472C4"/>
        </w:rPr>
      </w:pPr>
      <w:r w:rsidRPr="00562A5F">
        <w:rPr>
          <w:bCs/>
          <w:color w:val="4472C4"/>
        </w:rPr>
        <w:t>4.2</w:t>
      </w:r>
      <w:r w:rsidRPr="00562A5F">
        <w:rPr>
          <w:bCs/>
          <w:color w:val="4472C4"/>
        </w:rPr>
        <w:tab/>
      </w:r>
      <w:r w:rsidR="00792C70">
        <w:rPr>
          <w:bCs/>
          <w:color w:val="4472C4"/>
        </w:rPr>
        <w:t>Nearshore</w:t>
      </w:r>
      <w:r w:rsidRPr="00562A5F">
        <w:rPr>
          <w:bCs/>
          <w:color w:val="4472C4"/>
        </w:rPr>
        <w:t xml:space="preserve"> surface temperature anomaly</w:t>
      </w:r>
    </w:p>
    <w:p w14:paraId="6302D2CB" w14:textId="4E6FB772" w:rsidR="00792C70" w:rsidRDefault="004B3608" w:rsidP="0005676A">
      <w:pPr>
        <w:spacing w:after="0" w:line="240" w:lineRule="auto"/>
        <w:rPr>
          <w:bCs/>
          <w:color w:val="4472C4"/>
        </w:rPr>
      </w:pPr>
      <w:r>
        <w:rPr>
          <w:bCs/>
        </w:rPr>
        <w:t xml:space="preserve">GAMs fit to average daily surface temperature data from the Portland Harbor tide gauge explained 95.9% of the deviance. Results </w:t>
      </w:r>
      <w:r w:rsidR="00F00A17">
        <w:rPr>
          <w:bCs/>
        </w:rPr>
        <w:t>indicated that 2014-2015 and 2017-2019 had average annual temperature anomalies below the CRP average</w:t>
      </w:r>
      <w:r w:rsidR="00C17D53">
        <w:rPr>
          <w:bCs/>
        </w:rPr>
        <w:t xml:space="preserve"> </w:t>
      </w:r>
      <w:r w:rsidR="00C17D53" w:rsidRPr="00291AF8">
        <w:rPr>
          <w:bCs/>
          <w:highlight w:val="yellow"/>
        </w:rPr>
        <w:t>(Fig</w:t>
      </w:r>
      <w:r w:rsidR="00291AF8" w:rsidRPr="00291AF8">
        <w:rPr>
          <w:bCs/>
          <w:highlight w:val="yellow"/>
        </w:rPr>
        <w:t>.</w:t>
      </w:r>
      <w:r w:rsidR="00C17D53" w:rsidRPr="00291AF8">
        <w:rPr>
          <w:bCs/>
          <w:highlight w:val="yellow"/>
        </w:rPr>
        <w:t xml:space="preserve"> </w:t>
      </w:r>
      <w:r w:rsidR="00291AF8">
        <w:rPr>
          <w:bCs/>
        </w:rPr>
        <w:t>3)</w:t>
      </w:r>
      <w:r w:rsidR="00F00A17">
        <w:rPr>
          <w:bCs/>
        </w:rPr>
        <w:t xml:space="preserve"> These cooler years were characterized by </w:t>
      </w:r>
      <w:r w:rsidR="00005FA0">
        <w:rPr>
          <w:bCs/>
        </w:rPr>
        <w:t xml:space="preserve">sustained periods of daily temperatures beneath the modeled daily average in </w:t>
      </w:r>
      <w:r w:rsidR="00F00A17">
        <w:rPr>
          <w:bCs/>
        </w:rPr>
        <w:t>winter (December-February) and spring (March-May)</w:t>
      </w:r>
      <w:r w:rsidR="00005FA0">
        <w:rPr>
          <w:bCs/>
        </w:rPr>
        <w:t xml:space="preserve">, and limited time above the modeled daily average </w:t>
      </w:r>
      <w:r w:rsidR="00085C3B">
        <w:rPr>
          <w:bCs/>
        </w:rPr>
        <w:t>in summer (June-August)</w:t>
      </w:r>
      <w:r w:rsidR="00005FA0">
        <w:rPr>
          <w:bCs/>
        </w:rPr>
        <w:t>.</w:t>
      </w:r>
      <w:r w:rsidR="00085C3B">
        <w:rPr>
          <w:bCs/>
        </w:rPr>
        <w:t xml:space="preserve"> In contrast, daily temperatures in both summers and winters of warmer years </w:t>
      </w:r>
      <w:r w:rsidR="002F2AE0">
        <w:rPr>
          <w:bCs/>
        </w:rPr>
        <w:t xml:space="preserve">(2016, 2020-2024) </w:t>
      </w:r>
      <w:r w:rsidR="00085C3B">
        <w:rPr>
          <w:bCs/>
        </w:rPr>
        <w:t xml:space="preserve">typically remained above the modeled daily average. </w:t>
      </w:r>
      <w:r w:rsidR="008F6893">
        <w:rPr>
          <w:bCs/>
        </w:rPr>
        <w:t xml:space="preserve">Notably, </w:t>
      </w:r>
      <w:r w:rsidR="00C17D53">
        <w:rPr>
          <w:bCs/>
        </w:rPr>
        <w:t>summer</w:t>
      </w:r>
      <w:r w:rsidR="008F6893">
        <w:rPr>
          <w:bCs/>
        </w:rPr>
        <w:t xml:space="preserve"> temperatures have been </w:t>
      </w:r>
      <w:r w:rsidR="00C17D53">
        <w:rPr>
          <w:bCs/>
        </w:rPr>
        <w:t>more than 1</w:t>
      </w:r>
      <w:r w:rsidR="007651E3">
        <w:rPr>
          <w:bCs/>
        </w:rPr>
        <w:t xml:space="preserve">°C </w:t>
      </w:r>
      <w:r w:rsidR="00C17D53">
        <w:rPr>
          <w:bCs/>
        </w:rPr>
        <w:t>greater than</w:t>
      </w:r>
      <w:r w:rsidR="008F6893">
        <w:rPr>
          <w:bCs/>
        </w:rPr>
        <w:t xml:space="preserve"> modeled averages in each year since 2020</w:t>
      </w:r>
      <w:r w:rsidR="00C17D53">
        <w:rPr>
          <w:bCs/>
        </w:rPr>
        <w:t xml:space="preserve"> (Table 2)</w:t>
      </w:r>
      <w:r w:rsidR="008F6893">
        <w:rPr>
          <w:bCs/>
        </w:rPr>
        <w:t>.</w:t>
      </w:r>
    </w:p>
    <w:p w14:paraId="2AEE0DC1" w14:textId="77777777" w:rsidR="00792C70" w:rsidRPr="00562A5F" w:rsidRDefault="00792C70" w:rsidP="0005676A">
      <w:pPr>
        <w:spacing w:after="0" w:line="240" w:lineRule="auto"/>
        <w:rPr>
          <w:bCs/>
          <w:color w:val="4472C4"/>
        </w:rPr>
      </w:pPr>
    </w:p>
    <w:p w14:paraId="6B708E68" w14:textId="1E778C8F" w:rsidR="009C4616" w:rsidRDefault="00562A5F" w:rsidP="0005676A">
      <w:pPr>
        <w:spacing w:after="0" w:line="240" w:lineRule="auto"/>
        <w:rPr>
          <w:bCs/>
          <w:color w:val="4472C4"/>
        </w:rPr>
      </w:pPr>
      <w:r w:rsidRPr="00562A5F">
        <w:rPr>
          <w:bCs/>
          <w:color w:val="4472C4"/>
        </w:rPr>
        <w:t>4.3</w:t>
      </w:r>
      <w:r w:rsidRPr="00562A5F">
        <w:rPr>
          <w:bCs/>
          <w:color w:val="4472C4"/>
        </w:rPr>
        <w:tab/>
        <w:t>Weekly growth rates</w:t>
      </w:r>
    </w:p>
    <w:p w14:paraId="25BC09EC" w14:textId="76869D94" w:rsidR="00405AE8" w:rsidRDefault="009C4616" w:rsidP="0005676A">
      <w:pPr>
        <w:spacing w:after="0" w:line="240" w:lineRule="auto"/>
        <w:rPr>
          <w:bCs/>
        </w:rPr>
      </w:pPr>
      <w:r>
        <w:rPr>
          <w:bCs/>
        </w:rPr>
        <w:t xml:space="preserve">The process of filtering </w:t>
      </w:r>
      <w:r w:rsidR="000311B2">
        <w:rPr>
          <w:bCs/>
        </w:rPr>
        <w:t xml:space="preserve">length frequency distribution </w:t>
      </w:r>
      <w:r>
        <w:rPr>
          <w:bCs/>
        </w:rPr>
        <w:t>data to include o</w:t>
      </w:r>
      <w:r w:rsidR="000311B2">
        <w:rPr>
          <w:bCs/>
        </w:rPr>
        <w:t xml:space="preserve">nly age-0 fish </w:t>
      </w:r>
      <w:r w:rsidR="007651E3">
        <w:rPr>
          <w:bCs/>
        </w:rPr>
        <w:t>produced</w:t>
      </w:r>
      <w:r w:rsidR="000311B2">
        <w:rPr>
          <w:bCs/>
        </w:rPr>
        <w:t xml:space="preserve"> between 2 and 5 weeks of data per year </w:t>
      </w:r>
      <w:r w:rsidR="00467478">
        <w:rPr>
          <w:bCs/>
        </w:rPr>
        <w:t>to estimate herring weekly growth rates</w:t>
      </w:r>
      <w:r w:rsidR="000311B2">
        <w:rPr>
          <w:bCs/>
        </w:rPr>
        <w:t xml:space="preserve">. </w:t>
      </w:r>
      <w:r w:rsidR="00405AE8">
        <w:rPr>
          <w:bCs/>
        </w:rPr>
        <w:t xml:space="preserve">Herring </w:t>
      </w:r>
      <w:proofErr w:type="gramStart"/>
      <w:r w:rsidR="00405AE8">
        <w:rPr>
          <w:bCs/>
        </w:rPr>
        <w:t>were</w:t>
      </w:r>
      <w:proofErr w:type="gramEnd"/>
      <w:r w:rsidR="00405AE8">
        <w:rPr>
          <w:bCs/>
        </w:rPr>
        <w:t xml:space="preserve"> caught in only the first week of sampling in 2023, so growth rates could not be estimated for that year.</w:t>
      </w:r>
      <w:r w:rsidR="007651E3">
        <w:rPr>
          <w:bCs/>
        </w:rPr>
        <w:t xml:space="preserve"> Herring growth rates in 2024 were estimated from data that had no sampling in weeks 32 to 38 because of vessel mechanical issues; we therefore had low confidence in the results for this year and did not include them in further analyses. </w:t>
      </w:r>
      <w:r w:rsidR="000311B2">
        <w:rPr>
          <w:bCs/>
        </w:rPr>
        <w:t>The earliest week of age-0 herring detection was generally in week</w:t>
      </w:r>
      <w:r w:rsidR="004E3BE3">
        <w:rPr>
          <w:bCs/>
        </w:rPr>
        <w:t xml:space="preserve"> 25 (SD: 1.2 weeks)</w:t>
      </w:r>
      <w:r w:rsidR="000311B2">
        <w:rPr>
          <w:bCs/>
        </w:rPr>
        <w:t xml:space="preserve">, and the latest week </w:t>
      </w:r>
      <w:r w:rsidR="0059204D">
        <w:rPr>
          <w:bCs/>
        </w:rPr>
        <w:t xml:space="preserve">of </w:t>
      </w:r>
      <w:r w:rsidR="000311B2">
        <w:rPr>
          <w:bCs/>
        </w:rPr>
        <w:t xml:space="preserve">detection varied between </w:t>
      </w:r>
      <w:r w:rsidR="004E3BE3">
        <w:rPr>
          <w:bCs/>
        </w:rPr>
        <w:t xml:space="preserve">week 26 and week 36 (mean: week 30, SD: 3.2 weeks). The wide range of </w:t>
      </w:r>
      <w:r w:rsidR="0059204D">
        <w:rPr>
          <w:bCs/>
        </w:rPr>
        <w:t>the latest</w:t>
      </w:r>
      <w:r w:rsidR="004E3BE3">
        <w:rPr>
          <w:bCs/>
        </w:rPr>
        <w:t xml:space="preserve"> week of detection is partially caused by </w:t>
      </w:r>
      <w:r w:rsidR="00467478">
        <w:rPr>
          <w:bCs/>
        </w:rPr>
        <w:t>variability in</w:t>
      </w:r>
      <w:r w:rsidR="004E3BE3">
        <w:rPr>
          <w:bCs/>
        </w:rPr>
        <w:t xml:space="preserve"> sampling season end </w:t>
      </w:r>
      <w:r w:rsidR="00AE3827">
        <w:rPr>
          <w:bCs/>
        </w:rPr>
        <w:t>dates but</w:t>
      </w:r>
      <w:r w:rsidR="004E3BE3">
        <w:rPr>
          <w:bCs/>
        </w:rPr>
        <w:t xml:space="preserve"> is also </w:t>
      </w:r>
      <w:r w:rsidR="00467478">
        <w:rPr>
          <w:bCs/>
        </w:rPr>
        <w:t>caused by</w:t>
      </w:r>
      <w:r w:rsidR="00AE3827">
        <w:rPr>
          <w:bCs/>
        </w:rPr>
        <w:t xml:space="preserve"> </w:t>
      </w:r>
      <w:r w:rsidR="00B7659A">
        <w:rPr>
          <w:bCs/>
        </w:rPr>
        <w:t xml:space="preserve">high interannual catch variability, </w:t>
      </w:r>
      <w:r w:rsidR="00AE3827">
        <w:rPr>
          <w:bCs/>
        </w:rPr>
        <w:t>decreasing herring catch through the sampling season</w:t>
      </w:r>
      <w:r w:rsidR="00B7659A">
        <w:rPr>
          <w:bCs/>
        </w:rPr>
        <w:t>,</w:t>
      </w:r>
      <w:r w:rsidR="00AE3827">
        <w:rPr>
          <w:bCs/>
        </w:rPr>
        <w:t xml:space="preserve"> and infrequent encounters after the early summer period.</w:t>
      </w:r>
      <w:r w:rsidR="00467478">
        <w:rPr>
          <w:bCs/>
        </w:rPr>
        <w:t xml:space="preserve"> Weekly growth rates for age-0 herring varied from 1.4 to 3.9 mm per week in </w:t>
      </w:r>
      <w:r w:rsidR="004B3608">
        <w:rPr>
          <w:bCs/>
        </w:rPr>
        <w:t>warmer years</w:t>
      </w:r>
      <w:r w:rsidR="00467478">
        <w:rPr>
          <w:bCs/>
        </w:rPr>
        <w:t xml:space="preserve"> and from 1.2 to 5.0 mm per week in </w:t>
      </w:r>
      <w:r w:rsidR="004B3608">
        <w:rPr>
          <w:bCs/>
        </w:rPr>
        <w:t>cooler years</w:t>
      </w:r>
      <w:r w:rsidR="00291AF8">
        <w:rPr>
          <w:bCs/>
        </w:rPr>
        <w:t xml:space="preserve"> (Fig. 4)</w:t>
      </w:r>
      <w:r w:rsidR="00467478">
        <w:rPr>
          <w:bCs/>
        </w:rPr>
        <w:t xml:space="preserve">. </w:t>
      </w:r>
      <w:r w:rsidR="00E54D83">
        <w:rPr>
          <w:bCs/>
        </w:rPr>
        <w:t xml:space="preserve">There are </w:t>
      </w:r>
      <w:r w:rsidR="005442C8">
        <w:rPr>
          <w:bCs/>
        </w:rPr>
        <w:t>many studies on larval herring growth rates in the North</w:t>
      </w:r>
      <w:r w:rsidR="0059204D">
        <w:rPr>
          <w:bCs/>
        </w:rPr>
        <w:t>western</w:t>
      </w:r>
      <w:r w:rsidR="005442C8">
        <w:rPr>
          <w:bCs/>
        </w:rPr>
        <w:t xml:space="preserve"> Atlantic, but few for juveniles</w:t>
      </w:r>
      <w:r w:rsidR="007651E3">
        <w:rPr>
          <w:bCs/>
        </w:rPr>
        <w:t xml:space="preserve"> with which we can compare our results</w:t>
      </w:r>
      <w:r w:rsidR="005442C8">
        <w:rPr>
          <w:bCs/>
        </w:rPr>
        <w:t xml:space="preserve">. There is some evidence supporting growth rates of 2-2.5 mm per week for age-0 herring in the Bay of Fundy during the spring and early summer, but this is based on a single year of data collection </w:t>
      </w:r>
      <w:r w:rsidR="005442C8">
        <w:rPr>
          <w:bCs/>
        </w:rPr>
        <w:fldChar w:fldCharType="begin"/>
      </w:r>
      <w:r w:rsidR="005442C8">
        <w:rPr>
          <w:bCs/>
        </w:rPr>
        <w:instrText xml:space="preserve"> ADDIN ZOTERO_ITEM CSL_CITATION {"citationID":"NlSem6d8","properties":{"formattedCitation":"(Das 1972)","plainCitation":"(Das 1972)","noteIndex":0},"citationItems":[{"id":519,"uris":["http://zotero.org/users/11233743/items/VP4GDL8U"],"itemData":{"id":519,"type":"article-journal","container-title":"Journal of the Fisheries Research Board of Canada","issue":"5","language":"en","page":"573-575","source":"Zotero","title":"Growth of Larval Herring (&lt;i&gt;Clupea harengus&lt;/i&gt;) in the Bay of Fundy and Gulf of Maine area","volume":"29","author":[{"family":"Das","given":"Naresh"}],"issued":{"date-parts":[["1972"]]}}}],"schema":"https://github.com/citation-style-language/schema/raw/master/csl-citation.json"} </w:instrText>
      </w:r>
      <w:r w:rsidR="005442C8">
        <w:rPr>
          <w:bCs/>
        </w:rPr>
        <w:fldChar w:fldCharType="separate"/>
      </w:r>
      <w:r w:rsidR="005442C8" w:rsidRPr="005442C8">
        <w:rPr>
          <w:rFonts w:ascii="Aptos" w:hAnsi="Aptos"/>
        </w:rPr>
        <w:t>(Das 1972)</w:t>
      </w:r>
      <w:r w:rsidR="005442C8">
        <w:rPr>
          <w:bCs/>
        </w:rPr>
        <w:fldChar w:fldCharType="end"/>
      </w:r>
      <w:r w:rsidR="005442C8">
        <w:rPr>
          <w:bCs/>
        </w:rPr>
        <w:t xml:space="preserve">. </w:t>
      </w:r>
      <w:r w:rsidR="00467478">
        <w:rPr>
          <w:bCs/>
        </w:rPr>
        <w:t>Welch’s t-tests indicated no significant difference when comparing mean growth rates between warm</w:t>
      </w:r>
      <w:r w:rsidR="004B3608">
        <w:rPr>
          <w:bCs/>
        </w:rPr>
        <w:t>er</w:t>
      </w:r>
      <w:r w:rsidR="00467478">
        <w:rPr>
          <w:bCs/>
        </w:rPr>
        <w:t xml:space="preserve"> and cool</w:t>
      </w:r>
      <w:r w:rsidR="004B3608">
        <w:rPr>
          <w:bCs/>
        </w:rPr>
        <w:t>er</w:t>
      </w:r>
      <w:r w:rsidR="00467478">
        <w:rPr>
          <w:bCs/>
        </w:rPr>
        <w:t xml:space="preserve"> </w:t>
      </w:r>
      <w:proofErr w:type="gramStart"/>
      <w:r w:rsidR="00467478">
        <w:rPr>
          <w:bCs/>
        </w:rPr>
        <w:t>years (t</w:t>
      </w:r>
      <w:proofErr w:type="gramEnd"/>
      <w:r w:rsidR="00467478">
        <w:rPr>
          <w:bCs/>
        </w:rPr>
        <w:t>(4.907) = 0.467, p=0.661).</w:t>
      </w:r>
    </w:p>
    <w:p w14:paraId="44256DC1" w14:textId="77777777" w:rsidR="00405AE8" w:rsidRDefault="00405AE8" w:rsidP="0005676A">
      <w:pPr>
        <w:spacing w:after="0" w:line="240" w:lineRule="auto"/>
        <w:rPr>
          <w:bCs/>
        </w:rPr>
      </w:pPr>
    </w:p>
    <w:p w14:paraId="0D79000C" w14:textId="64C6C4C2" w:rsidR="009C4616" w:rsidRPr="00553F6B" w:rsidRDefault="00AE3827" w:rsidP="0005676A">
      <w:pPr>
        <w:spacing w:after="0" w:line="240" w:lineRule="auto"/>
        <w:rPr>
          <w:bCs/>
        </w:rPr>
      </w:pPr>
      <w:r>
        <w:rPr>
          <w:bCs/>
        </w:rPr>
        <w:t>Silverside</w:t>
      </w:r>
      <w:r w:rsidR="00405AE8">
        <w:rPr>
          <w:bCs/>
        </w:rPr>
        <w:t>s</w:t>
      </w:r>
      <w:r>
        <w:rPr>
          <w:bCs/>
        </w:rPr>
        <w:t xml:space="preserve"> were caught more consistently</w:t>
      </w:r>
      <w:r w:rsidR="00467478">
        <w:rPr>
          <w:bCs/>
        </w:rPr>
        <w:t xml:space="preserve"> than herring</w:t>
      </w:r>
      <w:r w:rsidR="00405AE8">
        <w:rPr>
          <w:bCs/>
        </w:rPr>
        <w:t>, and between 2 and 8 weeks of length frequency data</w:t>
      </w:r>
      <w:r w:rsidR="007651E3">
        <w:rPr>
          <w:bCs/>
        </w:rPr>
        <w:t xml:space="preserve"> </w:t>
      </w:r>
      <w:r w:rsidR="0059204D">
        <w:rPr>
          <w:bCs/>
        </w:rPr>
        <w:t xml:space="preserve">for age-0 individuals </w:t>
      </w:r>
      <w:r w:rsidR="007651E3">
        <w:rPr>
          <w:bCs/>
        </w:rPr>
        <w:t xml:space="preserve">remained </w:t>
      </w:r>
      <w:r w:rsidR="00405AE8">
        <w:rPr>
          <w:bCs/>
        </w:rPr>
        <w:t>after data filtering.</w:t>
      </w:r>
      <w:r w:rsidR="007651E3">
        <w:rPr>
          <w:bCs/>
        </w:rPr>
        <w:t xml:space="preserve"> We excluded growth rates estimated for 2024 because of the gap in sampling data noted above.</w:t>
      </w:r>
      <w:r w:rsidR="00405AE8">
        <w:rPr>
          <w:bCs/>
        </w:rPr>
        <w:t xml:space="preserve"> The earliest week of age-0 silverside detection was generally in week 29 (SD: 1.8 weeks), and the </w:t>
      </w:r>
      <w:r w:rsidR="004B3608">
        <w:rPr>
          <w:bCs/>
        </w:rPr>
        <w:t>latest</w:t>
      </w:r>
      <w:r w:rsidR="00405AE8">
        <w:rPr>
          <w:bCs/>
        </w:rPr>
        <w:t xml:space="preserve"> week of detection was usually the last week of the sampling season (mean: week 36, SD: 2.2 weeks).</w:t>
      </w:r>
      <w:r w:rsidR="00467478">
        <w:rPr>
          <w:bCs/>
        </w:rPr>
        <w:t xml:space="preserve"> </w:t>
      </w:r>
      <w:r w:rsidR="009C4616">
        <w:rPr>
          <w:bCs/>
        </w:rPr>
        <w:t>Silverside</w:t>
      </w:r>
      <w:r w:rsidR="009329FE">
        <w:rPr>
          <w:bCs/>
        </w:rPr>
        <w:t>s</w:t>
      </w:r>
      <w:r w:rsidR="009C4616">
        <w:rPr>
          <w:bCs/>
        </w:rPr>
        <w:t xml:space="preserve"> grew 4.5 to 6.2 mm per week in </w:t>
      </w:r>
      <w:r w:rsidR="0059204D">
        <w:rPr>
          <w:bCs/>
        </w:rPr>
        <w:t xml:space="preserve">warmer years </w:t>
      </w:r>
      <w:r w:rsidR="009C4616">
        <w:rPr>
          <w:bCs/>
        </w:rPr>
        <w:t xml:space="preserve">and 2.6 to 4.9 mm per week in </w:t>
      </w:r>
      <w:r w:rsidR="0059204D">
        <w:rPr>
          <w:bCs/>
        </w:rPr>
        <w:t>cooler years</w:t>
      </w:r>
      <w:r w:rsidR="00291AF8">
        <w:rPr>
          <w:bCs/>
        </w:rPr>
        <w:t xml:space="preserve"> (Fig. 4)</w:t>
      </w:r>
      <w:r w:rsidR="009C4616">
        <w:rPr>
          <w:bCs/>
        </w:rPr>
        <w:t xml:space="preserve">. </w:t>
      </w:r>
      <w:r w:rsidR="004B3608">
        <w:rPr>
          <w:bCs/>
        </w:rPr>
        <w:t xml:space="preserve">Other </w:t>
      </w:r>
      <w:r w:rsidR="004B3608">
        <w:rPr>
          <w:bCs/>
        </w:rPr>
        <w:lastRenderedPageBreak/>
        <w:t xml:space="preserve">studies have reported post-metamorphic age-0 silverside growth rates of around 5 mm per week </w:t>
      </w:r>
      <w:r w:rsidR="0001347E">
        <w:rPr>
          <w:bCs/>
        </w:rPr>
        <w:t xml:space="preserve">for silverside populations in coastal New England </w:t>
      </w:r>
      <w:r w:rsidR="0001347E">
        <w:rPr>
          <w:bCs/>
        </w:rPr>
        <w:fldChar w:fldCharType="begin"/>
      </w:r>
      <w:r w:rsidR="0001347E">
        <w:rPr>
          <w:bCs/>
        </w:rPr>
        <w:instrText xml:space="preserve"> ADDIN ZOTERO_ITEM CSL_CITATION {"citationID":"PRclpNgP","properties":{"formattedCitation":"(Conover &amp; Ross 1982, Barkman &amp; Bengtson 1987, Pringle &amp; Baumann 2019)","plainCitation":"(Conover &amp; Ross 1982, Barkman &amp; Bengtson 1987, Pringle &amp; Baumann 2019)","noteIndex":0},"citationItems":[{"id":488,"uris":["http://zotero.org/users/11233743/items/PZJY98W6"],"itemData":{"id":488,"type":"article-journal","abstract":"Patterns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R."}],"issued":{"date-parts":[["1982",12]]}}},{"id":528,"uris":["http://zotero.org/users/11233743/items/IQ3VUH3S"],"itemData":{"id":528,"type":"article-journal","abstract":"Otoliths were removed from field</w:instrText>
      </w:r>
      <w:r w:rsidR="0001347E">
        <w:rPr>
          <w:rFonts w:ascii="Cambria Math" w:hAnsi="Cambria Math" w:cs="Cambria Math"/>
          <w:bCs/>
        </w:rPr>
        <w:instrText>‐</w:instrText>
      </w:r>
      <w:r w:rsidR="0001347E">
        <w:rPr>
          <w:bCs/>
        </w:rPr>
        <w:instrText>collected silversides of age less than 3 months. Otolith diameter was highly correlated with total length of the fish. Daily growth ring counts for this species are known to be a function of age rather than size, so widths for the daily growth rings provide a record of daily increases in length of the fish. Measurement of ring widths showed that weekly specific growth rate was greater than 70% at age 1 week, but declined to about 30% at age 1 month and about 15% at age 2 months. A laboratory experiment in which temperature was changed on a weekly basis demonstrated that environmental variables can affect the width of rings. Nevertheless, the growth rate of field</w:instrText>
      </w:r>
      <w:r w:rsidR="0001347E">
        <w:rPr>
          <w:rFonts w:ascii="Cambria Math" w:hAnsi="Cambria Math" w:cs="Cambria Math"/>
          <w:bCs/>
        </w:rPr>
        <w:instrText>‐</w:instrText>
      </w:r>
      <w:r w:rsidR="0001347E">
        <w:rPr>
          <w:bCs/>
        </w:rPr>
        <w:instrText>collected fish, as calculated from otolith ring widths, was more highly correlated with size of fish, as measured by otolith radius, than with the environmental variables of temperature, salinity and plankton abundance. Back</w:instrText>
      </w:r>
      <w:r w:rsidR="0001347E">
        <w:rPr>
          <w:rFonts w:ascii="Cambria Math" w:hAnsi="Cambria Math" w:cs="Cambria Math"/>
          <w:bCs/>
        </w:rPr>
        <w:instrText>‐</w:instrText>
      </w:r>
      <w:r w:rsidR="0001347E">
        <w:rPr>
          <w:bCs/>
        </w:rPr>
        <w:instrText>calculation of growth rates from otolith ring widths of five fish collected at the end of the growing season yielded the same age</w:instrText>
      </w:r>
      <w:r w:rsidR="0001347E">
        <w:rPr>
          <w:rFonts w:ascii="Cambria Math" w:hAnsi="Cambria Math" w:cs="Cambria Math"/>
          <w:bCs/>
        </w:rPr>
        <w:instrText>‐</w:instrText>
      </w:r>
      <w:r w:rsidR="0001347E">
        <w:rPr>
          <w:bCs/>
        </w:rPr>
        <w:instrText xml:space="preserve">growth curves as were obtained from 203 fish collected biweekly during the season.","container-title":"Journal of Fish Biology","DOI":"10.1111/j.1095-8649.1987.tb05271.x","ISSN":"0022-1112, 1095-8649","issue":"5","journalAbbreviation":"Journal of Fish Biology","language":"en","license":"http://onlinelibrary.wiley.com/termsAndConditions#vor","page":"683-695","source":"DOI.org (Crossref)","title":"The record of daily growth in otoliths of Atlantic silversides, &lt;i&gt;Menidia menidia&lt;/i&gt;, from field and laboratory","volume":"31","author":[{"family":"Barkman","given":"R. C."},{"family":"Bengtson","given":"D. A."}],"issued":{"date-parts":[["1987",11]]}}},{"id":525,"uris":["http://zotero.org/users/11233743/items/UBELAZG4"],"itemData":{"id":525,"type":"article-journal","abstract":"We examined the utility of otolith microstructure analysis in young-of-year (YoY) Atlantic silversides Menidia menidia, an important annual forage fish species along the North American Atlantic coast. We first compared the known hatch window of a local population (Long Island Sound, USA) to otolith-derived hatch distributions, finding that YoY collected in October were reliably aged, whereas survivors from November and December were progressively underaged, likely due to the onset of winter ring formation. In all collections, males outnumbered females, and both sexes had bimodal size distributions. However, while small and large females were almost evenly represented (~60 and ~40%, respectively), over 94% of all males belonged to the small size group. We then examined increment widths as proxies for somatic growth, which suggested that bimodal size distributions resulted from 2 distinct slow- and fast-growing YoY phenotypes. Length back-calculations of October YoY confirmed this, because fast- and slow-growing phenotypes arose within common bi-weekly hatch intervals. We concluded that the partial sexual size dimorphism in this population resulted largely from sex-specific growth differences and not primarily from earlier female than male hatch dates, as predicted by the well-studied phenomenon of temperature-dependent sex determination (TSD) in this species. Furthermore, observed sex ratios were considerably less male-biased than reconstructed thermal histories and published laboratory TSD values predicted. Assuming that selective mortality is generally biased against slower growing individuals, this process would predominantly remove male silversides from the population and explain the more balanced sex ratios at the end of the growing season.","container-title":"Marine Ecology Progress Series","DOI":"10.3354/meps13174","ISSN":"0171-8630, 1616-1599","journalAbbreviation":"Mar. Ecol. Prog. Ser.","language":"en","page":"193-204","source":"DOI.org (Crossref)","title":"Otolith-based growth reconstructions in young-of-year Atlantic silversides Menidia menidia and their implications for sex-selective survival","volume":"632","author":[{"family":"Pringle","given":"Jw"},{"family":"Baumann","given":"H"}],"issued":{"date-parts":[["2019",12,12]]}}}],"schema":"https://github.com/citation-style-language/schema/raw/master/csl-citation.json"} </w:instrText>
      </w:r>
      <w:r w:rsidR="0001347E">
        <w:rPr>
          <w:bCs/>
        </w:rPr>
        <w:fldChar w:fldCharType="separate"/>
      </w:r>
      <w:r w:rsidR="0001347E" w:rsidRPr="0001347E">
        <w:rPr>
          <w:rFonts w:ascii="Aptos" w:hAnsi="Aptos"/>
        </w:rPr>
        <w:t>(Conover &amp; Ross 1982, Barkman &amp; Bengtson 1987, Pringle &amp; Baumann 2019)</w:t>
      </w:r>
      <w:r w:rsidR="0001347E">
        <w:rPr>
          <w:bCs/>
        </w:rPr>
        <w:fldChar w:fldCharType="end"/>
      </w:r>
      <w:r w:rsidR="0001347E">
        <w:rPr>
          <w:bCs/>
        </w:rPr>
        <w:t xml:space="preserve">. </w:t>
      </w:r>
      <w:r w:rsidR="00467478">
        <w:rPr>
          <w:bCs/>
        </w:rPr>
        <w:t>Welch’s t-tests indicated growth rates were significantly different between warm</w:t>
      </w:r>
      <w:r w:rsidR="004B3608">
        <w:rPr>
          <w:bCs/>
        </w:rPr>
        <w:t>er</w:t>
      </w:r>
      <w:r w:rsidR="00467478">
        <w:rPr>
          <w:bCs/>
        </w:rPr>
        <w:t xml:space="preserve"> and cool</w:t>
      </w:r>
      <w:r w:rsidR="004B3608">
        <w:rPr>
          <w:bCs/>
        </w:rPr>
        <w:t>er</w:t>
      </w:r>
      <w:r w:rsidR="00467478">
        <w:rPr>
          <w:bCs/>
        </w:rPr>
        <w:t xml:space="preserve"> years (t(4.758)=-3.298, p=0.035), with a mean growth of 3.5 mm per week in cool</w:t>
      </w:r>
      <w:r w:rsidR="004B3608">
        <w:rPr>
          <w:bCs/>
        </w:rPr>
        <w:t>er</w:t>
      </w:r>
      <w:r w:rsidR="00467478">
        <w:rPr>
          <w:bCs/>
        </w:rPr>
        <w:t xml:space="preserve"> years and a mean growth of 5.3 mm per week in warm</w:t>
      </w:r>
      <w:r w:rsidR="004B3608">
        <w:rPr>
          <w:bCs/>
        </w:rPr>
        <w:t>er</w:t>
      </w:r>
      <w:r w:rsidR="00467478">
        <w:rPr>
          <w:bCs/>
        </w:rPr>
        <w:t xml:space="preserve"> years.</w:t>
      </w:r>
    </w:p>
    <w:p w14:paraId="2BE20996" w14:textId="77777777" w:rsidR="00792C70" w:rsidRPr="00562A5F" w:rsidRDefault="00792C70" w:rsidP="0005676A">
      <w:pPr>
        <w:spacing w:after="0" w:line="240" w:lineRule="auto"/>
        <w:rPr>
          <w:bCs/>
          <w:color w:val="4472C4"/>
        </w:rPr>
      </w:pPr>
    </w:p>
    <w:p w14:paraId="277243FD" w14:textId="7757DAA9" w:rsidR="00562A5F" w:rsidRDefault="00562A5F" w:rsidP="0005676A">
      <w:pPr>
        <w:spacing w:after="0" w:line="240" w:lineRule="auto"/>
        <w:rPr>
          <w:bCs/>
          <w:color w:val="4472C4"/>
        </w:rPr>
      </w:pPr>
      <w:r w:rsidRPr="00562A5F">
        <w:rPr>
          <w:bCs/>
          <w:color w:val="4472C4"/>
        </w:rPr>
        <w:t>4.4</w:t>
      </w:r>
      <w:r w:rsidRPr="00562A5F">
        <w:rPr>
          <w:bCs/>
          <w:color w:val="4472C4"/>
        </w:rPr>
        <w:tab/>
      </w:r>
      <w:r w:rsidR="001579FC">
        <w:rPr>
          <w:bCs/>
          <w:color w:val="4472C4"/>
        </w:rPr>
        <w:t>Effects on catch</w:t>
      </w:r>
    </w:p>
    <w:p w14:paraId="2245BBD1" w14:textId="43353A10" w:rsidR="007651E3" w:rsidRDefault="007651E3" w:rsidP="007651E3">
      <w:pPr>
        <w:spacing w:after="0" w:line="240" w:lineRule="auto"/>
        <w:rPr>
          <w:bCs/>
        </w:rPr>
      </w:pPr>
      <w:r>
        <w:rPr>
          <w:bCs/>
        </w:rPr>
        <w:t>Herring catch was significantly affected by the interaction of week and temperature, tidal height, surface temperature, and factor variables for bottom substrate and year</w:t>
      </w:r>
      <w:r w:rsidR="00291AF8">
        <w:rPr>
          <w:bCs/>
        </w:rPr>
        <w:t xml:space="preserve"> (Fig. 5)</w:t>
      </w:r>
      <w:r>
        <w:rPr>
          <w:bCs/>
        </w:rPr>
        <w:t xml:space="preserve">. Factor variable terms for weather and tidal stage and the random effect based on site were identified as not significant predictors and removed. The final model explained 56.7% of the deviance in catch. There was a strong effect of week on catch, as evidenced by the smooth representing the interaction of week and temperature. The strongest positive effect of week on catch occurred in weeks 30 and earlier and when temperatures were between 15 and 20°C. After week 30, there was an increasingly negative effect of </w:t>
      </w:r>
      <w:proofErr w:type="gramStart"/>
      <w:r>
        <w:rPr>
          <w:bCs/>
        </w:rPr>
        <w:t>week</w:t>
      </w:r>
      <w:proofErr w:type="gramEnd"/>
      <w:r>
        <w:rPr>
          <w:bCs/>
        </w:rPr>
        <w:t xml:space="preserve"> on catch regardless of temperature. The relationship between catch and tidal height was shaped like a sigmoidal curve, with a negative effect when the Portland Harbor tide gauge was lower than approximately 1.5m above MLLW. Above this point, increasing tidal height had a slowly increasing positive effect. The relationship between catch and temperature had a more complicated polynomial shape, but there was a clear positive effect when temperatures were between approximately 15 and 19°C. The effect of sand and sand/gravel substrate on catch w</w:t>
      </w:r>
      <w:r w:rsidR="0059204D">
        <w:rPr>
          <w:bCs/>
        </w:rPr>
        <w:t>as</w:t>
      </w:r>
      <w:r>
        <w:rPr>
          <w:bCs/>
        </w:rPr>
        <w:t xml:space="preserve"> not significantly different, but there was a significant negative effect of mud substrate as compared to sand/gravel. All years except 2017 and 2020 had a significantly negative effect on catch as compared to 2014. The strongest negative effect was for 2023, which had the lowest </w:t>
      </w:r>
      <w:proofErr w:type="gramStart"/>
      <w:r>
        <w:rPr>
          <w:bCs/>
        </w:rPr>
        <w:t>mean</w:t>
      </w:r>
      <w:proofErr w:type="gramEnd"/>
      <w:r>
        <w:rPr>
          <w:bCs/>
        </w:rPr>
        <w:t xml:space="preserve"> herring catch per unit effort</w:t>
      </w:r>
      <w:r w:rsidR="0059204D">
        <w:rPr>
          <w:bCs/>
        </w:rPr>
        <w:t>. H</w:t>
      </w:r>
      <w:r>
        <w:rPr>
          <w:bCs/>
        </w:rPr>
        <w:t xml:space="preserve">erring </w:t>
      </w:r>
      <w:proofErr w:type="gramStart"/>
      <w:r>
        <w:rPr>
          <w:bCs/>
        </w:rPr>
        <w:t>were</w:t>
      </w:r>
      <w:proofErr w:type="gramEnd"/>
      <w:r>
        <w:rPr>
          <w:bCs/>
        </w:rPr>
        <w:t xml:space="preserve"> caught in only one week </w:t>
      </w:r>
      <w:r w:rsidR="0059204D">
        <w:rPr>
          <w:bCs/>
        </w:rPr>
        <w:t>of this year</w:t>
      </w:r>
      <w:r>
        <w:rPr>
          <w:bCs/>
        </w:rPr>
        <w:t>.</w:t>
      </w:r>
    </w:p>
    <w:p w14:paraId="753907D2" w14:textId="77777777" w:rsidR="007651E3" w:rsidRDefault="007651E3" w:rsidP="0005676A">
      <w:pPr>
        <w:spacing w:after="0" w:line="240" w:lineRule="auto"/>
        <w:rPr>
          <w:bCs/>
          <w:color w:val="4472C4"/>
        </w:rPr>
      </w:pPr>
    </w:p>
    <w:p w14:paraId="087AC162" w14:textId="08D5EFF4" w:rsidR="00792C70" w:rsidRDefault="009329FE" w:rsidP="0005676A">
      <w:pPr>
        <w:spacing w:after="0" w:line="240" w:lineRule="auto"/>
        <w:rPr>
          <w:bCs/>
        </w:rPr>
      </w:pPr>
      <w:r>
        <w:rPr>
          <w:bCs/>
        </w:rPr>
        <w:t>Explanatory variables included in the final silverside catch model were the interaction of week and temperature, factor variables for weather conditions and year, and a random effect based on site</w:t>
      </w:r>
      <w:r w:rsidR="00291AF8">
        <w:rPr>
          <w:bCs/>
        </w:rPr>
        <w:t xml:space="preserve"> (Fig. 6)</w:t>
      </w:r>
      <w:r>
        <w:rPr>
          <w:bCs/>
        </w:rPr>
        <w:t>. Terms for temperature, tidal height, substrate type, and tidal stage were identified as not significant predictors of catch and removed</w:t>
      </w:r>
      <w:r w:rsidR="00F2641A">
        <w:rPr>
          <w:bCs/>
        </w:rPr>
        <w:t xml:space="preserve">. The final model explained 53.5% of </w:t>
      </w:r>
      <w:r w:rsidR="00ED042E">
        <w:rPr>
          <w:bCs/>
        </w:rPr>
        <w:t xml:space="preserve">the </w:t>
      </w:r>
      <w:r w:rsidR="00F2641A">
        <w:rPr>
          <w:bCs/>
        </w:rPr>
        <w:t>deviance in catch</w:t>
      </w:r>
      <w:r w:rsidR="00D00049">
        <w:rPr>
          <w:bCs/>
        </w:rPr>
        <w:t xml:space="preserve">. In general, there was a positive relationship between catch and week, with </w:t>
      </w:r>
      <w:r w:rsidR="00ED042E">
        <w:rPr>
          <w:bCs/>
        </w:rPr>
        <w:t xml:space="preserve">the </w:t>
      </w:r>
      <w:r w:rsidR="00D00049">
        <w:rPr>
          <w:bCs/>
        </w:rPr>
        <w:t xml:space="preserve">highest catches </w:t>
      </w:r>
      <w:r w:rsidR="001177BA">
        <w:rPr>
          <w:bCs/>
        </w:rPr>
        <w:t xml:space="preserve">and a positive effect </w:t>
      </w:r>
      <w:r w:rsidR="00D00049">
        <w:rPr>
          <w:bCs/>
        </w:rPr>
        <w:t xml:space="preserve">occurring in week 32 or later. However, the shift from </w:t>
      </w:r>
      <w:proofErr w:type="gramStart"/>
      <w:r w:rsidR="00D00049">
        <w:rPr>
          <w:bCs/>
        </w:rPr>
        <w:t>week having a negative effect</w:t>
      </w:r>
      <w:proofErr w:type="gramEnd"/>
      <w:r w:rsidR="00D00049">
        <w:rPr>
          <w:bCs/>
        </w:rPr>
        <w:t xml:space="preserve"> to week having a positive effect on catch could occur earlier in the summer (as early as week 30) </w:t>
      </w:r>
      <w:r w:rsidR="001177BA">
        <w:rPr>
          <w:bCs/>
        </w:rPr>
        <w:t xml:space="preserve">if </w:t>
      </w:r>
      <w:r w:rsidR="007651E3">
        <w:rPr>
          <w:bCs/>
        </w:rPr>
        <w:t xml:space="preserve">surface </w:t>
      </w:r>
      <w:r w:rsidR="001177BA">
        <w:rPr>
          <w:bCs/>
        </w:rPr>
        <w:t xml:space="preserve">water temperatures were at or above approximately 18°C. The strongest negative effect on catch occurred in cool (&gt;15°C) waters before week 30, and the strongest positive effect occurred in moderate temperatures (15-19°C) in weeks 33-38. Weather conditions also affected </w:t>
      </w:r>
      <w:r w:rsidR="0059204D">
        <w:rPr>
          <w:bCs/>
        </w:rPr>
        <w:t xml:space="preserve">silverside </w:t>
      </w:r>
      <w:r w:rsidR="001177BA">
        <w:rPr>
          <w:bCs/>
        </w:rPr>
        <w:t xml:space="preserve">catch. Compared to </w:t>
      </w:r>
      <w:proofErr w:type="gramStart"/>
      <w:r w:rsidR="001177BA">
        <w:rPr>
          <w:bCs/>
        </w:rPr>
        <w:t>full</w:t>
      </w:r>
      <w:proofErr w:type="gramEnd"/>
      <w:r w:rsidR="001177BA">
        <w:rPr>
          <w:bCs/>
        </w:rPr>
        <w:t xml:space="preserve"> sun, overcast conditions had a positive effect. There was no significant effect of partly cloudy or rainy conditions</w:t>
      </w:r>
      <w:r w:rsidR="004B3608">
        <w:rPr>
          <w:bCs/>
        </w:rPr>
        <w:t xml:space="preserve"> compared to </w:t>
      </w:r>
      <w:proofErr w:type="gramStart"/>
      <w:r w:rsidR="004B3608">
        <w:rPr>
          <w:bCs/>
        </w:rPr>
        <w:t>full</w:t>
      </w:r>
      <w:proofErr w:type="gramEnd"/>
      <w:r w:rsidR="004B3608">
        <w:rPr>
          <w:bCs/>
        </w:rPr>
        <w:t xml:space="preserve"> sun</w:t>
      </w:r>
      <w:r w:rsidR="001177BA">
        <w:rPr>
          <w:bCs/>
        </w:rPr>
        <w:t xml:space="preserve">, though it should be noted that there were few samples taken in the rain. </w:t>
      </w:r>
      <w:r w:rsidR="001B2F25">
        <w:rPr>
          <w:bCs/>
        </w:rPr>
        <w:t xml:space="preserve">When holding all other variables fixed, the random effect </w:t>
      </w:r>
      <w:r w:rsidR="0059204D">
        <w:rPr>
          <w:bCs/>
        </w:rPr>
        <w:t>of</w:t>
      </w:r>
      <w:r w:rsidR="001B2F25">
        <w:rPr>
          <w:bCs/>
        </w:rPr>
        <w:t xml:space="preserve"> site ha</w:t>
      </w:r>
      <w:r w:rsidR="004B3608">
        <w:rPr>
          <w:bCs/>
        </w:rPr>
        <w:t>d</w:t>
      </w:r>
      <w:r w:rsidR="001B2F25">
        <w:rPr>
          <w:bCs/>
        </w:rPr>
        <w:t xml:space="preserve"> the highest variability in the </w:t>
      </w:r>
      <w:r w:rsidR="005E0BD4">
        <w:rPr>
          <w:bCs/>
        </w:rPr>
        <w:t xml:space="preserve">sites near the mouth of the Presumpscot River (Audubon to Brothers North sites). </w:t>
      </w:r>
      <w:r w:rsidR="000320BC">
        <w:rPr>
          <w:bCs/>
        </w:rPr>
        <w:t>For all years but 2015, there was a significant positive effect of year on catch as compared to 2014. The strongest positive effect was for 2020, which also had the highest mean silverside catch per unit effort.</w:t>
      </w:r>
    </w:p>
    <w:p w14:paraId="19B9D0C2" w14:textId="77777777" w:rsidR="005E0BD4" w:rsidRPr="005E0BD4" w:rsidRDefault="005E0BD4" w:rsidP="0005676A">
      <w:pPr>
        <w:spacing w:after="0" w:line="240" w:lineRule="auto"/>
        <w:rPr>
          <w:bCs/>
        </w:rPr>
      </w:pPr>
    </w:p>
    <w:p w14:paraId="580D2CAA" w14:textId="0E2C837B" w:rsidR="00562A5F" w:rsidRDefault="00562A5F" w:rsidP="0005676A">
      <w:pPr>
        <w:spacing w:after="0" w:line="240" w:lineRule="auto"/>
        <w:rPr>
          <w:bCs/>
          <w:color w:val="4472C4"/>
        </w:rPr>
      </w:pPr>
      <w:r w:rsidRPr="00562A5F">
        <w:rPr>
          <w:bCs/>
          <w:color w:val="4472C4"/>
        </w:rPr>
        <w:t>4.5</w:t>
      </w:r>
      <w:r w:rsidRPr="00562A5F">
        <w:rPr>
          <w:bCs/>
          <w:color w:val="4472C4"/>
        </w:rPr>
        <w:tab/>
        <w:t xml:space="preserve">Spatiotemporal </w:t>
      </w:r>
      <w:r w:rsidR="009F7462">
        <w:rPr>
          <w:bCs/>
          <w:color w:val="4472C4"/>
        </w:rPr>
        <w:t>community structure</w:t>
      </w:r>
    </w:p>
    <w:p w14:paraId="73CB6778" w14:textId="706E9A17" w:rsidR="000337C8" w:rsidRDefault="00F71682" w:rsidP="0005676A">
      <w:pPr>
        <w:spacing w:after="0" w:line="240" w:lineRule="auto"/>
        <w:rPr>
          <w:bCs/>
        </w:rPr>
      </w:pPr>
      <w:r>
        <w:rPr>
          <w:bCs/>
        </w:rPr>
        <w:t xml:space="preserve">NMDS analysis compressed site-specific seasonal community compositions </w:t>
      </w:r>
      <w:proofErr w:type="gramStart"/>
      <w:r>
        <w:rPr>
          <w:bCs/>
        </w:rPr>
        <w:t>to</w:t>
      </w:r>
      <w:proofErr w:type="gramEnd"/>
      <w:r>
        <w:rPr>
          <w:bCs/>
        </w:rPr>
        <w:t xml:space="preserve"> two ordination axes. The resulting stress coefficient was 0.13, indicating a sufficient goodness of </w:t>
      </w:r>
      <w:proofErr w:type="gramStart"/>
      <w:r>
        <w:rPr>
          <w:bCs/>
        </w:rPr>
        <w:t>fit</w:t>
      </w:r>
      <w:proofErr w:type="gramEnd"/>
      <w:r>
        <w:rPr>
          <w:bCs/>
        </w:rPr>
        <w:t xml:space="preserve"> and limited distortion. </w:t>
      </w:r>
      <w:r w:rsidR="000337C8">
        <w:rPr>
          <w:bCs/>
        </w:rPr>
        <w:t>Fitting species as vectors within the ordination plot reveal</w:t>
      </w:r>
      <w:r w:rsidR="004B3608">
        <w:rPr>
          <w:bCs/>
        </w:rPr>
        <w:t>ed</w:t>
      </w:r>
      <w:r w:rsidR="000337C8">
        <w:rPr>
          <w:bCs/>
        </w:rPr>
        <w:t xml:space="preserve"> that sand</w:t>
      </w:r>
      <w:r w:rsidR="0059204D">
        <w:rPr>
          <w:bCs/>
        </w:rPr>
        <w:t xml:space="preserve"> </w:t>
      </w:r>
      <w:r w:rsidR="000337C8">
        <w:rPr>
          <w:bCs/>
        </w:rPr>
        <w:t>lance, herring, and silversides have the strongest associations with the ordination configuration</w:t>
      </w:r>
      <w:r w:rsidR="006E005F">
        <w:rPr>
          <w:bCs/>
        </w:rPr>
        <w:t xml:space="preserve"> (Fig. 7)</w:t>
      </w:r>
      <w:r w:rsidR="000337C8">
        <w:rPr>
          <w:bCs/>
        </w:rPr>
        <w:t xml:space="preserve">. </w:t>
      </w:r>
      <w:r>
        <w:rPr>
          <w:bCs/>
        </w:rPr>
        <w:t xml:space="preserve">Visualizing </w:t>
      </w:r>
      <w:r>
        <w:rPr>
          <w:bCs/>
        </w:rPr>
        <w:lastRenderedPageBreak/>
        <w:t xml:space="preserve">the total within sum of squares and average silhouette width </w:t>
      </w:r>
      <w:proofErr w:type="spellStart"/>
      <w:r>
        <w:rPr>
          <w:bCs/>
        </w:rPr>
        <w:t xml:space="preserve">for </w:t>
      </w:r>
      <w:r>
        <w:rPr>
          <w:bCs/>
          <w:i/>
          <w:iCs/>
        </w:rPr>
        <w:t>k</w:t>
      </w:r>
      <w:proofErr w:type="spellEnd"/>
      <w:r>
        <w:rPr>
          <w:bCs/>
        </w:rPr>
        <w:t xml:space="preserve"> in 1 to 20 clusters indicated the most support for </w:t>
      </w:r>
      <w:r w:rsidR="007651E3" w:rsidRPr="004B3608">
        <w:rPr>
          <w:bCs/>
          <w:i/>
          <w:iCs/>
        </w:rPr>
        <w:t>k</w:t>
      </w:r>
      <w:r w:rsidR="007651E3">
        <w:rPr>
          <w:bCs/>
        </w:rPr>
        <w:t>=</w:t>
      </w:r>
      <w:r w:rsidRPr="007651E3">
        <w:rPr>
          <w:bCs/>
        </w:rPr>
        <w:t>3</w:t>
      </w:r>
      <w:r>
        <w:rPr>
          <w:bCs/>
        </w:rPr>
        <w:t xml:space="preserve"> clusters of similar community composition. ANOSIM confirmed a significant difference in community composition between these three </w:t>
      </w:r>
      <w:r w:rsidR="004B3608">
        <w:rPr>
          <w:bCs/>
        </w:rPr>
        <w:t>clusters</w:t>
      </w:r>
      <w:r>
        <w:rPr>
          <w:bCs/>
        </w:rPr>
        <w:t xml:space="preserve"> (</w:t>
      </w:r>
      <w:r w:rsidR="000337C8">
        <w:rPr>
          <w:bCs/>
        </w:rPr>
        <w:t>r=</w:t>
      </w:r>
      <w:r>
        <w:rPr>
          <w:bCs/>
        </w:rPr>
        <w:t xml:space="preserve"> 0.761, p &lt; 0.0001).</w:t>
      </w:r>
      <w:r w:rsidR="00E53DAE">
        <w:rPr>
          <w:bCs/>
        </w:rPr>
        <w:t xml:space="preserve"> </w:t>
      </w:r>
      <w:r w:rsidR="0059204D">
        <w:rPr>
          <w:bCs/>
        </w:rPr>
        <w:t>The a</w:t>
      </w:r>
      <w:r w:rsidR="00E53DAE">
        <w:rPr>
          <w:bCs/>
        </w:rPr>
        <w:t xml:space="preserve">verage CPUE for each species in each cluster was calculated and visualized, which </w:t>
      </w:r>
      <w:r w:rsidR="0059204D">
        <w:rPr>
          <w:bCs/>
        </w:rPr>
        <w:t>revealed</w:t>
      </w:r>
      <w:r w:rsidR="00E53DAE">
        <w:rPr>
          <w:bCs/>
        </w:rPr>
        <w:t xml:space="preserve"> that cluster </w:t>
      </w:r>
      <w:r w:rsidR="0059204D">
        <w:rPr>
          <w:bCs/>
        </w:rPr>
        <w:t>A</w:t>
      </w:r>
      <w:r w:rsidR="00E53DAE">
        <w:rPr>
          <w:bCs/>
        </w:rPr>
        <w:t xml:space="preserve"> typically ha</w:t>
      </w:r>
      <w:r w:rsidR="004B3608">
        <w:rPr>
          <w:bCs/>
        </w:rPr>
        <w:t>d</w:t>
      </w:r>
      <w:r w:rsidR="00E53DAE">
        <w:rPr>
          <w:bCs/>
        </w:rPr>
        <w:t xml:space="preserve"> </w:t>
      </w:r>
      <w:proofErr w:type="gramStart"/>
      <w:r w:rsidR="00E53DAE">
        <w:rPr>
          <w:bCs/>
        </w:rPr>
        <w:t>high</w:t>
      </w:r>
      <w:proofErr w:type="gramEnd"/>
      <w:r w:rsidR="00E53DAE">
        <w:rPr>
          <w:bCs/>
        </w:rPr>
        <w:t xml:space="preserve"> herring catch, cluster </w:t>
      </w:r>
      <w:r w:rsidR="0059204D">
        <w:rPr>
          <w:bCs/>
        </w:rPr>
        <w:t>B</w:t>
      </w:r>
      <w:r w:rsidR="00E53DAE">
        <w:rPr>
          <w:bCs/>
        </w:rPr>
        <w:t xml:space="preserve"> ha</w:t>
      </w:r>
      <w:r w:rsidR="004B3608">
        <w:rPr>
          <w:bCs/>
        </w:rPr>
        <w:t>d</w:t>
      </w:r>
      <w:r w:rsidR="00E53DAE">
        <w:rPr>
          <w:bCs/>
        </w:rPr>
        <w:t xml:space="preserve"> </w:t>
      </w:r>
      <w:proofErr w:type="gramStart"/>
      <w:r w:rsidR="00E53DAE">
        <w:rPr>
          <w:bCs/>
        </w:rPr>
        <w:t>high</w:t>
      </w:r>
      <w:proofErr w:type="gramEnd"/>
      <w:r w:rsidR="00E53DAE">
        <w:rPr>
          <w:bCs/>
        </w:rPr>
        <w:t xml:space="preserve"> silverside catch, and cluster </w:t>
      </w:r>
      <w:r w:rsidR="0059204D">
        <w:rPr>
          <w:bCs/>
        </w:rPr>
        <w:t>B</w:t>
      </w:r>
      <w:r w:rsidR="00E53DAE">
        <w:rPr>
          <w:bCs/>
        </w:rPr>
        <w:t xml:space="preserve"> ha</w:t>
      </w:r>
      <w:r w:rsidR="004B3608">
        <w:rPr>
          <w:bCs/>
        </w:rPr>
        <w:t>d</w:t>
      </w:r>
      <w:r w:rsidR="00E53DAE">
        <w:rPr>
          <w:bCs/>
        </w:rPr>
        <w:t xml:space="preserve"> </w:t>
      </w:r>
      <w:proofErr w:type="gramStart"/>
      <w:r w:rsidR="00E53DAE">
        <w:rPr>
          <w:bCs/>
        </w:rPr>
        <w:t>generally</w:t>
      </w:r>
      <w:proofErr w:type="gramEnd"/>
      <w:r w:rsidR="00E53DAE">
        <w:rPr>
          <w:bCs/>
        </w:rPr>
        <w:t xml:space="preserve"> low catch for all species</w:t>
      </w:r>
      <w:r w:rsidR="006E005F">
        <w:rPr>
          <w:bCs/>
        </w:rPr>
        <w:t xml:space="preserve"> (Fig. 7)</w:t>
      </w:r>
      <w:r w:rsidR="00E53DAE">
        <w:rPr>
          <w:bCs/>
        </w:rPr>
        <w:t xml:space="preserve">. SIMPER analysis across clusters provided quantitative confirmation of this visual analysis. When comparing </w:t>
      </w:r>
      <w:r w:rsidR="0059204D">
        <w:rPr>
          <w:bCs/>
        </w:rPr>
        <w:t xml:space="preserve">the </w:t>
      </w:r>
      <w:r w:rsidR="00E53DAE">
        <w:rPr>
          <w:bCs/>
        </w:rPr>
        <w:t xml:space="preserve">composition of cluster </w:t>
      </w:r>
      <w:r w:rsidR="0059204D">
        <w:rPr>
          <w:bCs/>
        </w:rPr>
        <w:t>A</w:t>
      </w:r>
      <w:r w:rsidR="00E53DAE">
        <w:rPr>
          <w:bCs/>
        </w:rPr>
        <w:t xml:space="preserve"> to cluster</w:t>
      </w:r>
      <w:r w:rsidR="0059204D">
        <w:rPr>
          <w:bCs/>
        </w:rPr>
        <w:t xml:space="preserve"> B</w:t>
      </w:r>
      <w:r w:rsidR="00E53DAE">
        <w:rPr>
          <w:bCs/>
        </w:rPr>
        <w:t>, herring (p=0.001, Contribution = 62.5%), sand</w:t>
      </w:r>
      <w:r w:rsidR="0059204D">
        <w:rPr>
          <w:bCs/>
        </w:rPr>
        <w:t xml:space="preserve"> </w:t>
      </w:r>
      <w:r w:rsidR="00E53DAE">
        <w:rPr>
          <w:bCs/>
        </w:rPr>
        <w:t xml:space="preserve">lance (p=0.007, Contribution =12.4%), and green crabs (p=0.016, Contribution =3.9%) combined to contribute more than 90% of the dissimilarity. Winter flounder, Atlantic tomcod, and northern pipefish contributed smaller, but still significant, amounts of dissimilarity. </w:t>
      </w:r>
      <w:r w:rsidR="007651E3">
        <w:rPr>
          <w:bCs/>
        </w:rPr>
        <w:t xml:space="preserve">Cluster </w:t>
      </w:r>
      <w:r w:rsidR="0059204D">
        <w:rPr>
          <w:bCs/>
        </w:rPr>
        <w:t>A</w:t>
      </w:r>
      <w:r w:rsidR="007651E3">
        <w:rPr>
          <w:bCs/>
        </w:rPr>
        <w:t xml:space="preserve"> had higher average CPUE for all species identified as significantly contributing to dissimilarity except sand</w:t>
      </w:r>
      <w:r w:rsidR="0059204D">
        <w:rPr>
          <w:bCs/>
        </w:rPr>
        <w:t xml:space="preserve"> </w:t>
      </w:r>
      <w:r w:rsidR="007651E3">
        <w:rPr>
          <w:bCs/>
        </w:rPr>
        <w:t xml:space="preserve">lance, which had higher average CPUE in cluster </w:t>
      </w:r>
      <w:r w:rsidR="0059204D">
        <w:rPr>
          <w:bCs/>
        </w:rPr>
        <w:t>B</w:t>
      </w:r>
      <w:r w:rsidR="007651E3">
        <w:rPr>
          <w:bCs/>
        </w:rPr>
        <w:t xml:space="preserve">. </w:t>
      </w:r>
      <w:r w:rsidR="00E53DAE">
        <w:rPr>
          <w:bCs/>
        </w:rPr>
        <w:t xml:space="preserve">When comparing </w:t>
      </w:r>
      <w:proofErr w:type="gramStart"/>
      <w:r w:rsidR="00E53DAE">
        <w:rPr>
          <w:bCs/>
        </w:rPr>
        <w:t>clusters</w:t>
      </w:r>
      <w:proofErr w:type="gramEnd"/>
      <w:r w:rsidR="00E53DAE">
        <w:rPr>
          <w:bCs/>
        </w:rPr>
        <w:t xml:space="preserve"> </w:t>
      </w:r>
      <w:r w:rsidR="0059204D">
        <w:rPr>
          <w:bCs/>
        </w:rPr>
        <w:t>A</w:t>
      </w:r>
      <w:r w:rsidR="00E53DAE">
        <w:rPr>
          <w:bCs/>
        </w:rPr>
        <w:t xml:space="preserve"> and </w:t>
      </w:r>
      <w:r w:rsidR="0059204D">
        <w:rPr>
          <w:bCs/>
        </w:rPr>
        <w:t>C</w:t>
      </w:r>
      <w:r w:rsidR="00E53DAE">
        <w:rPr>
          <w:bCs/>
        </w:rPr>
        <w:t xml:space="preserve">, only catch of silverside (p=0.002, Contribution=49.6%) and herring (p=0.017, Contribution=31.0%) had significant contributions to dissimilarity. </w:t>
      </w:r>
      <w:r w:rsidR="007651E3">
        <w:rPr>
          <w:bCs/>
        </w:rPr>
        <w:t xml:space="preserve">Herring had </w:t>
      </w:r>
      <w:r w:rsidR="0059204D">
        <w:rPr>
          <w:bCs/>
        </w:rPr>
        <w:t xml:space="preserve">a </w:t>
      </w:r>
      <w:r w:rsidR="007651E3">
        <w:rPr>
          <w:bCs/>
        </w:rPr>
        <w:t xml:space="preserve">higher average CPUE in cluster </w:t>
      </w:r>
      <w:r w:rsidR="0059204D">
        <w:rPr>
          <w:bCs/>
        </w:rPr>
        <w:t>A</w:t>
      </w:r>
      <w:r w:rsidR="007651E3">
        <w:rPr>
          <w:bCs/>
        </w:rPr>
        <w:t xml:space="preserve">, and silverside had </w:t>
      </w:r>
      <w:r w:rsidR="0059204D">
        <w:rPr>
          <w:bCs/>
        </w:rPr>
        <w:t xml:space="preserve">a </w:t>
      </w:r>
      <w:r w:rsidR="007651E3">
        <w:rPr>
          <w:bCs/>
        </w:rPr>
        <w:t xml:space="preserve">higher average CPUE in cluster </w:t>
      </w:r>
      <w:r w:rsidR="0059204D">
        <w:rPr>
          <w:bCs/>
        </w:rPr>
        <w:t>B</w:t>
      </w:r>
      <w:r w:rsidR="007651E3">
        <w:rPr>
          <w:bCs/>
        </w:rPr>
        <w:t xml:space="preserve">. </w:t>
      </w:r>
      <w:r w:rsidR="00E53DAE">
        <w:rPr>
          <w:bCs/>
        </w:rPr>
        <w:t xml:space="preserve">Dissimilarity between clusters </w:t>
      </w:r>
      <w:r w:rsidR="0059204D">
        <w:rPr>
          <w:bCs/>
        </w:rPr>
        <w:t>B</w:t>
      </w:r>
      <w:r w:rsidR="00E53DAE">
        <w:rPr>
          <w:bCs/>
        </w:rPr>
        <w:t xml:space="preserve"> and </w:t>
      </w:r>
      <w:r w:rsidR="0059204D">
        <w:rPr>
          <w:bCs/>
        </w:rPr>
        <w:t>C</w:t>
      </w:r>
      <w:r w:rsidR="00E53DAE">
        <w:rPr>
          <w:bCs/>
        </w:rPr>
        <w:t xml:space="preserve"> was driven by catch of silverside (p=0.001, Contribution = 66.2%), mummichog (p=0.025, Contribution = 12.4%), and bluefish (p=0.031, Contribution =0.09%). </w:t>
      </w:r>
      <w:r w:rsidR="007651E3">
        <w:rPr>
          <w:bCs/>
        </w:rPr>
        <w:t xml:space="preserve">All three of these species had higher average CPUE in cluster </w:t>
      </w:r>
      <w:r w:rsidR="0059204D">
        <w:rPr>
          <w:bCs/>
        </w:rPr>
        <w:t>C</w:t>
      </w:r>
      <w:r w:rsidR="007651E3">
        <w:rPr>
          <w:bCs/>
        </w:rPr>
        <w:t xml:space="preserve"> as compared to cluster </w:t>
      </w:r>
      <w:r w:rsidR="0059204D">
        <w:rPr>
          <w:bCs/>
        </w:rPr>
        <w:t>B</w:t>
      </w:r>
      <w:r w:rsidR="007651E3">
        <w:rPr>
          <w:bCs/>
        </w:rPr>
        <w:t>.</w:t>
      </w:r>
    </w:p>
    <w:p w14:paraId="7D14AED5" w14:textId="77777777" w:rsidR="000337C8" w:rsidRDefault="000337C8" w:rsidP="0005676A">
      <w:pPr>
        <w:spacing w:after="0" w:line="240" w:lineRule="auto"/>
        <w:rPr>
          <w:bCs/>
        </w:rPr>
      </w:pPr>
    </w:p>
    <w:p w14:paraId="4A2827C6" w14:textId="23C71F34" w:rsidR="000337C8" w:rsidRDefault="000337C8" w:rsidP="0005676A">
      <w:pPr>
        <w:spacing w:after="0" w:line="240" w:lineRule="auto"/>
        <w:rPr>
          <w:bCs/>
        </w:rPr>
      </w:pPr>
      <w:r>
        <w:rPr>
          <w:bCs/>
        </w:rPr>
        <w:t>When plotted across space and time, divergent spatiotemporal patterns of habitat use can be identified</w:t>
      </w:r>
      <w:r w:rsidR="006E005F">
        <w:rPr>
          <w:bCs/>
        </w:rPr>
        <w:t xml:space="preserve"> (Fig. 7)</w:t>
      </w:r>
      <w:r>
        <w:rPr>
          <w:bCs/>
        </w:rPr>
        <w:t xml:space="preserve">. In the early summer period, most sampling sites (9 of 12) are best described by cluster </w:t>
      </w:r>
      <w:r w:rsidR="0059204D">
        <w:rPr>
          <w:bCs/>
        </w:rPr>
        <w:t>A</w:t>
      </w:r>
      <w:r>
        <w:rPr>
          <w:bCs/>
        </w:rPr>
        <w:t>.</w:t>
      </w:r>
      <w:r w:rsidR="00E53DAE">
        <w:rPr>
          <w:bCs/>
        </w:rPr>
        <w:t xml:space="preserve"> </w:t>
      </w:r>
      <w:r>
        <w:rPr>
          <w:bCs/>
        </w:rPr>
        <w:t xml:space="preserve">Only one site </w:t>
      </w:r>
      <w:r w:rsidR="007651E3">
        <w:rPr>
          <w:bCs/>
        </w:rPr>
        <w:t xml:space="preserve">belongs to </w:t>
      </w:r>
      <w:r>
        <w:rPr>
          <w:bCs/>
        </w:rPr>
        <w:t xml:space="preserve">cluster </w:t>
      </w:r>
      <w:r w:rsidR="0059204D">
        <w:rPr>
          <w:bCs/>
        </w:rPr>
        <w:t>A</w:t>
      </w:r>
      <w:r>
        <w:rPr>
          <w:bCs/>
        </w:rPr>
        <w:t xml:space="preserve"> </w:t>
      </w:r>
      <w:r w:rsidR="007651E3">
        <w:rPr>
          <w:bCs/>
        </w:rPr>
        <w:t>in</w:t>
      </w:r>
      <w:r>
        <w:rPr>
          <w:bCs/>
        </w:rPr>
        <w:t xml:space="preserve"> the mid- </w:t>
      </w:r>
      <w:r w:rsidR="007651E3">
        <w:rPr>
          <w:bCs/>
        </w:rPr>
        <w:t>or</w:t>
      </w:r>
      <w:r>
        <w:rPr>
          <w:bCs/>
        </w:rPr>
        <w:t xml:space="preserve"> late summer periods, which matches the noted trend in decreasing herring catch through the summer. Cluster </w:t>
      </w:r>
      <w:r w:rsidR="0059204D">
        <w:rPr>
          <w:bCs/>
        </w:rPr>
        <w:t>B</w:t>
      </w:r>
      <w:r>
        <w:rPr>
          <w:bCs/>
        </w:rPr>
        <w:t xml:space="preserve"> is present across all three seasonal periods. Th</w:t>
      </w:r>
      <w:r w:rsidR="00E53DAE">
        <w:rPr>
          <w:bCs/>
        </w:rPr>
        <w:t>e</w:t>
      </w:r>
      <w:r>
        <w:rPr>
          <w:bCs/>
        </w:rPr>
        <w:t xml:space="preserve"> mixed-composition community structure </w:t>
      </w:r>
      <w:r w:rsidR="00E53DAE">
        <w:rPr>
          <w:bCs/>
        </w:rPr>
        <w:t>of this cluster</w:t>
      </w:r>
      <w:r>
        <w:rPr>
          <w:bCs/>
        </w:rPr>
        <w:t xml:space="preserve"> best describes sites with low CPUE for all species included in the modeling efforts. Sand</w:t>
      </w:r>
      <w:r w:rsidR="0059204D">
        <w:rPr>
          <w:bCs/>
        </w:rPr>
        <w:t xml:space="preserve"> </w:t>
      </w:r>
      <w:r>
        <w:rPr>
          <w:bCs/>
        </w:rPr>
        <w:t>lance has the highest CPUE of all species within this cluster, but it should be noted that sand</w:t>
      </w:r>
      <w:r w:rsidR="0059204D">
        <w:rPr>
          <w:bCs/>
        </w:rPr>
        <w:t xml:space="preserve"> </w:t>
      </w:r>
      <w:r>
        <w:rPr>
          <w:bCs/>
        </w:rPr>
        <w:t xml:space="preserve">lance catch </w:t>
      </w:r>
      <w:r w:rsidR="004B3608">
        <w:rPr>
          <w:bCs/>
        </w:rPr>
        <w:t>wa</w:t>
      </w:r>
      <w:r>
        <w:rPr>
          <w:bCs/>
        </w:rPr>
        <w:t xml:space="preserve">s uncommon and </w:t>
      </w:r>
      <w:r w:rsidR="0059204D">
        <w:rPr>
          <w:bCs/>
        </w:rPr>
        <w:t xml:space="preserve">mostly observed </w:t>
      </w:r>
      <w:r>
        <w:rPr>
          <w:bCs/>
        </w:rPr>
        <w:t>in the late summer period at the two south</w:t>
      </w:r>
      <w:r w:rsidR="007651E3">
        <w:rPr>
          <w:bCs/>
        </w:rPr>
        <w:t>ernmost</w:t>
      </w:r>
      <w:r>
        <w:rPr>
          <w:bCs/>
        </w:rPr>
        <w:t xml:space="preserve"> sites. In early summer, </w:t>
      </w:r>
      <w:proofErr w:type="gramStart"/>
      <w:r>
        <w:rPr>
          <w:bCs/>
        </w:rPr>
        <w:t xml:space="preserve">sites </w:t>
      </w:r>
      <w:r w:rsidR="007651E3">
        <w:rPr>
          <w:bCs/>
        </w:rPr>
        <w:t>in and</w:t>
      </w:r>
      <w:proofErr w:type="gramEnd"/>
      <w:r w:rsidR="007651E3">
        <w:rPr>
          <w:bCs/>
        </w:rPr>
        <w:t xml:space="preserve"> </w:t>
      </w:r>
      <w:r>
        <w:rPr>
          <w:bCs/>
        </w:rPr>
        <w:t xml:space="preserve">near the Presumpscot River had generally low CPUE for all species and were best described by this cluster. In the mid-summer period, four sampling sites </w:t>
      </w:r>
      <w:r w:rsidR="007651E3">
        <w:rPr>
          <w:bCs/>
        </w:rPr>
        <w:t xml:space="preserve">across the study region </w:t>
      </w:r>
      <w:r>
        <w:rPr>
          <w:bCs/>
        </w:rPr>
        <w:t xml:space="preserve">were best described by cluster </w:t>
      </w:r>
      <w:r w:rsidR="0059204D">
        <w:rPr>
          <w:bCs/>
        </w:rPr>
        <w:t>B</w:t>
      </w:r>
      <w:r>
        <w:rPr>
          <w:bCs/>
        </w:rPr>
        <w:t>. One of these sites was near the mouth of the Presumpscot River and, again, had a generally low CPUE for all species. The other three sites were all in the southern half of the study area and had relatively high CPUE for sand</w:t>
      </w:r>
      <w:r w:rsidR="0059204D">
        <w:rPr>
          <w:bCs/>
        </w:rPr>
        <w:t xml:space="preserve"> </w:t>
      </w:r>
      <w:r>
        <w:rPr>
          <w:bCs/>
        </w:rPr>
        <w:t>lance. By the late summer period, only the site furthest up the Presumpscot River (with generally low CPUE for all species) and the site furthest south (with generally high sand</w:t>
      </w:r>
      <w:r w:rsidR="0059204D">
        <w:rPr>
          <w:bCs/>
        </w:rPr>
        <w:t xml:space="preserve"> </w:t>
      </w:r>
      <w:r>
        <w:rPr>
          <w:bCs/>
        </w:rPr>
        <w:t xml:space="preserve">lance CPUE) were best described by cluster </w:t>
      </w:r>
      <w:r w:rsidR="0059204D">
        <w:rPr>
          <w:bCs/>
        </w:rPr>
        <w:t>B</w:t>
      </w:r>
      <w:r>
        <w:rPr>
          <w:bCs/>
        </w:rPr>
        <w:t xml:space="preserve">. </w:t>
      </w:r>
      <w:r w:rsidR="00E53DAE">
        <w:rPr>
          <w:bCs/>
        </w:rPr>
        <w:t xml:space="preserve">Cluster </w:t>
      </w:r>
      <w:r w:rsidR="0059204D">
        <w:rPr>
          <w:bCs/>
        </w:rPr>
        <w:t>C</w:t>
      </w:r>
      <w:r w:rsidR="00E53DAE">
        <w:rPr>
          <w:bCs/>
        </w:rPr>
        <w:t xml:space="preserve"> was absent in the early summer period</w:t>
      </w:r>
      <w:r w:rsidR="0059204D">
        <w:rPr>
          <w:bCs/>
        </w:rPr>
        <w:t>.</w:t>
      </w:r>
      <w:r>
        <w:rPr>
          <w:bCs/>
        </w:rPr>
        <w:t xml:space="preserve"> </w:t>
      </w:r>
      <w:r w:rsidR="0059204D">
        <w:rPr>
          <w:bCs/>
        </w:rPr>
        <w:t>B</w:t>
      </w:r>
      <w:r>
        <w:rPr>
          <w:bCs/>
        </w:rPr>
        <w:t>y the mid-summer period</w:t>
      </w:r>
      <w:r w:rsidR="0059204D">
        <w:rPr>
          <w:bCs/>
        </w:rPr>
        <w:t>,</w:t>
      </w:r>
      <w:r>
        <w:rPr>
          <w:bCs/>
        </w:rPr>
        <w:t xml:space="preserve"> seven sites in and around the Presumpscot River </w:t>
      </w:r>
      <w:r w:rsidR="007651E3">
        <w:rPr>
          <w:bCs/>
        </w:rPr>
        <w:t xml:space="preserve">were best described by </w:t>
      </w:r>
      <w:r w:rsidR="00E53DAE">
        <w:rPr>
          <w:bCs/>
        </w:rPr>
        <w:t>this cluster</w:t>
      </w:r>
      <w:r>
        <w:rPr>
          <w:bCs/>
        </w:rPr>
        <w:t xml:space="preserve">. In the late summer period, nine sites across the study area </w:t>
      </w:r>
      <w:r w:rsidR="007651E3">
        <w:rPr>
          <w:bCs/>
        </w:rPr>
        <w:t>belonged to this cluster</w:t>
      </w:r>
      <w:r>
        <w:rPr>
          <w:bCs/>
        </w:rPr>
        <w:t>.</w:t>
      </w:r>
    </w:p>
    <w:p w14:paraId="707399DB" w14:textId="77777777" w:rsidR="00E53DAE" w:rsidRDefault="00E53DAE" w:rsidP="0005676A">
      <w:pPr>
        <w:spacing w:after="0" w:line="240" w:lineRule="auto"/>
        <w:rPr>
          <w:bCs/>
        </w:rPr>
      </w:pPr>
    </w:p>
    <w:p w14:paraId="0D3C38F0" w14:textId="4314FFA3" w:rsidR="00E53DAE" w:rsidRDefault="00E53DAE" w:rsidP="0005676A">
      <w:pPr>
        <w:spacing w:after="0" w:line="240" w:lineRule="auto"/>
        <w:rPr>
          <w:bCs/>
        </w:rPr>
      </w:pPr>
      <w:r>
        <w:rPr>
          <w:bCs/>
        </w:rPr>
        <w:t>NMDS ordination of community composition aggregated across all sampling sites per year also had sufficient goodness of fit across two ordination axes (stress = 0.08). Herring, silverside, and northern pipefish had the strongest associations with ordination configuration, and k-means clustering analysis supported the selection of two clusters</w:t>
      </w:r>
      <w:r w:rsidR="006E005F">
        <w:rPr>
          <w:bCs/>
        </w:rPr>
        <w:t xml:space="preserve"> (Fig. 8)</w:t>
      </w:r>
      <w:r>
        <w:rPr>
          <w:bCs/>
        </w:rPr>
        <w:t xml:space="preserve">. ANOSIM confirmed a significant difference in community composition between </w:t>
      </w:r>
      <w:r w:rsidR="004B3608">
        <w:rPr>
          <w:bCs/>
        </w:rPr>
        <w:t>clusters</w:t>
      </w:r>
      <w:r>
        <w:rPr>
          <w:bCs/>
        </w:rPr>
        <w:t xml:space="preserve"> (r=0.81, p=0.021). Visual representations of ordination plots and average CPUE per species within both clusters indicated that cluster </w:t>
      </w:r>
      <w:r w:rsidR="0059204D">
        <w:rPr>
          <w:bCs/>
        </w:rPr>
        <w:t>A</w:t>
      </w:r>
      <w:r>
        <w:rPr>
          <w:bCs/>
        </w:rPr>
        <w:t xml:space="preserve"> was characterized by high silverside catch and cluster </w:t>
      </w:r>
      <w:r w:rsidR="0059204D">
        <w:rPr>
          <w:bCs/>
        </w:rPr>
        <w:t>B</w:t>
      </w:r>
      <w:r>
        <w:rPr>
          <w:bCs/>
        </w:rPr>
        <w:t xml:space="preserve"> was characterized by high herring catch</w:t>
      </w:r>
      <w:r w:rsidR="006E005F">
        <w:rPr>
          <w:bCs/>
        </w:rPr>
        <w:t xml:space="preserve"> (Fig. 8)</w:t>
      </w:r>
      <w:r>
        <w:rPr>
          <w:bCs/>
        </w:rPr>
        <w:t xml:space="preserve">. SIMPER results highlighted herring as </w:t>
      </w:r>
      <w:r w:rsidR="004B3608">
        <w:rPr>
          <w:bCs/>
        </w:rPr>
        <w:t xml:space="preserve">the only species </w:t>
      </w:r>
      <w:r>
        <w:rPr>
          <w:bCs/>
        </w:rPr>
        <w:t>contributing a statistically significant amount of the dissimilarity between the clusters (p=0.001, Contribution= 67.6%)</w:t>
      </w:r>
      <w:r w:rsidR="0059204D">
        <w:rPr>
          <w:bCs/>
        </w:rPr>
        <w:t xml:space="preserve">. </w:t>
      </w:r>
      <w:proofErr w:type="gramStart"/>
      <w:r>
        <w:rPr>
          <w:bCs/>
        </w:rPr>
        <w:t>Casco</w:t>
      </w:r>
      <w:proofErr w:type="gramEnd"/>
      <w:r>
        <w:rPr>
          <w:bCs/>
        </w:rPr>
        <w:t xml:space="preserve"> Bay </w:t>
      </w:r>
      <w:r>
        <w:rPr>
          <w:bCs/>
        </w:rPr>
        <w:lastRenderedPageBreak/>
        <w:t xml:space="preserve">community composition in 2014 and 2017 was best characterized by cluster </w:t>
      </w:r>
      <w:r w:rsidR="0059204D">
        <w:rPr>
          <w:bCs/>
        </w:rPr>
        <w:t>B</w:t>
      </w:r>
      <w:r>
        <w:rPr>
          <w:bCs/>
        </w:rPr>
        <w:t xml:space="preserve">, and all remaining years were best characterized by cluster </w:t>
      </w:r>
      <w:r w:rsidR="0059204D">
        <w:rPr>
          <w:bCs/>
        </w:rPr>
        <w:t>A</w:t>
      </w:r>
      <w:r>
        <w:rPr>
          <w:bCs/>
        </w:rPr>
        <w:t xml:space="preserve">. </w:t>
      </w:r>
      <w:r w:rsidR="00206E53">
        <w:rPr>
          <w:bCs/>
        </w:rPr>
        <w:t>Though there was no clear connection</w:t>
      </w:r>
      <w:r>
        <w:rPr>
          <w:bCs/>
        </w:rPr>
        <w:t xml:space="preserve"> between average annual temperature anomaly and community composition</w:t>
      </w:r>
      <w:r w:rsidR="00206E53">
        <w:rPr>
          <w:bCs/>
        </w:rPr>
        <w:t xml:space="preserve"> cluster</w:t>
      </w:r>
      <w:r>
        <w:rPr>
          <w:bCs/>
        </w:rPr>
        <w:t>, it should be noted that both 2014 and 2017 were cooler than the CRP and had extended periods in the spring and summer with below-average daily temperatures.</w:t>
      </w:r>
    </w:p>
    <w:p w14:paraId="7CACFCFA" w14:textId="77777777" w:rsidR="00F71682" w:rsidRDefault="00F71682" w:rsidP="0005676A">
      <w:pPr>
        <w:spacing w:after="0" w:line="240" w:lineRule="auto"/>
        <w:rPr>
          <w:b/>
          <w:color w:val="4472C4"/>
        </w:rPr>
      </w:pPr>
    </w:p>
    <w:p w14:paraId="0BAD4C46" w14:textId="7B4EF2FA" w:rsidR="00C92709" w:rsidRDefault="00C92709" w:rsidP="0005676A">
      <w:pPr>
        <w:spacing w:after="0" w:line="240" w:lineRule="auto"/>
        <w:rPr>
          <w:b/>
          <w:color w:val="4472C4"/>
        </w:rPr>
      </w:pPr>
      <w:r>
        <w:rPr>
          <w:b/>
          <w:color w:val="4472C4"/>
        </w:rPr>
        <w:t>5</w:t>
      </w:r>
      <w:r>
        <w:rPr>
          <w:b/>
          <w:color w:val="4472C4"/>
        </w:rPr>
        <w:tab/>
        <w:t>Discussion</w:t>
      </w:r>
    </w:p>
    <w:p w14:paraId="09FB3FBD" w14:textId="5D118163" w:rsidR="004B3608" w:rsidRDefault="004B3608" w:rsidP="00206E53">
      <w:pPr>
        <w:spacing w:after="0" w:line="240" w:lineRule="auto"/>
        <w:rPr>
          <w:bCs/>
        </w:rPr>
      </w:pPr>
      <w:r>
        <w:rPr>
          <w:bCs/>
        </w:rPr>
        <w:t xml:space="preserve">Many studies have identified responses to hydroclimatic changes at a species-specific level </w:t>
      </w:r>
      <w:r>
        <w:rPr>
          <w:bCs/>
        </w:rPr>
        <w:fldChar w:fldCharType="begin"/>
      </w:r>
      <w:r>
        <w:rPr>
          <w:bCs/>
        </w:rPr>
        <w:instrText xml:space="preserve"> ADDIN ZOTERO_ITEM CSL_CITATION {"citationID":"NvE7oddT","properties":{"formattedCitation":"(Pershing et al. 2015, Le Bris et al. 2018)","plainCitation":"(Pershing et al. 2015, Le Bris et al. 2018)","dontUpdate":true,"noteIndex":0},"citationItems":[{"id":194,"uris":["http://zotero.org/users/11233743/items/PQ7RM2T2"],"itemData":{"id":194,"type":"article-journal","container-title":"Science","DOI":"10.1126/science.aac9819","issue":"6262","page":"809-812","title":"Slow adaptation in the face of rapid warming leads to collapse of the Gulf of Maine cod fishery","volume":"350","author":[{"family":"Pershing","given":"Andrew J."},{"family":"Alexander","given":"Michael A."},{"family":"Hernandez","given":"Christina M."},{"family":"Kerr","given":"Lisa A."},{"family":"Le Bris","given":"Arnault"},{"family":"Mills","given":"Katherine E."},{"family":"Nye","given":"Janet A."},{"family":"Record","given":"Nicholas R."},{"family":"Scannell","given":"Hillary A."},{"family":"Scott","given":"James D."},{"family":"Sherwood","given":"Graham D."},{"family":"Thomas","given":"Andrew C."}],"issued":{"date-parts":[["2015",11,13]]}}},{"id":417,"uris":["http://zotero.org/users/11233743/items/KBZY6F4N"],"itemData":{"id":417,"type":"article-journal","abstract":"Significance\n            Climate change is impacting global fisheries and societies that depend on them. Identifying climate adaptation measures requires understanding how environmental changes and management policies interact in driving fishery productivity. Coincident with the recent exceptional warming of the northwest Atlantic Ocean, the American lobster has become the most valuable fishery resource in North America. Here we show that interactions between warming waters, ecosystem changes, and differences in conservation efforts led to the simultaneous collapse of lobster fishery in southern New England and record-breaking landings in the Gulf of Maine. Our results demonstrate that sound, widely adopted fishery conservation measures based on fundamental biological principles can help capitalize on gains and mitigate losses caused by global climate change.\n          , \n            Managing natural resources in an era of increasing climate impacts requires accounting for the synergistic effects of climate, ecosystem changes, and harvesting on resource productivity. Coincident with recent exceptional warming of the northwest Atlantic Ocean and removal of large predatory fish, the American lobster has become the most valuable fishery resource in North America. Using a model that links ocean temperature, predator density, and fishing to population productivity, we show that harvester-driven conservation efforts to protect large lobsters prepared the Gulf of Maine lobster fishery to capitalize on favorable ecosystem conditions, resulting in the record-breaking landings recently observed in the region. In contrast, in the warmer southern New England region, the absence of similar conservation efforts precipitated warming-induced recruitment failure that led to the collapse of the fishery. Population projections under expected warming suggest that the American lobster fishery is vulnerable to future temperature increases, but continued efforts to preserve the stock's reproductive potential can dampen the negative impacts of warming. This study demonstrates that, even though global climate change is severely impacting marine ecosystems, widely adopted, proactive conservation measures can increase the resilience of commercial fisheries to climate change.","container-title":"Proceedings of the National Academy of Sciences","DOI":"10.1073/pnas.1711122115","ISSN":"0027-8424, 1091-6490","issue":"8","journalAbbreviation":"Proc. Natl. Acad. Sci. U.S.A.","language":"en","page":"1831-1836","source":"DOI.org (Crossref)","title":"Climate vulnerability and resilience in the most valuable North American fishery","volume":"115","author":[{"family":"Le Bris","given":"Arnault"},{"family":"Mills","given":"Katherine E."},{"family":"Wahle","given":"Richard A."},{"family":"Chen","given":"Yong"},{"family":"Alexander","given":"Michael A."},{"family":"Allyn","given":"Andrew J."},{"family":"Schuetz","given":"Justin G."},{"family":"Scott","given":"James D."},{"family":"Pershing","given":"Andrew J."}],"issued":{"date-parts":[["2018",2,20]]}}}],"schema":"https://github.com/citation-style-language/schema/raw/master/csl-citation.json"} </w:instrText>
      </w:r>
      <w:r>
        <w:rPr>
          <w:bCs/>
        </w:rPr>
        <w:fldChar w:fldCharType="separate"/>
      </w:r>
      <w:r w:rsidRPr="00AA5D06">
        <w:rPr>
          <w:rFonts w:ascii="Aptos" w:hAnsi="Aptos"/>
        </w:rPr>
        <w:t>(Pershing et al. 2015, Le Bris et al. 2018)</w:t>
      </w:r>
      <w:r>
        <w:rPr>
          <w:bCs/>
        </w:rPr>
        <w:fldChar w:fldCharType="end"/>
      </w:r>
      <w:r>
        <w:rPr>
          <w:bCs/>
        </w:rPr>
        <w:t>, and others have focused on responses at higher levels of ecological organization and at large spatial scales like the Northeast US Continental Shelf Large Marine Ecosystem (</w:t>
      </w:r>
      <w:r>
        <w:rPr>
          <w:bCs/>
        </w:rPr>
        <w:fldChar w:fldCharType="begin"/>
      </w:r>
      <w:r>
        <w:rPr>
          <w:bCs/>
        </w:rPr>
        <w:instrText xml:space="preserve"> ADDIN ZOTERO_ITEM CSL_CITATION {"citationID":"0eeGn1eC","properties":{"formattedCitation":"(Lucey &amp; Nye 2010, Fenwick et al. 2024)","plainCitation":"(Lucey &amp; Nye 2010, Fenwick et al. 2024)","dontUpdate":true,"noteIndex":0},"citationItems":[{"id":385,"uris":["http://zotero.org/users/11233743/items/ZB27XG9L"],"itemData":{"id":385,"type":"article-journal","abstract":"The Northeast US Continental Shelf Large Marine Ecosystem (NES LME) has experienced 2 major pressures: fishing and climate. The magnitude and rate of response to these pressures are species-specific and depend on each individual species’ behavior, physiology and life histories. Thus, species assemblages can be expected to change as a result of the sum of each individual species’ response. In previous studies, distinct species assemblages have been identified in each of the 4 subregions by which the NES LME has traditionally been assessed: Mid-Atlantic Bight (MAB), Southern New England (SNE), Georges Bank (GB), and Gulf of Maine (GOM). In this study, we confirm that each subregion has a distinct species assemblage, but found that those assemblages are shifting over time. The shift appears to be towards species that prefer warmer water. The result is a species assemblage within each subregion that more closely resembles the historic assemblage found in the adjacent subregion to the south. These shifts have occurred in response to a combination of both fishing and climate, and are highly nonlinear. Therefore, current reductions in fishing pressure may not be adequate to return the system to a more historic species assemblage.","container-title":"Marine Ecology Progress Series","DOI":"10.3354/meps08743","ISSN":"0171-8630, 1616-1599","journalAbbreviation":"Mar. Ecol. Prog. Ser.","language":"en","page":"23-33","source":"DOI.org (Crossref)","title":"Shifting species assemblages in the Northeast US Continental Shelf Large Marine Ecosystem","volume":"415","author":[{"family":"Lucey","given":"Sm"},{"family":"Nye","given":"Ja"}],"issued":{"date-parts":[["2010",9,29]]}}},{"id":383,"uris":["http://zotero.org/users/11233743/items/JDDV7JGI"],"itemData":{"id":383,"type":"article-journal","abstract":"As climate change intensifies, there is a pressing concern regarding how ecological communities respond to disturbances occurring at different intensities and time scales. We explored how the type of disturbance influences the dynamics of a marine community. A pulse disturbance is an abrupt, high-magnitude shift in conditions that can cause immediate and significant impacts to an ecological community. Alternatively, press disturbances are long-term, multi-generational pressures acting on communities over time. The Northeast US Continental Shelf Large Marine Ecosystem (NES LME) is one of the fastest-warming regions in the world and has experienced historic overfishing. Assemblage shifts in the NES LME have previously been characterized; however, these were prior to an unprecedented pulse disturbance marine heatwave (MHW) event in 2012 followed by punctuated MHWs over the last decade. We quantified community change across the NES LME using a community trajectory analysis, a multivariate tool that utilizes geometric analyses and comparisons of community trajectories, to quantify shifts in dynamic beta diversity. We hypothesized that the pulse MHWs would strongly influence ecosystem structure; however, no significant impact was detected. Our analysis indicates that the NES LME continues to tropicalize. However, it was not the pulse MHW events that seemed to drive change but rather ecosystem overfishing and rising temperatures. We quantified beta diversity over time in marine communities undergoing abrupt environmental changes and press disturbances. When expanded globally, this analysis can compare how variable disturbance pressures may result in different manifestations of beta diversity change within marine assemblages.","container-title":"Marine Ecology Progress Series","DOI":"10.3354/meps14663","ISSN":"0171-8630, 1616-1599","journalAbbreviation":"Mar. Ecol. Prog. Ser.","language":"en","page":"1-16","source":"DOI.org (Crossref)","title":"Evaluating the influence of press and pulse disturbances on community dynamics of the Northeast US Large Marine Ecosystem","volume":"744","author":[{"family":"Fenwick","given":"If"},{"family":"Heim","given":"Kc"},{"family":"Pershing","given":"Aj"},{"family":"Mills","given":"Ke"},{"family":"Lucey","given":"Sm"},{"family":"Nye","given":"Ja"}],"issued":{"date-parts":[["2024",9,5]]}}}],"schema":"https://github.com/citation-style-language/schema/raw/master/csl-citation.json"} </w:instrText>
      </w:r>
      <w:r>
        <w:rPr>
          <w:bCs/>
        </w:rPr>
        <w:fldChar w:fldCharType="separate"/>
      </w:r>
      <w:r w:rsidRPr="00AA5D06">
        <w:rPr>
          <w:rFonts w:ascii="Aptos" w:hAnsi="Aptos"/>
        </w:rPr>
        <w:t>Lucey &amp; Nye 2010, Fenwick et al. 2024</w:t>
      </w:r>
      <w:r>
        <w:rPr>
          <w:bCs/>
        </w:rPr>
        <w:fldChar w:fldCharType="end"/>
      </w:r>
      <w:r>
        <w:rPr>
          <w:bCs/>
        </w:rPr>
        <w:t>). Fewer studies have explored temperature-linked changes to the community ecology of GoM nearshore regions. We were interested in characterizing seasonal and interannual patterns of Casco Bay species assemblages, with an emphasis on the effect temperature has on these patterns. Many ecologically and economically important species use this area, connecting it to larger spatial scales and several levels of biological organization. Atlantic silverside and Atlantic herring, as highly abundant and important forage species with differing adaptability to temperatures experienced in Casco Bay, were used as focal species to estimate the effects of temperature on growth and abundance.</w:t>
      </w:r>
    </w:p>
    <w:p w14:paraId="18DD4DA7" w14:textId="77777777" w:rsidR="004B3608" w:rsidRDefault="004B3608" w:rsidP="00206E53">
      <w:pPr>
        <w:spacing w:after="0" w:line="240" w:lineRule="auto"/>
        <w:rPr>
          <w:bCs/>
        </w:rPr>
      </w:pPr>
    </w:p>
    <w:p w14:paraId="5CC208FB" w14:textId="08B32C1E" w:rsidR="004B3608" w:rsidRDefault="004B3608" w:rsidP="00206E53">
      <w:pPr>
        <w:spacing w:after="0" w:line="240" w:lineRule="auto"/>
        <w:rPr>
          <w:bCs/>
        </w:rPr>
      </w:pPr>
      <w:r>
        <w:rPr>
          <w:bCs/>
        </w:rPr>
        <w:t>The phenology</w:t>
      </w:r>
      <w:r w:rsidR="00C928BF">
        <w:rPr>
          <w:bCs/>
        </w:rPr>
        <w:t xml:space="preserve"> </w:t>
      </w:r>
      <w:r>
        <w:rPr>
          <w:bCs/>
        </w:rPr>
        <w:t xml:space="preserve">and relative abundances of Casco Bay nearshore fishes, and the effects of increasing nearshore surface temperatures, were illustrated through the analysis of 11 years of seine survey data. Catch was dominated by a few species of pelagic fish, including herring and silverside. </w:t>
      </w:r>
      <w:r w:rsidR="004313EB">
        <w:rPr>
          <w:bCs/>
        </w:rPr>
        <w:t>There was a clear seasonal progression to community structure</w:t>
      </w:r>
      <w:r w:rsidR="00C928BF">
        <w:rPr>
          <w:bCs/>
        </w:rPr>
        <w:t>, which is closely tied to the relative abundances of these focal species</w:t>
      </w:r>
      <w:r w:rsidR="004313EB">
        <w:rPr>
          <w:bCs/>
        </w:rPr>
        <w:t>.</w:t>
      </w:r>
      <w:r w:rsidR="00C928BF">
        <w:rPr>
          <w:bCs/>
        </w:rPr>
        <w:t xml:space="preserve"> </w:t>
      </w:r>
      <w:r w:rsidR="004313EB">
        <w:rPr>
          <w:bCs/>
        </w:rPr>
        <w:t xml:space="preserve">Most sites in the early summer period </w:t>
      </w:r>
      <w:r w:rsidR="00C928BF">
        <w:rPr>
          <w:bCs/>
        </w:rPr>
        <w:t xml:space="preserve">(weeks 24-28) </w:t>
      </w:r>
      <w:r w:rsidR="004313EB">
        <w:rPr>
          <w:bCs/>
        </w:rPr>
        <w:t>were best described by high herring catches and relatively low catches of other species.</w:t>
      </w:r>
      <w:r w:rsidR="00EE0F15">
        <w:rPr>
          <w:bCs/>
        </w:rPr>
        <w:t xml:space="preserve"> </w:t>
      </w:r>
      <w:r w:rsidR="00C928BF">
        <w:rPr>
          <w:bCs/>
        </w:rPr>
        <w:t>Similarly, GAMs indicated a strong positive effect of both early weeks and cooler temperatures on herring abundance, but a strong negative effect for the same conditions on silverside abundance.</w:t>
      </w:r>
      <w:r w:rsidR="004313EB">
        <w:rPr>
          <w:bCs/>
        </w:rPr>
        <w:t xml:space="preserve"> </w:t>
      </w:r>
      <w:r w:rsidR="00C928BF">
        <w:rPr>
          <w:bCs/>
        </w:rPr>
        <w:t xml:space="preserve">The </w:t>
      </w:r>
      <w:proofErr w:type="spellStart"/>
      <w:r w:rsidR="00C928BF">
        <w:rPr>
          <w:bCs/>
        </w:rPr>
        <w:t>mid summer</w:t>
      </w:r>
      <w:proofErr w:type="spellEnd"/>
      <w:r w:rsidR="00C928BF">
        <w:rPr>
          <w:bCs/>
        </w:rPr>
        <w:t xml:space="preserve"> period (weeks 29-33) is a transitional period, where temperatures rapidly increase and community assemblage shifts to generally be more silverside-dominated as YOY silverside recruit to the seine and herring leave the nearshore area</w:t>
      </w:r>
      <w:ins w:id="23" w:author="Graham Sherwood" w:date="2025-06-27T14:05:00Z" w16du:dateUtc="2025-06-27T18:05:00Z">
        <w:r w:rsidR="007B4A28">
          <w:rPr>
            <w:bCs/>
          </w:rPr>
          <w:t>; note that we have no information on how far o</w:t>
        </w:r>
      </w:ins>
      <w:ins w:id="24" w:author="Graham Sherwood" w:date="2025-06-27T14:06:00Z" w16du:dateUtc="2025-06-27T18:06:00Z">
        <w:r w:rsidR="007B4A28">
          <w:rPr>
            <w:bCs/>
          </w:rPr>
          <w:t>r deep</w:t>
        </w:r>
      </w:ins>
      <w:ins w:id="25" w:author="Graham Sherwood" w:date="2025-06-27T14:05:00Z" w16du:dateUtc="2025-06-27T18:05:00Z">
        <w:r w:rsidR="007B4A28">
          <w:rPr>
            <w:bCs/>
          </w:rPr>
          <w:t xml:space="preserve"> juvenile herring go when then leave the reach of our beach seine</w:t>
        </w:r>
      </w:ins>
      <w:r w:rsidR="00C928BF">
        <w:rPr>
          <w:bCs/>
        </w:rPr>
        <w:t xml:space="preserve">. This is especially true of sites in and around the Presumpscot River estuary, which are typically warmer than the sites with less freshwater influence. The late summer period (weeks 34-39) had a strong negative effect on herring regardless of temperature. Though there was generally a strong positive effect on silverside abundance in this period, this effect was weakened when surface temperatures exceeded 20°C. </w:t>
      </w:r>
    </w:p>
    <w:p w14:paraId="02B9BF0D" w14:textId="77777777" w:rsidR="00C928BF" w:rsidRDefault="00C928BF" w:rsidP="00206E53">
      <w:pPr>
        <w:spacing w:after="0" w:line="240" w:lineRule="auto"/>
        <w:rPr>
          <w:bCs/>
        </w:rPr>
      </w:pPr>
    </w:p>
    <w:p w14:paraId="75C027A0" w14:textId="68C64E5A" w:rsidR="00C928BF" w:rsidRDefault="00C928BF" w:rsidP="00206E53">
      <w:pPr>
        <w:spacing w:after="0" w:line="240" w:lineRule="auto"/>
        <w:rPr>
          <w:bCs/>
        </w:rPr>
      </w:pPr>
      <w:r>
        <w:rPr>
          <w:bCs/>
        </w:rPr>
        <w:t>The ties between community structure and seasonal warming were evident when analyzing at site-specific and short-time scales. We hypothesized that longer-term warming would also result in changes in community structure and somatic growth at larger spatial and temporal scales. It was expected that years with average temperatures exceeding the CRP average would benefit silverside and disadvantage herring, resulting in altered community structure and opposing effects on growth. Community structure viewed through an annual, whole-Bay lens did not clearly follow this pattern. Though two years categorized as cooler than the CRP average (2014 and 2017) had relatively high herring abundance and were best described by a herring-dominated community structure, the remaining cool years (2015, 2018) had relatively low herring abundance and were best described by a silverside-dominated community structure. All years categorized as warmer were best described by a silverside-dominated community structure.</w:t>
      </w:r>
    </w:p>
    <w:p w14:paraId="37045EDD" w14:textId="77777777" w:rsidR="00C928BF" w:rsidRDefault="00C928BF" w:rsidP="00206E53">
      <w:pPr>
        <w:spacing w:after="0" w:line="240" w:lineRule="auto"/>
        <w:rPr>
          <w:bCs/>
        </w:rPr>
      </w:pPr>
    </w:p>
    <w:p w14:paraId="59AB0AF9" w14:textId="0FDCBF95" w:rsidR="00C928BF" w:rsidRDefault="00C928BF" w:rsidP="00206E53">
      <w:pPr>
        <w:spacing w:after="0" w:line="240" w:lineRule="auto"/>
        <w:rPr>
          <w:bCs/>
        </w:rPr>
      </w:pPr>
      <w:r>
        <w:rPr>
          <w:bCs/>
        </w:rPr>
        <w:lastRenderedPageBreak/>
        <w:t>Interestingly, some of the lowest estimated herring weekly growth rates occurred in 2014 and 2017, while 2015 and 2018 had the two highest estimated growth rates. This</w:t>
      </w:r>
      <w:ins w:id="26" w:author="Graham Sherwood" w:date="2025-06-27T14:07:00Z" w16du:dateUtc="2025-06-27T18:07:00Z">
        <w:r w:rsidR="007B4A28">
          <w:rPr>
            <w:bCs/>
          </w:rPr>
          <w:t xml:space="preserve"> may</w:t>
        </w:r>
      </w:ins>
      <w:r>
        <w:rPr>
          <w:bCs/>
        </w:rPr>
        <w:t xml:space="preserve"> indicate</w:t>
      </w:r>
      <w:del w:id="27" w:author="Graham Sherwood" w:date="2025-06-27T14:07:00Z" w16du:dateUtc="2025-06-27T18:07:00Z">
        <w:r w:rsidDel="007B4A28">
          <w:rPr>
            <w:bCs/>
          </w:rPr>
          <w:delText>s</w:delText>
        </w:r>
      </w:del>
      <w:r>
        <w:rPr>
          <w:bCs/>
        </w:rPr>
        <w:t xml:space="preserve"> a </w:t>
      </w:r>
      <w:commentRangeStart w:id="28"/>
      <w:r>
        <w:rPr>
          <w:bCs/>
        </w:rPr>
        <w:t>density-dependent effect on growth</w:t>
      </w:r>
      <w:commentRangeEnd w:id="28"/>
      <w:r w:rsidR="007B4A28">
        <w:rPr>
          <w:rStyle w:val="CommentReference"/>
        </w:rPr>
        <w:commentReference w:id="28"/>
      </w:r>
      <w:r>
        <w:rPr>
          <w:bCs/>
        </w:rPr>
        <w:t xml:space="preserve">, which has previously been noted in GoM herring populations </w:t>
      </w:r>
      <w:r>
        <w:rPr>
          <w:bCs/>
        </w:rPr>
        <w:fldChar w:fldCharType="begin"/>
      </w:r>
      <w:r>
        <w:rPr>
          <w:bCs/>
        </w:rPr>
        <w:instrText xml:space="preserve"> ADDIN ZOTERO_ITEM CSL_CITATION {"citationID":"XI51b3Yp","properties":{"formattedCitation":"(Becker et al. 2020)","plainCitation":"(Becker et al. 2020)","noteIndex":0},"citationItems":[{"id":471,"uris":["http://zotero.org/users/11233743/items/JF4SZHGF"],"itemData":{"id":471,"type":"article-journal","abstract":"Variability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D."},{"family":"Chen","given":"Yong"}],"issued":{"date-parts":[["2020",10]]}}}],"schema":"https://github.com/citation-style-language/schema/raw/master/csl-citation.json"} </w:instrText>
      </w:r>
      <w:r>
        <w:rPr>
          <w:bCs/>
        </w:rPr>
        <w:fldChar w:fldCharType="separate"/>
      </w:r>
      <w:r w:rsidRPr="00C928BF">
        <w:rPr>
          <w:rFonts w:ascii="Aptos" w:hAnsi="Aptos"/>
        </w:rPr>
        <w:t>(Becker et al. 2020)</w:t>
      </w:r>
      <w:r>
        <w:rPr>
          <w:bCs/>
        </w:rPr>
        <w:fldChar w:fldCharType="end"/>
      </w:r>
      <w:ins w:id="29" w:author="Graham Sherwood" w:date="2025-06-27T14:07:00Z" w16du:dateUtc="2025-06-27T18:07:00Z">
        <w:r w:rsidR="007B4A28">
          <w:rPr>
            <w:bCs/>
          </w:rPr>
          <w:t>, although this was for adult herring</w:t>
        </w:r>
      </w:ins>
      <w:r>
        <w:rPr>
          <w:bCs/>
        </w:rPr>
        <w:t xml:space="preserve">. Contrary to our hypotheses, </w:t>
      </w:r>
      <w:ins w:id="30" w:author="Graham Sherwood" w:date="2025-06-27T14:08:00Z" w16du:dateUtc="2025-06-27T18:08:00Z">
        <w:r w:rsidR="007B4A28">
          <w:rPr>
            <w:bCs/>
          </w:rPr>
          <w:t xml:space="preserve">and despite a trend in the right direction, </w:t>
        </w:r>
      </w:ins>
      <w:r>
        <w:rPr>
          <w:bCs/>
        </w:rPr>
        <w:t xml:space="preserve">there was no significant difference in herring weekly growth rates between cooler and warmer years. Population dynamics of herring have notably high interannual variability, with a wide range of biotic and abiotic factors and selective processes acting on recruitment, growth, distribution patterns, and mortality </w:t>
      </w:r>
      <w:r>
        <w:rPr>
          <w:bCs/>
        </w:rPr>
        <w:fldChar w:fldCharType="begin"/>
      </w:r>
      <w:r>
        <w:rPr>
          <w:bCs/>
        </w:rPr>
        <w:instrText xml:space="preserve"> ADDIN ZOTERO_ITEM CSL_CITATION {"citationID":"QxGCXk5t","properties":{"formattedCitation":"(Becker et al. 2020, Burbank et al. 2023, Beaudry\\uc0\\u8208{}Sylvestre et al. 2024)","plainCitation":"(Becker et al. 2020, Burbank et al. 2023, Beaudry</w:instrText>
      </w:r>
      <w:r>
        <w:rPr>
          <w:rFonts w:ascii="Cambria Math" w:hAnsi="Cambria Math" w:cs="Cambria Math"/>
          <w:bCs/>
        </w:rPr>
        <w:instrText>‐</w:instrText>
      </w:r>
      <w:r>
        <w:rPr>
          <w:bCs/>
        </w:rPr>
        <w:instrText>Sylvestre et al. 2024)","noteIndex":0},"citationItems":[{"id":471,"uris":["http://zotero.org/users/11233743/items/JF4SZHGF"],"itemData":{"id":471,"type":"article-journal","abstract":"Variability in life history traits and structural diversity of commercially exploited fishes in response to stress can impact their population dynamics and sustainability. Using data from a fishery dependent sampling program from 1978 to 2011, we evaluated temporal variability of size and growth of adult Atlantic herring (Clupea harengus) in the Gulf of Maine. We then developed and tested the hypotheses on the links of such temporal changes to population density and environmental factors and found decreases in size and growth potential. Generalized additive models found that density dependence was the main driver of such changes over sea surface temperature and salinity. Our results highlight the importance of density dependent processes in regulating growth and population size structure for Atlantic herring in the Gulf of Maine.","container-title":"Journal of Fish Biology","DOI":"10.1111/jfb.14430","ISSN":"0022-1112, 1095-8649","issue":"4","journalAbbreviation":"Journal of Fish Biology","language":"en","page":"953-963","source":"DOI.org (Crossref)","title":"Temporal variability in size and growth of Atlantic herring in the Gulf of Maine","title-short":"Temporal variability in size and growth of &lt;span style=\"font-variant","volume":"97","author":[{"family":"Becker","given":"James R."},{"family":"Cieri","given":"Matthew D."},{"family":"Libby","given":"David A."},{"family":"St. Gelais","given":"Adam"},{"family":"Sherwood","given":"Graham D."},{"family":"Chen","given":"Yong"}],"issued":{"date-parts":[["2020",10]]}}},{"id":224,"uris":["http://zotero.org/users/11233743/items/3HKK6WK9"],"itemData":{"id":224,"type":"article-journal","abstract":"Recruitment is a critical component of population dynamics and variability in recruitment underpins large fluctuations in population abundances of commercially valuable marine fishes. Marine pelagic fishes such as Atlantic herring (Clupea harengus) experience relatively high variability in recruitment that is driven by a wide range of biotic and abiotic factors. The relative importance and interaction of each factor for determining recruitment is poorly understood, and consequently, recruitment estimates are one of the largest uncertainties in fisheries management and predictions of future population sizes. Poor recruitment of Atlantic herring has been identified as a major issue and bottleneck for the species; therefore, factors influencing successful recruitment are of great interest to fisheries managers. Here we review studies that have examined the factors influencing survival at the egg stage, early larval stage, late larval stage, and juvenile stage to develop a more comprehensive understanding of the recruitment of Atlantic herring and provide recommendations to guide future research. We identified nine biotic and eight abiotic factors that have been found to substantially impact the recruitment of Atlantic herring, with temperature, prey availability, and predation being the most commonly investigated factors. We conclude it is not one factor that primarily determines recruitment, but rather a collection of many factors that vary temporally and spatially that drive the large variation observed in Atlantic herring recruitment year over year. A holistic approach is required to better understand recruitment and improve fisheries management decisions regarding Atlantic herring.","container-title":"Fisheries Oceanography","DOI":"10.1111/fog.12621","ISSN":"1054-6006, 1365-2419","issue":"2","journalAbbreviation":"Fisheries Oceanography","language":"en","page":"147-159","source":"DOI.org (Crossref)","title":"Understanding factors influencing Atlantic herring (&lt;i&gt;Clupea harengus&lt;/i&gt;) recruitment: From egg deposition to juveniles","title-short":"Understanding factors influencing Atlantic herring ( &lt;span style=\"font-variant","volume":"32","author":[{"family":"Burbank","given":"Jacob"},{"family":"DeJong","given":"Rachel A."},{"family":"Turcotte","given":"François"},{"family":"Rolland","given":"Nicolas"}],"issued":{"date-parts":[["2023",3]]}}},{"id":474,"uris":["http://zotero.org/users/11233743/items/XW6SJZ6Y"],"itemData":{"id":474,"type":"article-journal","abstract":"Body size is a key component of individual fitness and an important factor in the structure and functioning of populations and ecosystems. Disentangling the effects of environmental change, harvest and intra-­ and inter-­specific trophic effects on body size remains challenging for populations in the wild. Herring in the Northwest Atlantic provide a strong basis for evaluating hypotheses related to these drivers given that they have experienced significant warming and harvest over the past century, while also having been exposed to a wide range of other selective constraints across their range. Using data on mean length-­at-­age 4 for the sixteen principal populations over a period of 53 cohorts (1962–2014), we fitted a series of empirical models for temporal and between-p­ opulation variation in the response to changes in sea surface temperature. We find evidence for a unified cross-p­ opulation response in the form of a parabolic function according to which populations in naturally warmer environments have responded more negatively to increasing temperature compared with those in colder locations. Temporal variation in residuals from this function was highly coherent among popul</w:instrText>
      </w:r>
      <w:r w:rsidRPr="004E265F">
        <w:rPr>
          <w:bCs/>
          <w:lang w:val="fr-FR"/>
        </w:rPr>
        <w:instrText>ations, further suggesting a common response to a large-­scale environmental driver. The synchrony observed in this study system, despite strong differences in harvest and ecological histories among populations and over time, clearly indicates a dominant role of environmental change on size-­at-­age in wild populations, in contrast to commonly reported effects of fishing. This finding has important implications for the management of fisheries as it indicates that a key trait associated with population productivity may be under considerably less short-­term management control than currently assumed. Our study, overall, illustrates the need for a comparative approach within species for inferences concerning the many possible effects on body size of natural and anthropogenic drivers in the wild.","container-title":"Global Change Biology","DOI":"10.1111/gcb.17187","ISSN":"1354-1013, 1365-2486","issue":"3","journalAbbreviation":"Global Change Biology","language":"en","page":"e17187","source":"DOI.org (Crossref)","title":"Coherent long</w:instrText>
      </w:r>
      <w:r w:rsidRPr="004E265F">
        <w:rPr>
          <w:rFonts w:ascii="Cambria Math" w:hAnsi="Cambria Math" w:cs="Cambria Math"/>
          <w:bCs/>
          <w:lang w:val="fr-FR"/>
        </w:rPr>
        <w:instrText>‐</w:instrText>
      </w:r>
      <w:r w:rsidRPr="004E265F">
        <w:rPr>
          <w:bCs/>
          <w:lang w:val="fr-FR"/>
        </w:rPr>
        <w:instrText>term body</w:instrText>
      </w:r>
      <w:r w:rsidRPr="004E265F">
        <w:rPr>
          <w:rFonts w:ascii="Cambria Math" w:hAnsi="Cambria Math" w:cs="Cambria Math"/>
          <w:bCs/>
          <w:lang w:val="fr-FR"/>
        </w:rPr>
        <w:instrText>‐</w:instrText>
      </w:r>
      <w:r w:rsidRPr="004E265F">
        <w:rPr>
          <w:bCs/>
          <w:lang w:val="fr-FR"/>
        </w:rPr>
        <w:instrText>size responses across all Northwest Atlantic herring populations to warming and environmental change despite contrasting harvest and ecological factors","volume":"30","author":[{"family":"Beaudry</w:instrText>
      </w:r>
      <w:r w:rsidRPr="004E265F">
        <w:rPr>
          <w:rFonts w:ascii="Cambria Math" w:hAnsi="Cambria Math" w:cs="Cambria Math"/>
          <w:bCs/>
          <w:lang w:val="fr-FR"/>
        </w:rPr>
        <w:instrText>‐</w:instrText>
      </w:r>
      <w:r w:rsidRPr="004E265F">
        <w:rPr>
          <w:bCs/>
          <w:lang w:val="fr-FR"/>
        </w:rPr>
        <w:instrText>Sylvestre","given":"Manuelle"},{"family":"Beno</w:instrText>
      </w:r>
      <w:r w:rsidRPr="004E265F">
        <w:rPr>
          <w:rFonts w:ascii="Aptos" w:hAnsi="Aptos" w:cs="Aptos"/>
          <w:bCs/>
          <w:lang w:val="fr-FR"/>
        </w:rPr>
        <w:instrText>î</w:instrText>
      </w:r>
      <w:r w:rsidRPr="004E265F">
        <w:rPr>
          <w:bCs/>
          <w:lang w:val="fr-FR"/>
        </w:rPr>
        <w:instrText xml:space="preserve">t","given":"Hugues P."},{"family":"Hutchings","given":"Jeffrey A."}],"issued":{"date-parts":[["2024",3]]}}}],"schema":"https://github.com/citation-style-language/schema/raw/master/csl-citation.json"} </w:instrText>
      </w:r>
      <w:r>
        <w:rPr>
          <w:bCs/>
        </w:rPr>
        <w:fldChar w:fldCharType="separate"/>
      </w:r>
      <w:r w:rsidRPr="004E265F">
        <w:rPr>
          <w:rFonts w:ascii="Aptos" w:hAnsi="Aptos" w:cs="Times New Roman"/>
          <w:kern w:val="0"/>
          <w:lang w:val="fr-FR"/>
        </w:rPr>
        <w:t>(Becker et al. 2020, Burbank et al. 2023, Beaudry‐Sylvestre et al. 2024)</w:t>
      </w:r>
      <w:r>
        <w:rPr>
          <w:bCs/>
        </w:rPr>
        <w:fldChar w:fldCharType="end"/>
      </w:r>
      <w:r w:rsidRPr="004E265F">
        <w:rPr>
          <w:bCs/>
          <w:lang w:val="fr-FR"/>
        </w:rPr>
        <w:t xml:space="preserve">. </w:t>
      </w:r>
      <w:r>
        <w:rPr>
          <w:bCs/>
        </w:rPr>
        <w:t xml:space="preserve">The characteristics of the population observed in nearshore Casco Bay </w:t>
      </w:r>
      <w:proofErr w:type="gramStart"/>
      <w:r>
        <w:rPr>
          <w:bCs/>
        </w:rPr>
        <w:t>seines</w:t>
      </w:r>
      <w:proofErr w:type="gramEnd"/>
      <w:r>
        <w:rPr>
          <w:bCs/>
        </w:rPr>
        <w:t xml:space="preserve"> are likely influenced by processes at much larger spatial and temporal scales than captured in this study.</w:t>
      </w:r>
    </w:p>
    <w:p w14:paraId="02312E89" w14:textId="77777777" w:rsidR="00C928BF" w:rsidRDefault="00C928BF" w:rsidP="00206E53">
      <w:pPr>
        <w:spacing w:after="0" w:line="240" w:lineRule="auto"/>
        <w:rPr>
          <w:bCs/>
        </w:rPr>
      </w:pPr>
    </w:p>
    <w:p w14:paraId="54E7C908" w14:textId="736118FA" w:rsidR="00C928BF" w:rsidRDefault="00C928BF" w:rsidP="00206E53">
      <w:pPr>
        <w:spacing w:after="0" w:line="240" w:lineRule="auto"/>
        <w:rPr>
          <w:bCs/>
        </w:rPr>
      </w:pPr>
      <w:r>
        <w:rPr>
          <w:bCs/>
        </w:rPr>
        <w:t xml:space="preserve">Silverside weekly growth rates were significantly higher in warmer years than cooler years. Silverside relative abundance increased over the 11-year study period, which may also be related to the increasing summer nearshore temperatures experienced in the study area over this time. The short lifespan, early summer spawning, and nearshore distribution of the YOY silverside primarily caught in our seine surveys closely links their population dynamics to short-term, local processes. This, combined with their highly abundant and ubiquitous nature, may make them a useful indicator species for coarse-scale </w:t>
      </w:r>
      <w:commentRangeStart w:id="31"/>
      <w:r>
        <w:rPr>
          <w:bCs/>
        </w:rPr>
        <w:t xml:space="preserve">health </w:t>
      </w:r>
      <w:commentRangeEnd w:id="31"/>
      <w:r w:rsidR="007B4A28">
        <w:rPr>
          <w:rStyle w:val="CommentReference"/>
        </w:rPr>
        <w:commentReference w:id="31"/>
      </w:r>
      <w:r>
        <w:rPr>
          <w:bCs/>
        </w:rPr>
        <w:t xml:space="preserve">of the Casco Bay ecosystem. </w:t>
      </w:r>
    </w:p>
    <w:p w14:paraId="00296A10" w14:textId="77777777" w:rsidR="00C928BF" w:rsidRDefault="00C928BF" w:rsidP="00206E53">
      <w:pPr>
        <w:spacing w:after="0" w:line="240" w:lineRule="auto"/>
        <w:rPr>
          <w:bCs/>
        </w:rPr>
      </w:pPr>
    </w:p>
    <w:p w14:paraId="52830776" w14:textId="01B5A667" w:rsidR="00C928BF" w:rsidRDefault="00C928BF" w:rsidP="00206E53">
      <w:pPr>
        <w:spacing w:after="0" w:line="240" w:lineRule="auto"/>
        <w:rPr>
          <w:bCs/>
        </w:rPr>
      </w:pPr>
      <w:r>
        <w:rPr>
          <w:bCs/>
        </w:rPr>
        <w:t xml:space="preserve">Reduced relative abundance of certain forage species in </w:t>
      </w:r>
      <w:proofErr w:type="gramStart"/>
      <w:r>
        <w:rPr>
          <w:bCs/>
        </w:rPr>
        <w:t>nearshore</w:t>
      </w:r>
      <w:proofErr w:type="gramEnd"/>
      <w:r>
        <w:rPr>
          <w:bCs/>
        </w:rPr>
        <w:t xml:space="preserve"> GoM ecosystems, including herring, could negatively impact </w:t>
      </w:r>
      <w:proofErr w:type="gramStart"/>
      <w:r>
        <w:rPr>
          <w:bCs/>
        </w:rPr>
        <w:t>nearshore</w:t>
      </w:r>
      <w:proofErr w:type="gramEnd"/>
      <w:r>
        <w:rPr>
          <w:bCs/>
        </w:rPr>
        <w:t xml:space="preserve"> trophic dynamics. Changes in prey size, distribution, relative abundance, and community structure will impact piscivorous predators that have evolved to exploit nearshore forage fishes </w:t>
      </w:r>
      <w:r>
        <w:rPr>
          <w:bCs/>
        </w:rPr>
        <w:fldChar w:fldCharType="begin"/>
      </w:r>
      <w:r>
        <w:rPr>
          <w:bCs/>
        </w:rPr>
        <w:instrText xml:space="preserve"> ADDIN ZOTERO_ITEM CSL_CITATION {"citationID":"QENaJtUu","properties":{"formattedCitation":"(Ball et al. 2007, McGowan et al. 2019, 2022, Falke et al. 2024)","plainCitation":"(Ball et al. 2007, McGowan et al. 2019, 2022, Falke et al. 2024)","dontUpdate":true,"noteIndex":0},"citationItems":[{"id":594,"uris":["http://zotero.org/users/11233743/items/U7U545FQ"],"itemData":{"id":594,"type":"article-journal","container-title":"Polar Biology","DOI":"10.1007/s00300-006-0227-1","ISSN":"0722-4060, 1432-2056","issue":"6","journalAbbreviation":"Polar Biol","language":"en","page":"699-708","source":"DOI.org (Crossref)","title":"Proximate composition, energetic value, and relative abundance of prey fish from the inshore eastern Bering Sea: implications for piscivorous predators","title-short":"Proximate composition, energetic value, and relative abundance of prey fish from the inshore eastern Bering Sea","volume":"30","author":[{"family":"Ball","given":"Jeffrey R."},{"family":"Esler","given":"Daniel"},{"family":"Schmutz","given":"Joel A."}],"issued":{"date-parts":[["2007",5]]}}},{"id":592,"uris":["http://zotero.org/users/11233743/items/VGUWB6P9"],"itemData":{"id":592,"type":"article-journal","container-title":"Deep Sea Research Part II: Topical Studies in Oceanography","DOI":"10.1016/j.dsr2.2016.11.019","ISSN":"09670645","journalAbbreviation":"Deep Sea Research Part II: Topical Studies in Oceanography","language":"en","page":"221-237","source":"DOI.org (Crossref)","title":"Variability in species composition and distribution of forage fish in the Gulf of Alaska","volume":"165","author":[{"family":"McGowan","given":"David W."},{"family":"Horne","given":"John K."},{"family":"Parker-Stetter","given":"Sandra L."}],"issued":{"date-parts":[["2019",7]]}}},{"id":386,"uris":["http://zotero.org/users/11233743/items/G4ZDLE62"],"itemData":{"id":386,"type":"article-journal","container-title":"Estuaries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H."},{"family":"Greco","given":"Michael"}],"issued":{"date-parts":[["2022",11]]}}},{"id":382,"uris":["http://zotero.org/users/11233743/items/IPA8ZBEE"],"itemData":{"id":382,"type":"article-journal","abstract":"Ecosystem management requires an integrated understanding of ecological interactions. In the Gulf of Maine (GoM), trophic information pertaining to commercially important groundfishes and nearshore prey communities is lacking. We characterized nearshore communities and groundfish diets using data collected from nearshore surveys (864 bottom trawls and 3638 stomach samples of six groundfish species) conducted biannually (spring and fall) in Midcoast Maine and Penobscot Bay from 2012 to 2022. Groundfish diets were dominated by some of the most available nearshore prey (gadiform and clupeiform fishes and pandalid and crangonid shrimps). Shifts in relative prey avai</w:instrText>
      </w:r>
      <w:r w:rsidRPr="004E265F">
        <w:rPr>
          <w:bCs/>
          <w:lang w:val="fr-FR"/>
        </w:rPr>
        <w:instrText xml:space="preserve">lability over environmental gradients (e.g., depth and position along the coast), across seasons, and over years corresponded with parallel patterns in prey contributions to groundfish diets in specific predator–prey interactions. Negative trends in the relative availability and diet occurrence of signature GoM prey taxa (Northern shrimp Pandalus borealis, Atlantic herring Clupea harengus, and euphausiids) indicate that broader ecosystem changes, such as steady rises in water temperature and shifts in species distributions, are impacting nearshore trophic dynamics in the GoM. These observations provide timely information on mechanisms that underlie groundfish productivity and warrant inclusion of nearshore trophic dynamics in relevant ecosystem models.","container-title":"Journal of Fish Biology","DOI":"10.1111/jfb.16026","ISSN":"0022-1112, 1095-8649","journalAbbreviation":"Journal of Fish Biology","language":"en","page":"jfb.16026","source":"DOI.org (Crossref)","title":"Trophic ecology of groundfishes in nearshore areas of the Gulf of Maine","title-short":"Trophic ecology of groundfishes in nearshore areas of the &lt;span style=\"font-variant","author":[{"family":"Falke","given":"Landon P."},{"family":"Smith","given":"Brian E."},{"family":"Rowe","given":"Stacy"},{"family":"Peters","given":"Rebecca J."},{"family":"Sheehan","given":"Timothy F."}],"issued":{"date-parts":[["2024",12,9]]}}}],"schema":"https://github.com/citation-style-language/schema/raw/master/csl-citation.json"} </w:instrText>
      </w:r>
      <w:r>
        <w:rPr>
          <w:bCs/>
        </w:rPr>
        <w:fldChar w:fldCharType="separate"/>
      </w:r>
      <w:r w:rsidRPr="004E265F">
        <w:rPr>
          <w:rFonts w:ascii="Aptos" w:hAnsi="Aptos"/>
          <w:lang w:val="fr-FR"/>
        </w:rPr>
        <w:t>(Ball et al. 2007, D. McGowan et al. 2019, A. McGowan et al. 2022, Falke et al. 2024)</w:t>
      </w:r>
      <w:r>
        <w:rPr>
          <w:bCs/>
        </w:rPr>
        <w:fldChar w:fldCharType="end"/>
      </w:r>
      <w:r w:rsidRPr="004E265F">
        <w:rPr>
          <w:bCs/>
          <w:lang w:val="fr-FR"/>
        </w:rPr>
        <w:t xml:space="preserve">. </w:t>
      </w:r>
      <w:r>
        <w:rPr>
          <w:bCs/>
        </w:rPr>
        <w:t xml:space="preserve">Our study has illustrated temperature-related changes in seasonal herring nearshore habitat use and indicates that long-term temperature increases could alter temporal patterns of distribution in nearshore GoM areas. Though silverside may grow faster and increase in abundance with warmer temperatures, they may not fill the same role in trophic dynamics as herring. In the early summer, </w:t>
      </w:r>
      <w:proofErr w:type="gramStart"/>
      <w:r>
        <w:rPr>
          <w:bCs/>
        </w:rPr>
        <w:t>silverside</w:t>
      </w:r>
      <w:proofErr w:type="gramEnd"/>
      <w:r>
        <w:rPr>
          <w:bCs/>
        </w:rPr>
        <w:t xml:space="preserve"> in the nearshore region were </w:t>
      </w:r>
      <w:r w:rsidR="005A4A04">
        <w:rPr>
          <w:bCs/>
        </w:rPr>
        <w:t>much</w:t>
      </w:r>
      <w:r>
        <w:rPr>
          <w:bCs/>
        </w:rPr>
        <w:t xml:space="preserve"> larger than herring. This size difference could preclude silverside from being a prey item for juvenile piscivorous fish</w:t>
      </w:r>
      <w:r w:rsidR="005A4A04">
        <w:rPr>
          <w:bCs/>
        </w:rPr>
        <w:t xml:space="preserve">es </w:t>
      </w:r>
      <w:r>
        <w:rPr>
          <w:bCs/>
        </w:rPr>
        <w:t xml:space="preserve">using the nearshore region as a nursery area. Prey size is an important limiting factor in the ontogeny of </w:t>
      </w:r>
      <w:proofErr w:type="spellStart"/>
      <w:r>
        <w:rPr>
          <w:bCs/>
        </w:rPr>
        <w:t>piscivory</w:t>
      </w:r>
      <w:proofErr w:type="spellEnd"/>
      <w:r>
        <w:rPr>
          <w:bCs/>
        </w:rPr>
        <w:t xml:space="preserve"> in striped bass and bluefish, both of which are important sportfish and predators in the GoM </w:t>
      </w:r>
      <w:r>
        <w:rPr>
          <w:bCs/>
        </w:rPr>
        <w:fldChar w:fldCharType="begin"/>
      </w:r>
      <w:r>
        <w:rPr>
          <w:bCs/>
        </w:rPr>
        <w:instrText xml:space="preserve"> ADDIN ZOTERO_ITEM CSL_CITATION {"citationID":"b6MXxcFU","properties":{"formattedCitation":"(Scharf et al. 2009)","plainCitation":"(Scharf et al. 2009)","noteIndex":0},"citationItems":[{"id":590,"uris":["http://zotero.org/users/11233743/items/E8MBCZHS"],"itemData":{"id":590,"type":"article-journal","abstract":"In aquatic systems, ontogenetic patterns of resource utilization strongly influence growth and survival, particularly during early life stages. We compared prey resource use and evaluated potential factors affecting the timing of the shift to piscivorous feeding in two juvenile estuarine fish predators: striped bass (Morone saxatilis) and bluefish (Pomatomus saltatrix). In New York Bight estuaries, bluefish shift to piscivory earlier in ontogeny and consume larger relative prey fish sizes compared with striped bass. Predator gape allometries are similar and did not determine maximum prey sizes eaten. Experimental results revealed marked differences in foraging abilities between predators, with bluefish realizing much greater foraging efficiency compared with striped bass feeding on identical fish prey. Both predators demonstrated lower feeding efficiency and grew relatively poorly when feeding on invertebrates compared with fish prey. When held together under limited prey conditions, bluefish exploited a greater proportion of available prey at the expense of striped bass. Our findings highlight the importance of the availability of appropriately sized forage fishes to the ontogeny of piscivory and provide evidence that predator–prey size relationships and disparate foraging abilities can generate interand intra-specific variation in patterns of resource utilization and predator growth.","container-title":"Canadian Journal of Fisheries and Aquatic Sciences","DOI":"10.1139/F09-030","ISSN":"0706-652X, 1205-7533","issue":"5","journalAbbreviation":"Can. J. Fish. Aquat. Sci.","language":"en","license":"http://www.nrcresearchpress.com/page/about/CorporateTextAndDataMining","page":"790-801","source":"DOI.org (Crossref)","title":"Contrasting patterns of resource utilization between juvenile estuarine predators: the influence of relative prey size and foraging ability on the ontogeny of piscivory","title-short":"Contrasting patterns of resource utilization between juvenile estuarine predators","volume":"66","author":[{"family":"Scharf","given":"Frederick S."},{"family":"Buckel","given":"Jeffrey A."},{"family":"Juanes","given":"Francis"}],"issued":{"date-parts":[["2009",5]]}}}],"schema":"https://github.com/citation-style-language/schema/raw/master/csl-citation.json"} </w:instrText>
      </w:r>
      <w:r>
        <w:rPr>
          <w:bCs/>
        </w:rPr>
        <w:fldChar w:fldCharType="separate"/>
      </w:r>
      <w:r w:rsidRPr="00C928BF">
        <w:rPr>
          <w:rFonts w:ascii="Aptos" w:hAnsi="Aptos"/>
        </w:rPr>
        <w:t>(Scharf et al. 2009)</w:t>
      </w:r>
      <w:r>
        <w:rPr>
          <w:bCs/>
        </w:rPr>
        <w:fldChar w:fldCharType="end"/>
      </w:r>
      <w:r>
        <w:rPr>
          <w:bCs/>
        </w:rPr>
        <w:t xml:space="preserve">. Herring and silverside also have differing spatial distribution patterns; silverside typically inhabit extremely shallow nearshore regions </w:t>
      </w:r>
      <w:r>
        <w:rPr>
          <w:bCs/>
        </w:rPr>
        <w:fldChar w:fldCharType="begin"/>
      </w:r>
      <w:r>
        <w:rPr>
          <w:bCs/>
        </w:rPr>
        <w:instrText xml:space="preserve"> ADDIN ZOTERO_ITEM CSL_CITATION {"citationID":"7qsZla3C","properties":{"formattedCitation":"(Conover &amp; Ross 1982)","plainCitation":"(Conover &amp; Ross 1982)","noteIndex":0},"citationItems":[{"id":488,"uris":["http://zotero.org/users/11233743/items/PZJY98W6"],"itemData":{"id":488,"type":"article-journal","abstract":"Patterns in seasonal abundance (no. per m2 surface area), growth and biomass (g per m2 surface area) of an annual fish, the Atlantic silverside,Menidia menidia (L.) were investigated in a marsh and more seaward bay region of Essex Bay, Massachusetts from August 1976 to May 1978 using a quantitative beach seining technique. Silverside abundance varied greatly by season and year class during the study period. Abundance was high in 1976 but winter mortality (99%) left an adult density of only .01 per m z surface area in the marsh during spring 1977. Resultant 1977 year class density in the marsh was 1.88 per m ~by late fall 1977 but winter mortality again produced an adult density of .01 per m2 in spring 1978. Abundance was generally higher in the marsh than in the bay region especially during spring and late fall when catches in the bay were negligible. Based on catch rate comparisons, the summer and fall juvenile abundance of the 1976 year class was much higher than the juvenile abundance of the 1977 year class. Coincidentally, mean lengths and condition of the abundant 1976 year class in the late fall were significantly lower than those of the 1977 year class, suggesting density dependent population regulation. In both years, juveniles grew rapidly and reached full adult size by November when an offshoremovement to deeper waters outside Essex Bay occurred. Biomass peaked in the marsh region in late fall 1977 at 7.8 g per m2 wet weight. Winter mortality was size selective, favoring larger individuals. The annual life history design ofM. menidia including an offshorewinter movementand high winter mortality suggeststhat silversidesrepresentan important pathway of energy flow from marsh to offshore trophic systems.","container-title":"Estuaries","DOI":"10.2307/1351750","ISSN":"01608347","issue":"4","journalAbbreviation":"Estuaries","language":"en","page":"275","source":"DOI.org (Crossref)","title":"Patterns in Seasonal Abundance, Growth and Biomass of the Atlantic Silverside, &lt;i&gt;Menidia menidia&lt;/i&gt;, in a New England Estuary","volume":"5","author":[{"family":"Conover","given":"David O."},{"family":"Ross","given":"Michael R."}],"issued":{"date-parts":[["1982",12]]}}}],"schema":"https://github.com/citation-style-language/schema/raw/master/csl-citation.json"} </w:instrText>
      </w:r>
      <w:r>
        <w:rPr>
          <w:bCs/>
        </w:rPr>
        <w:fldChar w:fldCharType="separate"/>
      </w:r>
      <w:r w:rsidRPr="00C928BF">
        <w:rPr>
          <w:rFonts w:ascii="Aptos" w:hAnsi="Aptos"/>
        </w:rPr>
        <w:t>(Conover &amp; Ross 1982)</w:t>
      </w:r>
      <w:r>
        <w:rPr>
          <w:bCs/>
        </w:rPr>
        <w:fldChar w:fldCharType="end"/>
      </w:r>
      <w:r>
        <w:rPr>
          <w:bCs/>
        </w:rPr>
        <w:t xml:space="preserve">, while herring are more widely distributed </w:t>
      </w:r>
      <w:r>
        <w:rPr>
          <w:bCs/>
        </w:rPr>
        <w:fldChar w:fldCharType="begin"/>
      </w:r>
      <w:r>
        <w:rPr>
          <w:bCs/>
        </w:rPr>
        <w:instrText xml:space="preserve"> ADDIN ZOTERO_ITEM CSL_CITATION {"citationID":"O4u03z2d","properties":{"formattedCitation":"(Boyar 1968, Creaser &amp; Libby 1986, 1988)","plainCitation":"(Boyar 1968, Creaser &amp; Libby 1986, 1988)","noteIndex":0},"citationItems":[{"id":469,"uris":["http://zotero.org/users/11233743/items/MUYBDF85"],"itemData":{"id":469,"type":"article-journal","abstract":"Age, length, and gonadal stages of adult herring, Capra harengus harengus L., were determined from samples collected in 1960-65 from Georges Bank and the Gulf of Maine. Age-groups IV and V were the most abundant ages in the samples. The 1960 year-class dominated the samples from Georges Bank in 1963-65, and the samples from the Gulf of Maine in 1964-65. This year-class was the most abundant during the period of study. The 1959 year-class was extremely weak on Georges Bank, but was well represented in the Gulf of Maine. The mean lengths of the age-groups IV and V from the 1960 year-class were generally less than those from other year-classes; the slow growth and the apparent high abundance suggest that growth is density-dependent. Differences in the peak of spawning and spawning seasons among the areas were small.","container-title":"International Commission for the Northwest Atlantic Fisheries (ICNAF) Research Bulletin","language":"en","page":"49-61","source":"Zotero","title":"Age, Length, and Gonadal Stages of Herring from Georges Bank and the Gulf of Maine","volume":"5","author":[{"family":"Boyar","given":"H. C."}],"issued":{"date-parts":[["1968"]]}}},{"id":467,"uris":["http://zotero.org/users/11233743/items/XAXJAD69"],"itemData":{"id":467,"type":"article-journal","abstract":"A method was developed for tagging age 1 herring, and tag recovery results were analyzed for movement patterns. Use of new transport and holding techniques to avoid handling the fish prior to tagging and the use of small yellow, fine fabric, T-bar spaghetti tags (Floy) are considered to bethe primary reasons for long-term (&gt;1 year) survival of asignificant proportion of tagged fish. A total of 16,084 age 1 herring were tagged and released in 1982 and 1983. The overall total recovery rate from 5 taggings was 7.57% (range 0.21-19.58%). The overall effective recovery rate (i.e. from the 15th day after release) was 1.01 % (range 0.21-1.76%). The results strongly suggest that age 1 herring, observed (and tagged) in the western and central waters of Maine during the 3rd and 4th calendar quarters, contribute to the commercial catch of age 2 fish east of the area where they were tagged during the 2nd and 3rd quarters of the following year. Age 1 herring, observed (and tagged) in easternmost Maine and western New Brunswick waters during the3rd and 4th quarters, remain in the same area where they contribute to the commercial fishery for age 2 fish during the 2nd and 3rd quarters of the following year.","container-title":"Journal of Northwest Atlantic Fishery Science","DOI":"10.2960/J.v7.a5","ISSN":"0250-6408, 1682-9786, 1811-8224","journalAbbreviation":"J. Northw. Atl. Fish. Sci.","language":"en","page":"43-46","source":"DOI.org (Crossref)","title":"Tagging of Age 1 Herring (&lt;i&gt;Clupea harengus&lt;/i&gt; L.) and Their Movement Along the Maine and New Brunswick Coasts","volume":"7","author":[{"family":"Creaser","given":"Edwin P."},{"family":"Libby","given":"David A."}],"issued":{"date-parts":[["1986",12,1]]}}},{"id":468,"uris":["http://zotero.org/users/11233743/items/EGH5QJTU"],"itemData":{"id":468,"type":"article-journal","abstract":"Between 1976 and 1982, 164,128 juvenile and adult herring were tagged and released at 72 sites along the Maine and New Hampshire coasts. Total recovery rates were 5.9%for juveniles and 4.9% for adults. Effective recovery rates (i.e. from the 15th day after release) were 4.1 and 3.5%. respectively. Migration patterns varied with season and region of tagging. Summer-feeding juveniles from all areas along the coast frequently moved into adjacent areas during the3rd and the 4th calendar quarters. Some of these juveniles then underwent an autumn migration to the southwest where they overwintered off the Massachusetts and New Hampshire coasts. Others overwintered off southwestern and northeastern Maine. There was a tendency for tagged fish to be recaptured east of the tagging site during the 2nd and 3rd quarters of the following year. Tagging studies on summer-feeding adults showed migration patterns similar to juveniles. There was a small but consistent tendency for some adult fish tagged in eastern Maine to be recovered in the Southwest Nova Scotian fishery. There was no evidence of changes in seasonal migration patterns of either juveniles or adults during the study period. Tagging studies on overwintering juveniles tagged in northeastern Maine showed that most recoveries during the following year were from the tagging area. Tagging studies on spawning herring tagged off New Hampshire and northeastern Maine showed that these fish overwinter off Massachusetts. Recoveries during the 3rd and 4th calendar quarters of the following year were in close proximity to the tagging area.","container-title":"Journal of Northwest Atlantic Fishery Science","DOI":"10.2960/J.v8.a4","ISSN":"0250-6408, 1682-9786, 1811-8224","journalAbbreviation":"J. Northw. Atl. Fish. Sci.","language":"en","page":"33-42","source":"DOI.org (Crossref)","title":"Seasonal Movements of Juvenile and Adult Herring (&lt;i&gt;Clupea harengus&lt;/i&gt; L.) Tagged Along the Maine and New Hampshire Coasts in 1976-82","volume":"8","author":[{"family":"Creaser","given":"Edwin P."},{"family":"Libby","given":"David A."}],"issued":{"date-parts":[["1988",12,1]]}}}],"schema":"https://github.com/citation-style-language/schema/raw/master/csl-citation.json"} </w:instrText>
      </w:r>
      <w:r>
        <w:rPr>
          <w:bCs/>
        </w:rPr>
        <w:fldChar w:fldCharType="separate"/>
      </w:r>
      <w:r w:rsidRPr="00C928BF">
        <w:rPr>
          <w:rFonts w:ascii="Aptos" w:hAnsi="Aptos"/>
        </w:rPr>
        <w:t>(Boyar 1968, Creaser &amp; Libby 1986, 1988)</w:t>
      </w:r>
      <w:r>
        <w:rPr>
          <w:bCs/>
        </w:rPr>
        <w:fldChar w:fldCharType="end"/>
      </w:r>
      <w:r>
        <w:rPr>
          <w:bCs/>
        </w:rPr>
        <w:t>. If biomass of forage fishes shifts closer to shore and into shallow areas, it may alter prey availability to larger-bodied predators or force changes in predator distributions.</w:t>
      </w:r>
    </w:p>
    <w:p w14:paraId="1C02EABB" w14:textId="77777777" w:rsidR="00206E53" w:rsidRDefault="00206E53" w:rsidP="00206E53">
      <w:pPr>
        <w:spacing w:after="0" w:line="240" w:lineRule="auto"/>
        <w:rPr>
          <w:bCs/>
        </w:rPr>
      </w:pPr>
    </w:p>
    <w:p w14:paraId="1F4A5001" w14:textId="7293A814" w:rsidR="00C928BF" w:rsidRPr="005A4A04" w:rsidRDefault="005A4A04" w:rsidP="005A4A04">
      <w:pPr>
        <w:spacing w:after="0" w:line="240" w:lineRule="auto"/>
        <w:rPr>
          <w:bCs/>
        </w:rPr>
      </w:pPr>
      <w:r>
        <w:rPr>
          <w:bCs/>
        </w:rPr>
        <w:t xml:space="preserve">The dynamics of shallow nearshore ecosystems and the forage species that use them are relatively understudied  </w:t>
      </w:r>
      <w:r>
        <w:rPr>
          <w:bCs/>
        </w:rPr>
        <w:fldChar w:fldCharType="begin"/>
      </w:r>
      <w:r>
        <w:rPr>
          <w:bCs/>
        </w:rPr>
        <w:instrText xml:space="preserve"> ADDIN ZOTERO_ITEM CSL_CITATION {"citationID":"6Im050yl","properties":{"formattedCitation":"(Lankowicz et al. 2020, McGowan et al. 2022)","plainCitation":"(Lankowicz et al. 2020, McGowan et al. 2022)","noteIndex":0},"citationItems":[{"id":596,"uris":["http://zotero.org/users/11233743/items/KF85SJCS"],"itemData":{"id":596,"type":"article-journal","container-title":"Fisheries Research","DOI":"10.1016/j.fishres.2020.105520","ISSN":"01657836","journalAbbreviation":"Fisheries Research","language":"en","page":"105520","source":"DOI.org (Crossref)","title":"Sonar imaging surveys fill data gaps in forage fish populations in shallow estuarine tributaries","volume":"226","author":[{"family":"Lankowicz","given":"Katelynn M."},{"family":"Bi","given":"Hongsheng"},{"family":"Liang","given":"Dong"},{"family":"Fan","given":"Chunlei"}],"issued":{"date-parts":[["2020",6]]}}},{"id":386,"uris":["http://zotero.org/users/11233743/items/G4ZDLE62"],"itemData":{"id":386,"type":"article-journal","container-title":"Estuaries and Coasts","DOI":"10.1007/s12237-022-01066-w","ISSN":"1559-2723, 1559-2731","issue":"7","journalAbbreviation":"Estuaries and Coasts","language":"en","page":"2181-2203","source":"DOI.org (Crossref)","title":"Population Dynamics of Common Nearshore Forage Fishes in the Delaware Inland Bays, USA","volume":"45","author":[{"family":"McGowan","given":"Andrew T."},{"family":"Hale","given":"Edward A."},{"family":"Bartow","given":"Dennis H."},{"family":"Greco","given":"Michael"}],"issued":{"date-parts":[["2022",11]]}}}],"schema":"https://github.com/citation-style-language/schema/raw/master/csl-citation.json"} </w:instrText>
      </w:r>
      <w:r>
        <w:rPr>
          <w:bCs/>
        </w:rPr>
        <w:fldChar w:fldCharType="separate"/>
      </w:r>
      <w:r w:rsidRPr="005A4A04">
        <w:rPr>
          <w:rFonts w:ascii="Aptos" w:hAnsi="Aptos"/>
        </w:rPr>
        <w:t>(Lankowicz et al. 2020, McGowan et al. 2022)</w:t>
      </w:r>
      <w:r>
        <w:rPr>
          <w:bCs/>
        </w:rPr>
        <w:fldChar w:fldCharType="end"/>
      </w:r>
      <w:r>
        <w:rPr>
          <w:bCs/>
        </w:rPr>
        <w:t xml:space="preserve">, and analyzing the community ecology of these areas may provide predictive insight for much larger spatial scales and biological organization levels. The results of this study indicate that increasing surface water temperatures will likely lead to altered timing of nearshore habitat </w:t>
      </w:r>
      <w:proofErr w:type="gramStart"/>
      <w:r>
        <w:rPr>
          <w:bCs/>
        </w:rPr>
        <w:t>use</w:t>
      </w:r>
      <w:proofErr w:type="gramEnd"/>
      <w:r>
        <w:rPr>
          <w:bCs/>
        </w:rPr>
        <w:t xml:space="preserve"> by </w:t>
      </w:r>
      <w:commentRangeStart w:id="32"/>
      <w:r>
        <w:rPr>
          <w:bCs/>
        </w:rPr>
        <w:t>Atlantic herring</w:t>
      </w:r>
      <w:commentRangeEnd w:id="32"/>
      <w:r w:rsidR="00E61057">
        <w:rPr>
          <w:rStyle w:val="CommentReference"/>
        </w:rPr>
        <w:commentReference w:id="32"/>
      </w:r>
      <w:r>
        <w:rPr>
          <w:bCs/>
        </w:rPr>
        <w:t xml:space="preserve">, which may affect the population dynamics of both herring and their predators. This produces natural follow-up questions regarding the differences in energetic content of herring and silverside, as well as the potential of interspecies competition between herring and silverside for prey in the nearshore regions. Though answering these questions is beyond the scope of this paper, </w:t>
      </w:r>
      <w:proofErr w:type="gramStart"/>
      <w:r>
        <w:rPr>
          <w:bCs/>
        </w:rPr>
        <w:t>it is clear that current</w:t>
      </w:r>
      <w:proofErr w:type="gramEnd"/>
      <w:r>
        <w:rPr>
          <w:bCs/>
        </w:rPr>
        <w:t xml:space="preserve"> Casco Bay nearshore temperatures are still within the thermal tolerances of Atlantic silverside, which has led </w:t>
      </w:r>
      <w:r>
        <w:rPr>
          <w:bCs/>
        </w:rPr>
        <w:lastRenderedPageBreak/>
        <w:t>to increased abundance and faster growth. Monitoring efforts like the Casco Bay Aquatic Systems Survey should be continued, and possibly expanded in temporal scope, to further explore the effects of shifting community structure on the trophic ecology of nearshore regions.</w:t>
      </w:r>
      <w:r w:rsidR="00C928BF">
        <w:rPr>
          <w:b/>
          <w:color w:val="4472C4"/>
        </w:rPr>
        <w:br w:type="page"/>
      </w:r>
    </w:p>
    <w:p w14:paraId="30264231" w14:textId="0A7400AB" w:rsidR="00C928BF" w:rsidRDefault="00C928BF" w:rsidP="00AA3345">
      <w:pPr>
        <w:spacing w:after="0" w:line="240" w:lineRule="auto"/>
        <w:rPr>
          <w:b/>
          <w:color w:val="4472C4"/>
        </w:rPr>
      </w:pPr>
      <w:r>
        <w:rPr>
          <w:b/>
          <w:color w:val="4472C4"/>
        </w:rPr>
        <w:lastRenderedPageBreak/>
        <w:t>References</w:t>
      </w:r>
    </w:p>
    <w:p w14:paraId="5CFECD3A" w14:textId="77777777" w:rsidR="006E005F" w:rsidRDefault="00C928BF" w:rsidP="006E005F">
      <w:pPr>
        <w:pStyle w:val="Bibliography"/>
      </w:pPr>
      <w:r>
        <w:rPr>
          <w:b/>
          <w:color w:val="4472C4"/>
        </w:rPr>
        <w:fldChar w:fldCharType="begin"/>
      </w:r>
      <w:r w:rsidR="006E005F">
        <w:rPr>
          <w:b/>
          <w:color w:val="4472C4"/>
        </w:rPr>
        <w:instrText xml:space="preserve"> ADDIN ZOTERO_BIBL {"uncited":[],"omitted":[],"custom":[]} CSL_BIBLIOGRAPHY </w:instrText>
      </w:r>
      <w:r>
        <w:rPr>
          <w:b/>
          <w:color w:val="4472C4"/>
        </w:rPr>
        <w:fldChar w:fldCharType="separate"/>
      </w:r>
      <w:r w:rsidR="006E005F">
        <w:t>Allyn AJ, Alexander MA, Franklin BS, Massiot-Granier F, Pershing AJ, Scott JD, Mills KE (2020) Comparing and synthesizing quantitative distribution models and qualitative vulnerability assessments to project marine species distributions under climate change. PLoS ONE 15:e0231595.</w:t>
      </w:r>
    </w:p>
    <w:p w14:paraId="36140423" w14:textId="77777777" w:rsidR="006E005F" w:rsidRDefault="006E005F" w:rsidP="006E005F">
      <w:pPr>
        <w:pStyle w:val="Bibliography"/>
      </w:pPr>
      <w:r>
        <w:t>Anthony VC (1972) Population dynamics of the Atlantic herring in the Gulf of Maine. Ph.D. dissertation, University of Washington, Seattle, WA</w:t>
      </w:r>
    </w:p>
    <w:p w14:paraId="38EF72EE" w14:textId="77777777" w:rsidR="006E005F" w:rsidRDefault="006E005F" w:rsidP="006E005F">
      <w:pPr>
        <w:pStyle w:val="Bibliography"/>
      </w:pPr>
      <w:r>
        <w:t>Ayvazian SG, Deegan LA, Finn JT (1992) Comparison of Habitat Use by Estuarine Fish Assemblages in the Acadian and Virginian Zoogeographic Provinces. Estuaries 15:368.</w:t>
      </w:r>
    </w:p>
    <w:p w14:paraId="5518E17C" w14:textId="77777777" w:rsidR="006E005F" w:rsidRDefault="006E005F" w:rsidP="006E005F">
      <w:pPr>
        <w:pStyle w:val="Bibliography"/>
      </w:pPr>
      <w:r>
        <w:t>Ball JR, Esler D, Schmutz JA (2007) Proximate composition, energetic value, and relative abundance of prey fish from the inshore eastern Bering Sea: implications for piscivorous predators. Polar Biol 30:699–708.</w:t>
      </w:r>
    </w:p>
    <w:p w14:paraId="368F47C3" w14:textId="77777777" w:rsidR="006E005F" w:rsidRDefault="006E005F" w:rsidP="006E005F">
      <w:pPr>
        <w:pStyle w:val="Bibliography"/>
      </w:pPr>
      <w:r>
        <w:t xml:space="preserve">Barkman RC, Bengtson DA (1987) The record of daily growth in otoliths of Atlantic silversides, </w:t>
      </w:r>
      <w:r>
        <w:rPr>
          <w:i/>
          <w:iCs/>
        </w:rPr>
        <w:t>Menidia menidia</w:t>
      </w:r>
      <w:r>
        <w:t>, from field and laboratory. Journal of Fish Biology 31:683–695.</w:t>
      </w:r>
    </w:p>
    <w:p w14:paraId="31C0C507" w14:textId="77777777" w:rsidR="006E005F" w:rsidRDefault="006E005F" w:rsidP="006E005F">
      <w:pPr>
        <w:pStyle w:val="Bibliography"/>
      </w:pPr>
      <w:r>
        <w:t>Beaudry</w:t>
      </w:r>
      <w:r>
        <w:rPr>
          <w:rFonts w:ascii="Cambria Math" w:hAnsi="Cambria Math" w:cs="Cambria Math"/>
        </w:rPr>
        <w:t>‐</w:t>
      </w:r>
      <w:r>
        <w:t>Sylvestre M, Beno</w:t>
      </w:r>
      <w:r>
        <w:rPr>
          <w:rFonts w:ascii="Aptos" w:hAnsi="Aptos" w:cs="Aptos"/>
        </w:rPr>
        <w:t>î</w:t>
      </w:r>
      <w:r>
        <w:t>t HP, Hutchings JA (2024) Coherent long</w:t>
      </w:r>
      <w:r>
        <w:rPr>
          <w:rFonts w:ascii="Cambria Math" w:hAnsi="Cambria Math" w:cs="Cambria Math"/>
        </w:rPr>
        <w:t>‐</w:t>
      </w:r>
      <w:r>
        <w:t>term body</w:t>
      </w:r>
      <w:r>
        <w:rPr>
          <w:rFonts w:ascii="Cambria Math" w:hAnsi="Cambria Math" w:cs="Cambria Math"/>
        </w:rPr>
        <w:t>‐</w:t>
      </w:r>
      <w:r>
        <w:t>size responses across all Northwest Atlantic herring populations to warming and environmental change despite contrasting harvest and ecological factors. Global Change Biology 30:e17187.</w:t>
      </w:r>
    </w:p>
    <w:p w14:paraId="4B53786E" w14:textId="77777777" w:rsidR="006E005F" w:rsidRDefault="006E005F" w:rsidP="006E005F">
      <w:pPr>
        <w:pStyle w:val="Bibliography"/>
      </w:pPr>
      <w:r>
        <w:t>Beck MW, Heck KL, Able KW, Childers DL, Eggleston DB, Gillanders BM, Halpern B, Hays CG, Hoshino K, Minello TJ, Orth RJ, Sheridan PF, Weinstein MP (2001) The Identification, Conservation, and Management of Estuarine and Marine Nurseries for Fish and Invertebrates. BioScience 51:633.</w:t>
      </w:r>
    </w:p>
    <w:p w14:paraId="5C3FFA76" w14:textId="77777777" w:rsidR="006E005F" w:rsidRDefault="006E005F" w:rsidP="006E005F">
      <w:pPr>
        <w:pStyle w:val="Bibliography"/>
      </w:pPr>
      <w:r>
        <w:t>Becker JR, Cieri MD, Libby DA, St. Gelais A, Sherwood GD, Chen Y (2020) Temporal variability in size and growth of Atlantic herring in the Gulf of Maine. Journal of Fish Biology 97:953–963.</w:t>
      </w:r>
    </w:p>
    <w:p w14:paraId="1D786D4A" w14:textId="77777777" w:rsidR="006E005F" w:rsidRDefault="006E005F" w:rsidP="006E005F">
      <w:pPr>
        <w:pStyle w:val="Bibliography"/>
      </w:pPr>
      <w:r>
        <w:t>Bell RJ, Richardson DE, Hare JA, Lynch PD, Fratantoni PS (2015) Disentangling the effects of climate, abundance, and size on the distribution of marine fish: an example based on four stocks from the Northeast US shelf. ICES Journal of Marine Science 72:1311–1322.</w:t>
      </w:r>
    </w:p>
    <w:p w14:paraId="3005835B" w14:textId="77777777" w:rsidR="006E005F" w:rsidRDefault="006E005F" w:rsidP="006E005F">
      <w:pPr>
        <w:pStyle w:val="Bibliography"/>
      </w:pPr>
      <w:r>
        <w:t>Benaglia T, Chauveau D, Hunter DR, Young D (2009) Mixtools: an R Package for Analyzing Finite Mixture Models. J Stat Soft 32.</w:t>
      </w:r>
    </w:p>
    <w:p w14:paraId="5E8CFADF" w14:textId="77777777" w:rsidR="006E005F" w:rsidRDefault="006E005F" w:rsidP="006E005F">
      <w:pPr>
        <w:pStyle w:val="Bibliography"/>
      </w:pPr>
      <w:r>
        <w:t>Bigelow HB, Schroeder WC (1953) Fishes of the Gulf of Maine. Fishery Bulletin 53:267–270.</w:t>
      </w:r>
    </w:p>
    <w:p w14:paraId="61811B6B" w14:textId="77777777" w:rsidR="006E005F" w:rsidRDefault="006E005F" w:rsidP="006E005F">
      <w:pPr>
        <w:pStyle w:val="Bibliography"/>
      </w:pPr>
      <w:r>
        <w:t>Boyar HC (1968) Age, Length, and Gonadal Stages of Herring from Georges Bank and the Gulf of Maine. International Commission for the Northwest Atlantic Fisheries (ICNAF) Research Bulletin 5:49–61.</w:t>
      </w:r>
    </w:p>
    <w:p w14:paraId="3105D2FB" w14:textId="77777777" w:rsidR="006E005F" w:rsidRDefault="006E005F" w:rsidP="006E005F">
      <w:pPr>
        <w:pStyle w:val="Bibliography"/>
      </w:pPr>
      <w:r>
        <w:t>Boyce DG, Petrie B, Frank KT (2021) Fishing, predation, and temperature drive herring decline in a large marine ecosystem. Ecology and Evolution 11:18136–18150.</w:t>
      </w:r>
    </w:p>
    <w:p w14:paraId="477BAB5E" w14:textId="77777777" w:rsidR="006E005F" w:rsidRDefault="006E005F" w:rsidP="006E005F">
      <w:pPr>
        <w:pStyle w:val="Bibliography"/>
      </w:pPr>
      <w:r>
        <w:t>Burbank J, DeJong RA, Turcotte F, Rolland N (2023) Understanding factors influencing Atlantic herring (</w:t>
      </w:r>
      <w:r>
        <w:rPr>
          <w:i/>
          <w:iCs/>
        </w:rPr>
        <w:t>Clupea harengus</w:t>
      </w:r>
      <w:r>
        <w:t>) recruitment: From egg deposition to juveniles. Fisheries Oceanography 32:147–159.</w:t>
      </w:r>
    </w:p>
    <w:p w14:paraId="6E6A1A39" w14:textId="77777777" w:rsidR="006E005F" w:rsidRDefault="006E005F" w:rsidP="006E005F">
      <w:pPr>
        <w:pStyle w:val="Bibliography"/>
      </w:pPr>
      <w:r>
        <w:lastRenderedPageBreak/>
        <w:t>Chamberland J-M, Lehoux C, Émond K, Varnier C, Paquet F, Lacroix-Lepage C, Benoît HP, Van Beveren E, Plourde S (2022) Atlantic herring (</w:t>
      </w:r>
      <w:r>
        <w:rPr>
          <w:i/>
          <w:iCs/>
        </w:rPr>
        <w:t>Clupea harengus</w:t>
      </w:r>
      <w:r>
        <w:t>) stocks of the west coast of Newfoundland (NAFO Division 4R) in 2019. Fisheries and Oceans Canada, Ottawa, ON.</w:t>
      </w:r>
    </w:p>
    <w:p w14:paraId="777CFE2E" w14:textId="77777777" w:rsidR="006E005F" w:rsidRDefault="006E005F" w:rsidP="006E005F">
      <w:pPr>
        <w:pStyle w:val="Bibliography"/>
      </w:pPr>
      <w:r>
        <w:t>Cheung WWL, Sarmiento JL, Dunne J, Frölicher TL, Lam VWY, Deng Palomares ML, Watson R, Pauly D (2013) Shrinking of fishes exacerbates impacts of global ocean changes on marine ecosystems. Nature Clim Change 3:254–258.</w:t>
      </w:r>
    </w:p>
    <w:p w14:paraId="1130261F" w14:textId="77777777" w:rsidR="006E005F" w:rsidRDefault="006E005F" w:rsidP="006E005F">
      <w:pPr>
        <w:pStyle w:val="Bibliography"/>
      </w:pPr>
      <w:r>
        <w:t>Clarke KR (1993) Non</w:t>
      </w:r>
      <w:r>
        <w:rPr>
          <w:rFonts w:ascii="Cambria Math" w:hAnsi="Cambria Math" w:cs="Cambria Math"/>
        </w:rPr>
        <w:t>‐</w:t>
      </w:r>
      <w:r>
        <w:t>parametric multivariate analyses of changes in community structure. Australian Journal of Ecology 18:117</w:t>
      </w:r>
      <w:r>
        <w:rPr>
          <w:rFonts w:ascii="Aptos" w:hAnsi="Aptos" w:cs="Aptos"/>
        </w:rPr>
        <w:t>–</w:t>
      </w:r>
      <w:r>
        <w:t>143.</w:t>
      </w:r>
    </w:p>
    <w:p w14:paraId="7F332D07" w14:textId="77777777" w:rsidR="006E005F" w:rsidRDefault="006E005F" w:rsidP="006E005F">
      <w:pPr>
        <w:pStyle w:val="Bibliography"/>
      </w:pPr>
      <w:r>
        <w:t>Conover DO (2024) The extraordinary Atlantic silverside and me. ICES Journal of Marine Science 82:fsae136.</w:t>
      </w:r>
    </w:p>
    <w:p w14:paraId="69536777" w14:textId="77777777" w:rsidR="006E005F" w:rsidRDefault="006E005F" w:rsidP="006E005F">
      <w:pPr>
        <w:pStyle w:val="Bibliography"/>
      </w:pPr>
      <w:r>
        <w:t xml:space="preserve">Conover DO, Murawski SA (1982) Offshore winter migration of the Atlantic silverside, </w:t>
      </w:r>
      <w:r>
        <w:rPr>
          <w:i/>
          <w:iCs/>
        </w:rPr>
        <w:t>Menidia menidia</w:t>
      </w:r>
      <w:r>
        <w:t>. Fishery Bulletin 80:145–150.</w:t>
      </w:r>
    </w:p>
    <w:p w14:paraId="3FB53F3C" w14:textId="77777777" w:rsidR="006E005F" w:rsidRDefault="006E005F" w:rsidP="006E005F">
      <w:pPr>
        <w:pStyle w:val="Bibliography"/>
      </w:pPr>
      <w:r>
        <w:t>Conover DO, Present TMC (1990) Countergradient variation in growth rate: compensation for length of the growing season among Atlantic silversides from different latitudes. Oecologia 83:316–324.</w:t>
      </w:r>
    </w:p>
    <w:p w14:paraId="2747B611" w14:textId="77777777" w:rsidR="006E005F" w:rsidRDefault="006E005F" w:rsidP="006E005F">
      <w:pPr>
        <w:pStyle w:val="Bibliography"/>
      </w:pPr>
      <w:r>
        <w:t xml:space="preserve">Conover DO, Ross MR (1982) Patterns in Seasonal Abundance, Growth and Biomass of the Atlantic Silverside, </w:t>
      </w:r>
      <w:r>
        <w:rPr>
          <w:i/>
          <w:iCs/>
        </w:rPr>
        <w:t>Menidia menidia</w:t>
      </w:r>
      <w:r>
        <w:t>, in a New England Estuary. Estuaries 5:275.</w:t>
      </w:r>
    </w:p>
    <w:p w14:paraId="052078C8" w14:textId="77777777" w:rsidR="006E005F" w:rsidRDefault="006E005F" w:rsidP="006E005F">
      <w:pPr>
        <w:pStyle w:val="Bibliography"/>
      </w:pPr>
      <w:r>
        <w:t>Creaser EP, Libby DA (1988) Seasonal Movements of Juvenile and Adult Herring (</w:t>
      </w:r>
      <w:r>
        <w:rPr>
          <w:i/>
          <w:iCs/>
        </w:rPr>
        <w:t>Clupea harengus</w:t>
      </w:r>
      <w:r>
        <w:t xml:space="preserve"> L.) Tagged Along the Maine and New Hampshire Coasts in 1976-82. J Northw Atl Fish Sci 8:33–42.</w:t>
      </w:r>
    </w:p>
    <w:p w14:paraId="49C63286" w14:textId="77777777" w:rsidR="006E005F" w:rsidRDefault="006E005F" w:rsidP="006E005F">
      <w:pPr>
        <w:pStyle w:val="Bibliography"/>
      </w:pPr>
      <w:r>
        <w:t>Creaser EP, Libby DA (1986) Tagging of Age 1 Herring (</w:t>
      </w:r>
      <w:r>
        <w:rPr>
          <w:i/>
          <w:iCs/>
        </w:rPr>
        <w:t>Clupea harengus</w:t>
      </w:r>
      <w:r>
        <w:t xml:space="preserve"> L.) and Their Movement Along the Maine and New Brunswick Coasts. J Northw Atl Fish Sci 7:43–46.</w:t>
      </w:r>
    </w:p>
    <w:p w14:paraId="538D1C6A" w14:textId="77777777" w:rsidR="006E005F" w:rsidRDefault="006E005F" w:rsidP="006E005F">
      <w:pPr>
        <w:pStyle w:val="Bibliography"/>
      </w:pPr>
      <w:r>
        <w:t>Das N (1972) Growth of Larval Herring (</w:t>
      </w:r>
      <w:r>
        <w:rPr>
          <w:i/>
          <w:iCs/>
        </w:rPr>
        <w:t>Clupea harengus</w:t>
      </w:r>
      <w:r>
        <w:t>) in the Bay of Fundy and Gulf of Maine area. Journal of the Fisheries Research Board of Canada 29:573–575.</w:t>
      </w:r>
    </w:p>
    <w:p w14:paraId="6787F143" w14:textId="77777777" w:rsidR="006E005F" w:rsidRDefault="006E005F" w:rsidP="006E005F">
      <w:pPr>
        <w:pStyle w:val="Bibliography"/>
      </w:pPr>
      <w:r>
        <w:t>Fairchild EA, Siceloff L, Howell WH, Hoffman B, Armstrong MP (2013) Coastal spawning by winter flounder and a reassessment of Essential Fish Habitat in the Gulf of Maine. Fisheries Research 141:118–129.</w:t>
      </w:r>
    </w:p>
    <w:p w14:paraId="653F809D" w14:textId="77777777" w:rsidR="006E005F" w:rsidRDefault="006E005F" w:rsidP="006E005F">
      <w:pPr>
        <w:pStyle w:val="Bibliography"/>
      </w:pPr>
      <w:r>
        <w:t>Falke LP, Smith BE, Rowe S, Peters RJ, Sheehan TF (2024) Trophic ecology of groundfishes in nearshore areas of the Gulf of Maine. Journal of Fish Biology:jfb.16026.</w:t>
      </w:r>
    </w:p>
    <w:p w14:paraId="5035E8BE" w14:textId="77777777" w:rsidR="006E005F" w:rsidRDefault="006E005F" w:rsidP="006E005F">
      <w:pPr>
        <w:pStyle w:val="Bibliography"/>
      </w:pPr>
      <w:r>
        <w:t>Fenwick I, Heim K, Pershing A, Mills K, Lucey S, Nye J (2024) Evaluating the influence of press and pulse disturbances on community dynamics of the Northeast US Large Marine Ecosystem. Mar Ecol Prog Ser 744:1–16.</w:t>
      </w:r>
    </w:p>
    <w:p w14:paraId="3F2E9578" w14:textId="77777777" w:rsidR="006E005F" w:rsidRDefault="006E005F" w:rsidP="006E005F">
      <w:pPr>
        <w:pStyle w:val="Bibliography"/>
      </w:pPr>
      <w:r>
        <w:t>Field JG, Clarke KR, Warwick RM (1982) A Practical Strategy for Analysing Multispecies Distribution Patterns. Mar Ecol Prog Ser 8:37–52.</w:t>
      </w:r>
    </w:p>
    <w:p w14:paraId="7928EB44" w14:textId="77777777" w:rsidR="006E005F" w:rsidRDefault="006E005F" w:rsidP="006E005F">
      <w:pPr>
        <w:pStyle w:val="Bibliography"/>
      </w:pPr>
      <w:r>
        <w:t>Fournier DA, Sibert JR, Majkowski J, Hampton J (1990) MULTIFAN a Likelihood-Based Method for Estimating Growth Parameters and Age Composition from Multiple Length Frequency Data Sets Illustrated using Data for Southern Bluefin Tuna (&lt;iThunnus maccoyii&lt;/i&gt;). Can J Fish Aquat Sci 47:301–317.</w:t>
      </w:r>
    </w:p>
    <w:p w14:paraId="31D68544" w14:textId="77777777" w:rsidR="006E005F" w:rsidRDefault="006E005F" w:rsidP="006E005F">
      <w:pPr>
        <w:pStyle w:val="Bibliography"/>
      </w:pPr>
      <w:r>
        <w:lastRenderedPageBreak/>
        <w:t xml:space="preserve">Gao J, Munch S (2013) Genetic and maternal variation in early growth in the Atlantic silverside </w:t>
      </w:r>
      <w:r>
        <w:rPr>
          <w:i/>
          <w:iCs/>
        </w:rPr>
        <w:t>Menidia menidia</w:t>
      </w:r>
      <w:r>
        <w:t>. Mar Ecol Prog Ser 485:211–222.</w:t>
      </w:r>
    </w:p>
    <w:p w14:paraId="0DC35B65" w14:textId="77777777" w:rsidR="006E005F" w:rsidRDefault="006E005F" w:rsidP="006E005F">
      <w:pPr>
        <w:pStyle w:val="Bibliography"/>
      </w:pPr>
      <w:r>
        <w:t>Gayanilo FC, Sparre P, Pauly P (1996) FAO-ICLARM Stock Assessment Tools: User’s Manual. World Fish Center, Food and Agriculture Organization of the United Nations, Rome.</w:t>
      </w:r>
    </w:p>
    <w:p w14:paraId="1A95F56E" w14:textId="77777777" w:rsidR="006E005F" w:rsidRDefault="006E005F" w:rsidP="006E005F">
      <w:pPr>
        <w:pStyle w:val="Bibliography"/>
      </w:pPr>
      <w:r>
        <w:t>Graham JJ, Chenoweth SB, Davis CW (1972a) Abundance, distribution, movements, and lengths of larval herring along the western coast of the Gulf of Maine. Fishery Bulletin 70:307–321.</w:t>
      </w:r>
    </w:p>
    <w:p w14:paraId="05F5383C" w14:textId="77777777" w:rsidR="006E005F" w:rsidRDefault="006E005F" w:rsidP="006E005F">
      <w:pPr>
        <w:pStyle w:val="Bibliography"/>
      </w:pPr>
      <w:r>
        <w:t xml:space="preserve">Graham JJ, Davis CW, Chenoweth SB, Bickford (1972b) Autumnal distribution, abundance and dispersion of larval herring, </w:t>
      </w:r>
      <w:r>
        <w:rPr>
          <w:i/>
          <w:iCs/>
        </w:rPr>
        <w:t>Clupea harengus harengus</w:t>
      </w:r>
      <w:r>
        <w:t xml:space="preserve"> Linnaeus, along the western coast of the Gulf of Maine in 1971.</w:t>
      </w:r>
    </w:p>
    <w:p w14:paraId="2B7AFCE9" w14:textId="77777777" w:rsidR="006E005F" w:rsidRDefault="006E005F" w:rsidP="006E005F">
      <w:pPr>
        <w:pStyle w:val="Bibliography"/>
      </w:pPr>
      <w:r>
        <w:t xml:space="preserve">Graham JJ, Townsend DW (1985) Mortality, Growth, and Transport of Larval Atlantic Herring </w:t>
      </w:r>
      <w:r>
        <w:rPr>
          <w:i/>
          <w:iCs/>
        </w:rPr>
        <w:t>Clupea harengus</w:t>
      </w:r>
      <w:r>
        <w:t xml:space="preserve"> in Maine Coastal Waters. Transactions of the American Fisheries Society 114:490–498.</w:t>
      </w:r>
    </w:p>
    <w:p w14:paraId="28454971" w14:textId="77777777" w:rsidR="006E005F" w:rsidRDefault="006E005F" w:rsidP="006E005F">
      <w:pPr>
        <w:pStyle w:val="Bibliography"/>
      </w:pPr>
      <w:r>
        <w:t>Hare JA, Churchill JH, Cowen RK, Berger TJ, Cornillon PC, Dragos P, Glenn SM, Govoni JJ, Lee TN (2002) Routes and rates of larval fish transport from the southeast to the northeast United States continental shelf. Limnology &amp; Oceanography 47:1774–1789.</w:t>
      </w:r>
    </w:p>
    <w:p w14:paraId="051F42E1" w14:textId="77777777" w:rsidR="006E005F" w:rsidRDefault="006E005F" w:rsidP="006E005F">
      <w:pPr>
        <w:pStyle w:val="Bibliography"/>
      </w:pPr>
      <w:r>
        <w:t xml:space="preserve">Johnson DS (2015) The savory swimmer swims north: a northern range extension of the blue crab </w:t>
      </w:r>
      <w:r>
        <w:rPr>
          <w:i/>
          <w:iCs/>
        </w:rPr>
        <w:t>Callinectes sapidus</w:t>
      </w:r>
      <w:r>
        <w:t>? Journal of Crustacean Biology 35:105–110.</w:t>
      </w:r>
    </w:p>
    <w:p w14:paraId="1B556883" w14:textId="77777777" w:rsidR="006E005F" w:rsidRDefault="006E005F" w:rsidP="006E005F">
      <w:pPr>
        <w:pStyle w:val="Bibliography"/>
      </w:pPr>
      <w:r>
        <w:t>Kleisner KM, Fogarty MJ, McGee S, Hare JA, Moret S, Perretti CT, Saba VS (2017) Marine species distribution shifts on the U.S. Northeast Continental Shelf under continued ocean warming. Progress in Oceanography 153:24–36.</w:t>
      </w:r>
    </w:p>
    <w:p w14:paraId="36973AF6" w14:textId="77777777" w:rsidR="006E005F" w:rsidRDefault="006E005F" w:rsidP="006E005F">
      <w:pPr>
        <w:pStyle w:val="Bibliography"/>
      </w:pPr>
      <w:r>
        <w:t>Lankowicz KM, Bi H, Liang D, Fan C (2020) Sonar imaging surveys fill data gaps in forage fish populations in shallow estuarine tributaries. Fisheries Research 226:105520.</w:t>
      </w:r>
    </w:p>
    <w:p w14:paraId="62BDD33F" w14:textId="77777777" w:rsidR="006E005F" w:rsidRDefault="006E005F" w:rsidP="006E005F">
      <w:pPr>
        <w:pStyle w:val="Bibliography"/>
      </w:pPr>
      <w:r>
        <w:t>Lazzari MA, Stevenson DK (1992) Spawning Origin of Small, Late-Hatched Atlantic Herring (</w:t>
      </w:r>
      <w:r>
        <w:rPr>
          <w:i/>
          <w:iCs/>
        </w:rPr>
        <w:t>Clupea harengus</w:t>
      </w:r>
      <w:r>
        <w:t>) Larvae in a Maine Estuary. Estuaries 15:282.</w:t>
      </w:r>
    </w:p>
    <w:p w14:paraId="275DF699" w14:textId="77777777" w:rsidR="006E005F" w:rsidRDefault="006E005F" w:rsidP="006E005F">
      <w:pPr>
        <w:pStyle w:val="Bibliography"/>
      </w:pPr>
      <w:r>
        <w:t>Le Bris A, Mills KE, Wahle RA, Chen Y, Alexander MA, Allyn AJ, Schuetz JG, Scott JD, Pershing AJ (2018) Climate vulnerability and resilience in the most valuable North American fishery. Proc Natl Acad Sci USA 115:1831–1836.</w:t>
      </w:r>
    </w:p>
    <w:p w14:paraId="5ACA15D6" w14:textId="77777777" w:rsidR="006E005F" w:rsidRDefault="006E005F" w:rsidP="006E005F">
      <w:pPr>
        <w:pStyle w:val="Bibliography"/>
      </w:pPr>
      <w:r>
        <w:t xml:space="preserve">Lough RG, Pennington M, Bolz GR, Rosenberg AA (1982) Age and growth of larval Atlantic herring, </w:t>
      </w:r>
      <w:r>
        <w:rPr>
          <w:i/>
          <w:iCs/>
        </w:rPr>
        <w:t>Clupea harengus</w:t>
      </w:r>
      <w:r>
        <w:t xml:space="preserve"> L., in the Gulf of Maine-Georges Bank region based on otolith growth increments. Fishery Bulletin 80:187–199.</w:t>
      </w:r>
    </w:p>
    <w:p w14:paraId="15B48CCF" w14:textId="77777777" w:rsidR="006E005F" w:rsidRDefault="006E005F" w:rsidP="006E005F">
      <w:pPr>
        <w:pStyle w:val="Bibliography"/>
      </w:pPr>
      <w:r>
        <w:t>Lucey S, Nye J (2010) Shifting species assemblages in the Northeast US Continental Shelf Large Marine Ecosystem. Mar Ecol Prog Ser 415:23–33.</w:t>
      </w:r>
    </w:p>
    <w:p w14:paraId="4A8AA16A" w14:textId="77777777" w:rsidR="006E005F" w:rsidRDefault="006E005F" w:rsidP="006E005F">
      <w:pPr>
        <w:pStyle w:val="Bibliography"/>
      </w:pPr>
      <w:r>
        <w:t>Macdonald PDM, Pitcher TJ (1979) Age-Groups from Size-Frequency Data: A Versatile and Efficient Method of Analyzing Distribution Mixtures. J Fish Res Bd Can 36:987–1001.</w:t>
      </w:r>
    </w:p>
    <w:p w14:paraId="435F2C89" w14:textId="77777777" w:rsidR="006E005F" w:rsidRDefault="006E005F" w:rsidP="006E005F">
      <w:pPr>
        <w:pStyle w:val="Bibliography"/>
      </w:pPr>
      <w:r>
        <w:t>Marra G, Wood SN (2011) Practical variable selection for generalized additive models. Computational Statistics &amp; Data Analysis 55:2372–2387.</w:t>
      </w:r>
    </w:p>
    <w:p w14:paraId="353C531F" w14:textId="77777777" w:rsidR="006E005F" w:rsidRDefault="006E005F" w:rsidP="006E005F">
      <w:pPr>
        <w:pStyle w:val="Bibliography"/>
      </w:pPr>
      <w:r>
        <w:lastRenderedPageBreak/>
        <w:t>Maunder MN, Deriso RB, Schaefer KM, Fuller DW, Aires-da-Silva AM, Minte-Vera CV, Campana SE (2018) The growth cessation model: a growth model for species showing a near cessation in growth with application to bigeye tuna (Thunnus obesus). Mar Biol 165:76.</w:t>
      </w:r>
    </w:p>
    <w:p w14:paraId="664D8D73" w14:textId="77777777" w:rsidR="006E005F" w:rsidRDefault="006E005F" w:rsidP="006E005F">
      <w:pPr>
        <w:pStyle w:val="Bibliography"/>
      </w:pPr>
      <w:r>
        <w:t>McBride RS, Tweedie MK, Oliveira K (2018) Reproduction, first-year growth, and expansion of spawning and nursery grounds of black sea bass (</w:t>
      </w:r>
      <w:r>
        <w:rPr>
          <w:i/>
          <w:iCs/>
        </w:rPr>
        <w:t>Centropristis striata</w:t>
      </w:r>
      <w:r>
        <w:t>) into a warming Gulf of Maine. FB 116:323–336.</w:t>
      </w:r>
    </w:p>
    <w:p w14:paraId="48384FAA" w14:textId="77777777" w:rsidR="006E005F" w:rsidRDefault="006E005F" w:rsidP="006E005F">
      <w:pPr>
        <w:pStyle w:val="Bibliography"/>
      </w:pPr>
      <w:r>
        <w:t>McGowan AT, Hale EA, Bartow DH, Greco M (2022) Population Dynamics of Common Nearshore Forage Fishes in the Delaware Inland Bays, USA. Estuaries and Coasts 45:2181–2203.</w:t>
      </w:r>
    </w:p>
    <w:p w14:paraId="33551343" w14:textId="77777777" w:rsidR="006E005F" w:rsidRDefault="006E005F" w:rsidP="006E005F">
      <w:pPr>
        <w:pStyle w:val="Bibliography"/>
      </w:pPr>
      <w:r>
        <w:t>McGowan DW, Horne JK, Parker-Stetter SL (2019) Variability in species composition and distribution of forage fish in the Gulf of Alaska. Deep Sea Research Part II: Topical Studies in Oceanography 165:221–237.</w:t>
      </w:r>
    </w:p>
    <w:p w14:paraId="61D0B765" w14:textId="77777777" w:rsidR="006E005F" w:rsidRDefault="006E005F" w:rsidP="006E005F">
      <w:pPr>
        <w:pStyle w:val="Bibliography"/>
      </w:pPr>
      <w:r>
        <w:t>McMahan MD, Grabowski JH (2019) Nonconsumptive effects of a range</w:t>
      </w:r>
      <w:r>
        <w:rPr>
          <w:rFonts w:ascii="Cambria Math" w:hAnsi="Cambria Math" w:cs="Cambria Math"/>
        </w:rPr>
        <w:t>‐</w:t>
      </w:r>
      <w:r>
        <w:t>expanding predator on juvenile lobster (</w:t>
      </w:r>
      <w:r>
        <w:rPr>
          <w:i/>
          <w:iCs/>
        </w:rPr>
        <w:t>Homarus americanus</w:t>
      </w:r>
      <w:r>
        <w:t>) population dynamics. Ecosphere 10:e02867.</w:t>
      </w:r>
    </w:p>
    <w:p w14:paraId="1F189787" w14:textId="77777777" w:rsidR="006E005F" w:rsidRDefault="006E005F" w:rsidP="006E005F">
      <w:pPr>
        <w:pStyle w:val="Bibliography"/>
      </w:pPr>
      <w:r>
        <w:t>Methratta ET, Link JS (2007) Ontogenetic variation in habitat association for four groundfish species in the Gulf of Maine–Georges Bank region. Mar Ecol Prog Ser 338:169–181.</w:t>
      </w:r>
    </w:p>
    <w:p w14:paraId="0D79D6DC" w14:textId="77777777" w:rsidR="006E005F" w:rsidRDefault="006E005F" w:rsidP="006E005F">
      <w:pPr>
        <w:pStyle w:val="Bibliography"/>
      </w:pPr>
      <w:r>
        <w:t>Mildenberger TK, Taylor MH, Wolff M (2017) TropFishR: an R package for fisheries analysis with length-frequency data. Methods in Ecology and Evolution 8:1520–1527.</w:t>
      </w:r>
    </w:p>
    <w:p w14:paraId="16346DF9" w14:textId="77777777" w:rsidR="006E005F" w:rsidRDefault="006E005F" w:rsidP="006E005F">
      <w:pPr>
        <w:pStyle w:val="Bibliography"/>
      </w:pPr>
      <w:r>
        <w:t>Munsch S, Cordell J, Toft J (2016) Fine-scale habitat use and behavior of a nearshore fish community: nursery functions, predation avoidance, and spatiotemporal habitat partitioning. Mar Ecol Prog Ser 557:1–15.</w:t>
      </w:r>
    </w:p>
    <w:p w14:paraId="746B97D6" w14:textId="77777777" w:rsidR="006E005F" w:rsidRDefault="006E005F" w:rsidP="006E005F">
      <w:pPr>
        <w:pStyle w:val="Bibliography"/>
      </w:pPr>
      <w:r>
        <w:t>Nye J, Link J, Hare J, Overholtz W (2009) Changing spatial distribution of fish stocks in relation to climate and population size on the Northeast United States continental shelf. Mar Ecol Prog Ser 393:111–129.</w:t>
      </w:r>
    </w:p>
    <w:p w14:paraId="5EACD74A" w14:textId="77777777" w:rsidR="006E005F" w:rsidRDefault="006E005F" w:rsidP="006E005F">
      <w:pPr>
        <w:pStyle w:val="Bibliography"/>
      </w:pPr>
      <w:r>
        <w:t>O’Brien L, Burnett J, Mayo RK (1993) Maturation of Nineteen Species of Finfish off the Northeast Coast of the United States, 1985-1990. Woods Hole Laboratory Northeast Fisheries Science Center, Woods Hole, MA.</w:t>
      </w:r>
    </w:p>
    <w:p w14:paraId="27CC171D" w14:textId="77777777" w:rsidR="006E005F" w:rsidRDefault="006E005F" w:rsidP="006E005F">
      <w:pPr>
        <w:pStyle w:val="Bibliography"/>
      </w:pPr>
      <w:r>
        <w:t>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Ribiero Cunha E, Smith T, Stier A, Ter Braak CJF, Weedon J (2024) Vegan: Community Ecology Package.</w:t>
      </w:r>
    </w:p>
    <w:p w14:paraId="5B9F7638" w14:textId="77777777" w:rsidR="006E005F" w:rsidRDefault="006E005F" w:rsidP="006E005F">
      <w:pPr>
        <w:pStyle w:val="Bibliography"/>
      </w:pPr>
      <w:r>
        <w:t>O’Neill ME, Bluhm SC, Nichols OC (2025) Citizen science contributions to the investigation of extralimital tropical and subtropical marine fish distribution via Gulf Stream transport. Fisheries:vuae014.</w:t>
      </w:r>
    </w:p>
    <w:p w14:paraId="0F873583" w14:textId="77777777" w:rsidR="006E005F" w:rsidRDefault="006E005F" w:rsidP="006E005F">
      <w:pPr>
        <w:pStyle w:val="Bibliography"/>
      </w:pPr>
      <w:r>
        <w:t>Pershing AJ, Alexander MA, Brady DC, Brickman D, Curchitser EN, Diamond AW, McClenachan L, Mills KE, Nichols OC, Pendleton DE, Record NR, Scott JD, Staudinger MD, Wang Y (2021) Climate impacts on the Gulf of Maine ecosystem. Elementa: Science of the Anthropocene 9:00076.</w:t>
      </w:r>
    </w:p>
    <w:p w14:paraId="511C9D08" w14:textId="77777777" w:rsidR="006E005F" w:rsidRDefault="006E005F" w:rsidP="006E005F">
      <w:pPr>
        <w:pStyle w:val="Bibliography"/>
      </w:pPr>
      <w:r>
        <w:lastRenderedPageBreak/>
        <w:t>Pershing AJ, Alexander MA, Hernandez CM, Kerr LA, Le Bris A, Mills KE, Nye JA, Record NR, Scannell HA, Scott JD, Sherwood GD, Thomas AC (2015) Slow adaptation in the face of rapid warming leads to collapse of the Gulf of Maine cod fishery. Science 350:809–812.</w:t>
      </w:r>
    </w:p>
    <w:p w14:paraId="51C12FD2" w14:textId="77777777" w:rsidR="006E005F" w:rsidRDefault="006E005F" w:rsidP="006E005F">
      <w:pPr>
        <w:pStyle w:val="Bibliography"/>
      </w:pPr>
      <w:r>
        <w:t>Petersen CGJ (1891) Eine Methode zur Bestimmung des Alters und des Wuchses der Fische. Mit Dtch Seefischerie 2:226–235.</w:t>
      </w:r>
    </w:p>
    <w:p w14:paraId="7B54650D" w14:textId="77777777" w:rsidR="006E005F" w:rsidRDefault="006E005F" w:rsidP="006E005F">
      <w:pPr>
        <w:pStyle w:val="Bibliography"/>
      </w:pPr>
      <w:r>
        <w:t>Pörtner HO (2002) Climate variations and the physiological basis of temperature dependent biogeography: systemic to molecular hierarchy of thermal tolerance in animals. Comparative Biochemistry and Physiology Part A: Molecular &amp; Integrative Physiology 132:739–761.</w:t>
      </w:r>
    </w:p>
    <w:p w14:paraId="6FB594C9" w14:textId="77777777" w:rsidR="006E005F" w:rsidRDefault="006E005F" w:rsidP="006E005F">
      <w:pPr>
        <w:pStyle w:val="Bibliography"/>
      </w:pPr>
      <w:r>
        <w:t>Pringle J, Baumann H (2019) Otolith-based growth reconstructions in young-of-year Atlantic silversides Menidia menidia and their implications for sex-selective survival. Mar Ecol Prog Ser 632:193–204.</w:t>
      </w:r>
    </w:p>
    <w:p w14:paraId="2419E6F8" w14:textId="77777777" w:rsidR="006E005F" w:rsidRDefault="006E005F" w:rsidP="006E005F">
      <w:pPr>
        <w:pStyle w:val="Bibliography"/>
      </w:pPr>
      <w:r>
        <w:t>Record N, Pershing A, Rasher D (2024) Early Warning of a Cold Wave in the Gulf of Maine. Oceanog 37.</w:t>
      </w:r>
    </w:p>
    <w:p w14:paraId="10BE8CFE" w14:textId="77777777" w:rsidR="006E005F" w:rsidRDefault="006E005F" w:rsidP="006E005F">
      <w:pPr>
        <w:pStyle w:val="Bibliography"/>
      </w:pPr>
      <w:r>
        <w:t>Saba VS, Griffies SM, Anderson WG, Winton M, Alexander MA, Delworth TL, Hare JA, Harrison MJ, Rosati A, Vecchi GA, Zhang R (2016) Enhanced warming of the Northwest Atlantic Ocean under climate change. JGR Oceans 121:118–132.</w:t>
      </w:r>
    </w:p>
    <w:p w14:paraId="79339807" w14:textId="77777777" w:rsidR="006E005F" w:rsidRDefault="006E005F" w:rsidP="006E005F">
      <w:pPr>
        <w:pStyle w:val="Bibliography"/>
      </w:pPr>
      <w:r>
        <w:t>Saunders R, Hachey MA, Fay CW (2006) Maine’s Diadromous Fish Community: Past, Present, and Implications for Atlantic Salmon Recovery. 31.</w:t>
      </w:r>
    </w:p>
    <w:p w14:paraId="4B5C47BE" w14:textId="77777777" w:rsidR="006E005F" w:rsidRDefault="006E005F" w:rsidP="006E005F">
      <w:pPr>
        <w:pStyle w:val="Bibliography"/>
      </w:pPr>
      <w:r>
        <w:t>Scharf FS, Buckel JA, Juanes F (2009) Contrasting patterns of resource utilization between juvenile estuarine predators: the influence of relative prey size and foraging ability on the ontogeny of piscivory. Can J Fish Aquat Sci 66:790–801.</w:t>
      </w:r>
    </w:p>
    <w:p w14:paraId="2E391FF6" w14:textId="77777777" w:rsidR="006E005F" w:rsidRDefault="006E005F" w:rsidP="006E005F">
      <w:pPr>
        <w:pStyle w:val="Bibliography"/>
      </w:pPr>
      <w:r>
        <w:t>Sheridan JA, Bickford D (2011) Shrinking body size as an ecological response to climate change. Nature Clim Change 1:401–406.</w:t>
      </w:r>
    </w:p>
    <w:p w14:paraId="608BF556" w14:textId="77777777" w:rsidR="006E005F" w:rsidRDefault="006E005F" w:rsidP="006E005F">
      <w:pPr>
        <w:pStyle w:val="Bibliography"/>
      </w:pPr>
      <w:r>
        <w:t>Sswat M, Stiasny MH, Jutfelt F, Riebesell U, Clemmesen C (2018) Growth performance and survival of larval Atlantic herring, under the combined effects of elevated temperatures and CO2. PLoS ONE 13:e0191947.</w:t>
      </w:r>
    </w:p>
    <w:p w14:paraId="744FBD54" w14:textId="77777777" w:rsidR="006E005F" w:rsidRDefault="006E005F" w:rsidP="006E005F">
      <w:pPr>
        <w:pStyle w:val="Bibliography"/>
      </w:pPr>
      <w:r>
        <w:t>Statisticat LLC (2021) LaplacesDemon: Complete Environment for Bayesian Inference.</w:t>
      </w:r>
    </w:p>
    <w:p w14:paraId="321F3E98" w14:textId="77777777" w:rsidR="006E005F" w:rsidRDefault="006E005F" w:rsidP="006E005F">
      <w:pPr>
        <w:pStyle w:val="Bibliography"/>
      </w:pPr>
      <w:r>
        <w:t>Staudinger MD, Mills KE, Stamieszkin K, Record NR, Hudak CA, Allyn A, Diamond A, Friedland KD, Golet W, Henderson ME, Hernandez CM, Huntington TG, Ji R, Johnson CL, Johnson DS, Jordaan A, Kocik J, Li Y, Liebman M, Nichols OC, Pendleton D, Richards RA, Robben T, Thomas AC, Walsh HJ, Yakola K (2019) It’s about time: A synthesis of changing phenology in the Gulf of Maine ecosystem. Fisheries Oceanography 28:532–566.</w:t>
      </w:r>
    </w:p>
    <w:p w14:paraId="73B12974" w14:textId="77777777" w:rsidR="006E005F" w:rsidRDefault="006E005F" w:rsidP="006E005F">
      <w:pPr>
        <w:pStyle w:val="Bibliography"/>
      </w:pPr>
      <w:r>
        <w:t>Steneck RS, Wahle RA (2013) American lobster dynamics in a brave new ocean. Can J Fish Aquat Sci 70:1612–1624.</w:t>
      </w:r>
    </w:p>
    <w:p w14:paraId="6E9037FB" w14:textId="77777777" w:rsidR="006E005F" w:rsidRDefault="006E005F" w:rsidP="006E005F">
      <w:pPr>
        <w:pStyle w:val="Bibliography"/>
      </w:pPr>
      <w:r>
        <w:t>Stevenson DK (1989) Spawning locations and times for Atlantic herring on the Maine coast. Maine Department of Marine Resources Bureau of Marine Sciences.</w:t>
      </w:r>
    </w:p>
    <w:p w14:paraId="2DC0874E" w14:textId="77777777" w:rsidR="006E005F" w:rsidRDefault="006E005F" w:rsidP="006E005F">
      <w:pPr>
        <w:pStyle w:val="Bibliography"/>
      </w:pPr>
      <w:r>
        <w:lastRenderedPageBreak/>
        <w:t>Stevenson DK, Tuxbury S, Johnson MR, Boelke C (2014) Shallow Water Benthic Habitats in the Gulf of Maine: A Summary of Habitat Use by Common Shellfish Species in the Gulf of Maine. NOAA Fisheries Greater Atlantic Regional Fisheries Office.</w:t>
      </w:r>
    </w:p>
    <w:p w14:paraId="4E137D33" w14:textId="77777777" w:rsidR="006E005F" w:rsidRDefault="006E005F" w:rsidP="006E005F">
      <w:pPr>
        <w:pStyle w:val="Bibliography"/>
      </w:pPr>
      <w:r>
        <w:t>Wood AJM, Collie JS, Hare JA (2009) A comparison between warm-water fish assemblages of Narragansett Bay and those of Long Island Sound waters. Fishery Bulletin 107:89–100.</w:t>
      </w:r>
    </w:p>
    <w:p w14:paraId="5CB6DA67" w14:textId="77777777" w:rsidR="006E005F" w:rsidRDefault="006E005F" w:rsidP="006E005F">
      <w:pPr>
        <w:pStyle w:val="Bibliography"/>
      </w:pPr>
      <w:r>
        <w:t>Wood SN (2004) Stable and Efficient Multiple Smoothing Parameter Estimation for Generalized Additive Models. Journal of the American Statistical Association 99:673–686.</w:t>
      </w:r>
    </w:p>
    <w:p w14:paraId="6DE58931" w14:textId="77777777" w:rsidR="006E005F" w:rsidRDefault="006E005F" w:rsidP="006E005F">
      <w:pPr>
        <w:pStyle w:val="Bibliography"/>
      </w:pPr>
      <w:r>
        <w:t xml:space="preserve">Zhou S, Hutton T, Lei Y, Miller M, van Der Velde T, Deng RA (2022) Estimating growth from length frequency distribution: comparison of ELEFAN and Bayesian approaches for red endeavour prawns ( </w:t>
      </w:r>
      <w:r>
        <w:rPr>
          <w:i/>
          <w:iCs/>
        </w:rPr>
        <w:t>Metapenaeus ensis</w:t>
      </w:r>
      <w:r>
        <w:t xml:space="preserve"> ). ICES Journal of Marine Science 79:1942–1953.</w:t>
      </w:r>
    </w:p>
    <w:p w14:paraId="7F965CA2" w14:textId="6A68FD5B" w:rsidR="00291AF8" w:rsidRDefault="00C928BF" w:rsidP="00C928BF">
      <w:pPr>
        <w:pStyle w:val="Bibliography"/>
        <w:rPr>
          <w:b/>
          <w:color w:val="4472C4"/>
        </w:rPr>
      </w:pPr>
      <w:r>
        <w:rPr>
          <w:b/>
          <w:color w:val="4472C4"/>
        </w:rPr>
        <w:fldChar w:fldCharType="end"/>
      </w:r>
    </w:p>
    <w:p w14:paraId="4A26D356" w14:textId="77777777" w:rsidR="00291AF8" w:rsidRDefault="00291AF8">
      <w:pPr>
        <w:rPr>
          <w:b/>
          <w:color w:val="4472C4"/>
        </w:rPr>
      </w:pPr>
      <w:r>
        <w:rPr>
          <w:b/>
          <w:color w:val="4472C4"/>
        </w:rPr>
        <w:br w:type="page"/>
      </w:r>
    </w:p>
    <w:p w14:paraId="0D7AFB6A" w14:textId="01345023" w:rsidR="00291AF8" w:rsidRDefault="00291AF8" w:rsidP="00291AF8">
      <w:pPr>
        <w:pStyle w:val="Bibliography"/>
        <w:rPr>
          <w:b/>
          <w:color w:val="4472C4"/>
        </w:rPr>
      </w:pPr>
      <w:r>
        <w:rPr>
          <w:b/>
          <w:color w:val="4472C4"/>
        </w:rPr>
        <w:lastRenderedPageBreak/>
        <w:t>7</w:t>
      </w:r>
      <w:r>
        <w:rPr>
          <w:b/>
          <w:color w:val="4472C4"/>
        </w:rPr>
        <w:tab/>
        <w:t>Figures</w:t>
      </w:r>
      <w:r w:rsidR="00F77EBD">
        <w:rPr>
          <w:b/>
          <w:color w:val="4472C4"/>
        </w:rPr>
        <w:t xml:space="preserve"> &amp; Figure captions</w:t>
      </w:r>
    </w:p>
    <w:p w14:paraId="5D6CDDB5" w14:textId="44EA2435"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drawing>
          <wp:inline distT="0" distB="0" distL="0" distR="0" wp14:anchorId="0887D116" wp14:editId="60537B9E">
            <wp:extent cx="3545318" cy="4914900"/>
            <wp:effectExtent l="0" t="0" r="0" b="0"/>
            <wp:docPr id="144112751" name="Picture 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751" name="Picture 3" descr="A map of the united states&#10;&#10;AI-generated content may be incorrec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93" t="3240" b="6296"/>
                    <a:stretch/>
                  </pic:blipFill>
                  <pic:spPr bwMode="auto">
                    <a:xfrm>
                      <a:off x="0" y="0"/>
                      <a:ext cx="3555221" cy="4928629"/>
                    </a:xfrm>
                    <a:prstGeom prst="rect">
                      <a:avLst/>
                    </a:prstGeom>
                    <a:noFill/>
                    <a:ln>
                      <a:noFill/>
                    </a:ln>
                    <a:extLst>
                      <a:ext uri="{53640926-AAD7-44D8-BBD7-CCE9431645EC}">
                        <a14:shadowObscured xmlns:a14="http://schemas.microsoft.com/office/drawing/2010/main"/>
                      </a:ext>
                    </a:extLst>
                  </pic:spPr>
                </pic:pic>
              </a:graphicData>
            </a:graphic>
          </wp:inline>
        </w:drawing>
      </w:r>
    </w:p>
    <w:p w14:paraId="394CD85E" w14:textId="2C0E23D5" w:rsidR="00291AF8" w:rsidRPr="00291AF8" w:rsidRDefault="00291AF8">
      <w:pPr>
        <w:rPr>
          <w:bCs/>
        </w:rPr>
      </w:pPr>
      <w:bookmarkStart w:id="33" w:name="_Hlk197941859"/>
      <w:r w:rsidRPr="00291AF8">
        <w:rPr>
          <w:bCs/>
        </w:rPr>
        <w:t xml:space="preserve">Figure 1: Location of sampling sites along the western coast of Casco Bay. </w:t>
      </w:r>
      <w:proofErr w:type="gramStart"/>
      <w:r w:rsidRPr="00291AF8">
        <w:rPr>
          <w:bCs/>
        </w:rPr>
        <w:t>Inset</w:t>
      </w:r>
      <w:proofErr w:type="gramEnd"/>
      <w:r w:rsidRPr="00291AF8">
        <w:rPr>
          <w:bCs/>
        </w:rPr>
        <w:t xml:space="preserve"> shows the state of Maine and relative position (red border) of the sampling area. Sites are, from north to south, Presumpscot Moorings (PM), </w:t>
      </w:r>
      <w:proofErr w:type="spellStart"/>
      <w:r w:rsidRPr="00291AF8">
        <w:rPr>
          <w:bCs/>
        </w:rPr>
        <w:t>Skitterygusset</w:t>
      </w:r>
      <w:proofErr w:type="spellEnd"/>
      <w:r w:rsidRPr="00291AF8">
        <w:rPr>
          <w:bCs/>
        </w:rPr>
        <w:t xml:space="preserve"> (SK), Mussel Cove (MC), Audubon (AD), Brothers Island North (BN), Mackworth Island North (MN), Mackworth Island Beach (MB), Back Cove (BC), Great Diamond Island (GD), Southern Maine Community College (SM), Cushing Island (CI), and Alewife Cove (CI). The city of Portland is also labeled for context.</w:t>
      </w:r>
      <w:bookmarkEnd w:id="33"/>
      <w:r w:rsidRPr="00291AF8">
        <w:rPr>
          <w:bCs/>
        </w:rPr>
        <w:br w:type="page"/>
      </w:r>
    </w:p>
    <w:p w14:paraId="487888FD" w14:textId="1CE1ED62" w:rsidR="00291AF8" w:rsidRPr="00291AF8" w:rsidRDefault="00291AF8" w:rsidP="00291AF8">
      <w:pPr>
        <w:pStyle w:val="NormalWeb"/>
        <w:rPr>
          <w:rFonts w:asciiTheme="minorHAnsi" w:hAnsiTheme="minorHAnsi"/>
          <w:sz w:val="22"/>
          <w:szCs w:val="22"/>
        </w:rPr>
      </w:pPr>
      <w:r w:rsidRPr="00291AF8">
        <w:rPr>
          <w:rFonts w:asciiTheme="minorHAnsi" w:hAnsiTheme="minorHAnsi"/>
          <w:noProof/>
          <w:sz w:val="22"/>
          <w:szCs w:val="22"/>
        </w:rPr>
        <w:lastRenderedPageBreak/>
        <w:drawing>
          <wp:inline distT="0" distB="0" distL="0" distR="0" wp14:anchorId="786EA9E4" wp14:editId="633C9391">
            <wp:extent cx="3543300" cy="5295949"/>
            <wp:effectExtent l="0" t="0" r="0" b="0"/>
            <wp:docPr id="1890930710" name="Picture 4" descr="A graph of different sizes and leng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0710" name="Picture 4" descr="A graph of different sizes and length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91" cy="5305202"/>
                    </a:xfrm>
                    <a:prstGeom prst="rect">
                      <a:avLst/>
                    </a:prstGeom>
                    <a:noFill/>
                    <a:ln>
                      <a:noFill/>
                    </a:ln>
                  </pic:spPr>
                </pic:pic>
              </a:graphicData>
            </a:graphic>
          </wp:inline>
        </w:drawing>
      </w:r>
    </w:p>
    <w:p w14:paraId="2FC866F0" w14:textId="655B935F" w:rsidR="00291AF8" w:rsidRDefault="00291AF8" w:rsidP="00291AF8">
      <w:pPr>
        <w:pStyle w:val="NormalWeb"/>
        <w:rPr>
          <w:bCs/>
        </w:rPr>
      </w:pPr>
      <w:r w:rsidRPr="00291AF8">
        <w:rPr>
          <w:rFonts w:asciiTheme="minorHAnsi" w:hAnsiTheme="minorHAnsi"/>
          <w:bCs/>
          <w:sz w:val="22"/>
          <w:szCs w:val="22"/>
        </w:rPr>
        <w:t xml:space="preserve">Figure </w:t>
      </w:r>
      <w:r>
        <w:rPr>
          <w:rFonts w:asciiTheme="minorHAnsi" w:hAnsiTheme="minorHAnsi"/>
          <w:bCs/>
          <w:sz w:val="22"/>
          <w:szCs w:val="22"/>
        </w:rPr>
        <w:t>2</w:t>
      </w:r>
      <w:r w:rsidRPr="00291AF8">
        <w:rPr>
          <w:rFonts w:asciiTheme="minorHAnsi" w:hAnsiTheme="minorHAnsi"/>
          <w:bCs/>
          <w:sz w:val="22"/>
          <w:szCs w:val="22"/>
        </w:rPr>
        <w:t xml:space="preserve">: </w:t>
      </w:r>
      <w:r>
        <w:rPr>
          <w:rFonts w:asciiTheme="minorHAnsi" w:hAnsiTheme="minorHAnsi"/>
          <w:bCs/>
          <w:sz w:val="22"/>
          <w:szCs w:val="22"/>
        </w:rPr>
        <w:t xml:space="preserve">Weekly length distributions (in mm) for herring (top panel) and silverside (bottom panel) aggregated across all sampled years. Blue lines indicate locally estimated scatterplot smoothing regressions to illustrate </w:t>
      </w:r>
      <w:proofErr w:type="gramStart"/>
      <w:r>
        <w:rPr>
          <w:rFonts w:asciiTheme="minorHAnsi" w:hAnsiTheme="minorHAnsi"/>
          <w:bCs/>
          <w:sz w:val="22"/>
          <w:szCs w:val="22"/>
        </w:rPr>
        <w:t>changes</w:t>
      </w:r>
      <w:proofErr w:type="gramEnd"/>
      <w:r>
        <w:rPr>
          <w:rFonts w:asciiTheme="minorHAnsi" w:hAnsiTheme="minorHAnsi"/>
          <w:bCs/>
          <w:sz w:val="22"/>
          <w:szCs w:val="22"/>
        </w:rPr>
        <w:t xml:space="preserve"> average weekly lengths.</w:t>
      </w:r>
      <w:r>
        <w:rPr>
          <w:rFonts w:asciiTheme="minorHAnsi" w:hAnsiTheme="minorHAnsi"/>
          <w:bCs/>
          <w:sz w:val="22"/>
          <w:szCs w:val="22"/>
        </w:rPr>
        <w:br w:type="page"/>
      </w:r>
    </w:p>
    <w:p w14:paraId="62E8E700" w14:textId="70ABB7AD" w:rsidR="00291AF8" w:rsidRDefault="00291AF8" w:rsidP="00291AF8">
      <w:pPr>
        <w:pStyle w:val="NormalWeb"/>
      </w:pPr>
      <w:r>
        <w:rPr>
          <w:noProof/>
        </w:rPr>
        <w:lastRenderedPageBreak/>
        <w:drawing>
          <wp:inline distT="0" distB="0" distL="0" distR="0" wp14:anchorId="307DBDD8" wp14:editId="35EF296A">
            <wp:extent cx="5943600" cy="2970530"/>
            <wp:effectExtent l="0" t="0" r="0" b="1270"/>
            <wp:docPr id="1290405415" name="Picture 5"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5415" name="Picture 5" descr="A graph with number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0530"/>
                    </a:xfrm>
                    <a:prstGeom prst="rect">
                      <a:avLst/>
                    </a:prstGeom>
                    <a:noFill/>
                    <a:ln>
                      <a:noFill/>
                    </a:ln>
                  </pic:spPr>
                </pic:pic>
              </a:graphicData>
            </a:graphic>
          </wp:inline>
        </w:drawing>
      </w:r>
    </w:p>
    <w:p w14:paraId="73D1DCFA" w14:textId="20D7B38A" w:rsidR="00291AF8" w:rsidRDefault="00291AF8" w:rsidP="00291AF8">
      <w:pPr>
        <w:pStyle w:val="NormalWeb"/>
      </w:pPr>
      <w:commentRangeStart w:id="34"/>
      <w:r>
        <w:rPr>
          <w:rFonts w:asciiTheme="minorHAnsi" w:hAnsiTheme="minorHAnsi"/>
          <w:sz w:val="22"/>
          <w:szCs w:val="22"/>
        </w:rPr>
        <w:t xml:space="preserve">Figure 3: </w:t>
      </w:r>
      <w:commentRangeEnd w:id="34"/>
      <w:r w:rsidR="00903215">
        <w:rPr>
          <w:rStyle w:val="CommentReference"/>
          <w:rFonts w:asciiTheme="minorHAnsi" w:eastAsiaTheme="minorHAnsi" w:hAnsiTheme="minorHAnsi" w:cstheme="minorBidi"/>
          <w:kern w:val="2"/>
          <w14:ligatures w14:val="standardContextual"/>
        </w:rPr>
        <w:commentReference w:id="34"/>
      </w:r>
      <w:r>
        <w:rPr>
          <w:rFonts w:asciiTheme="minorHAnsi" w:hAnsiTheme="minorHAnsi"/>
          <w:sz w:val="22"/>
          <w:szCs w:val="22"/>
        </w:rPr>
        <w:t>Temperature anomalies compared to the average daily temperatures estimated from the Portland Harbor Buoy 2003-2020 climate reference period. Gray dots indicate daily anomalies (in °C). Colored dots indicate average annual anomalies; red dots indicate anomalies above the CRP estimate, and blue dots indicate anomalies below the CRP estimate.</w:t>
      </w:r>
      <w:r>
        <w:rPr>
          <w:rFonts w:asciiTheme="minorHAnsi" w:hAnsiTheme="minorHAnsi"/>
          <w:sz w:val="22"/>
          <w:szCs w:val="22"/>
        </w:rPr>
        <w:br w:type="page"/>
      </w:r>
    </w:p>
    <w:p w14:paraId="021F8CB7" w14:textId="414DC913" w:rsidR="00291AF8" w:rsidRDefault="00291AF8" w:rsidP="00291AF8">
      <w:pPr>
        <w:pStyle w:val="NormalWeb"/>
      </w:pPr>
      <w:r w:rsidRPr="00291AF8">
        <w:rPr>
          <w:noProof/>
        </w:rPr>
        <w:lastRenderedPageBreak/>
        <mc:AlternateContent>
          <mc:Choice Requires="wpg">
            <w:drawing>
              <wp:inline distT="0" distB="0" distL="0" distR="0" wp14:anchorId="3935C667" wp14:editId="7C5DFAE8">
                <wp:extent cx="5372100" cy="6560820"/>
                <wp:effectExtent l="0" t="0" r="0" b="0"/>
                <wp:docPr id="8" name="Group 7">
                  <a:extLst xmlns:a="http://schemas.openxmlformats.org/drawingml/2006/main">
                    <a:ext uri="{FF2B5EF4-FFF2-40B4-BE49-F238E27FC236}">
                      <a16:creationId xmlns:a16="http://schemas.microsoft.com/office/drawing/2014/main" id="{46F66EEF-F69A-48E3-1335-1F0AF9E3FC55}"/>
                    </a:ext>
                  </a:extLst>
                </wp:docPr>
                <wp:cNvGraphicFramePr/>
                <a:graphic xmlns:a="http://schemas.openxmlformats.org/drawingml/2006/main">
                  <a:graphicData uri="http://schemas.microsoft.com/office/word/2010/wordprocessingGroup">
                    <wpg:wgp>
                      <wpg:cNvGrpSpPr/>
                      <wpg:grpSpPr>
                        <a:xfrm>
                          <a:off x="0" y="0"/>
                          <a:ext cx="5372100" cy="6560820"/>
                          <a:chOff x="0" y="0"/>
                          <a:chExt cx="6083820" cy="7199390"/>
                        </a:xfrm>
                      </wpg:grpSpPr>
                      <pic:pic xmlns:pic="http://schemas.openxmlformats.org/drawingml/2006/picture">
                        <pic:nvPicPr>
                          <pic:cNvPr id="380161642" name="Picture 380161642" descr="A graph of different colored lines&#10;&#10;AI-generated content may be incorrect.">
                            <a:extLst>
                              <a:ext uri="{FF2B5EF4-FFF2-40B4-BE49-F238E27FC236}">
                                <a16:creationId xmlns:a16="http://schemas.microsoft.com/office/drawing/2014/main" id="{BA8E2449-5DA8-F586-C23E-942D0F3C70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3820" cy="3599695"/>
                          </a:xfrm>
                          <a:prstGeom prst="rect">
                            <a:avLst/>
                          </a:prstGeom>
                        </pic:spPr>
                      </pic:pic>
                      <pic:pic xmlns:pic="http://schemas.openxmlformats.org/drawingml/2006/picture">
                        <pic:nvPicPr>
                          <pic:cNvPr id="923218219" name="Picture 923218219" descr="A graph of a bar chart&#10;&#10;AI-generated content may be incorrect.">
                            <a:extLst>
                              <a:ext uri="{FF2B5EF4-FFF2-40B4-BE49-F238E27FC236}">
                                <a16:creationId xmlns:a16="http://schemas.microsoft.com/office/drawing/2014/main" id="{6713BD0F-DFE4-4A89-EC87-10ED549C3F2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599695"/>
                            <a:ext cx="6083820" cy="3599695"/>
                          </a:xfrm>
                          <a:prstGeom prst="rect">
                            <a:avLst/>
                          </a:prstGeom>
                        </pic:spPr>
                      </pic:pic>
                    </wpg:wgp>
                  </a:graphicData>
                </a:graphic>
              </wp:inline>
            </w:drawing>
          </mc:Choice>
          <mc:Fallback>
            <w:pict>
              <v:group w14:anchorId="0C6474BA" id="Group 7" o:spid="_x0000_s1026" style="width:423pt;height:516.6pt;mso-position-horizontal-relative:char;mso-position-vertical-relative:line" coordsize="60838,71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0161642" o:spid="_x0000_s1027" type="#_x0000_t75" alt="A graph of different colored lines&#10;&#10;AI-generated content may be incorrect." style="position:absolute;width:60838;height:3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">
                  <v:imagedata r:id="rId17" o:title="A graph of different colored lines&#10;&#10;AI-generated content may be incorrect"/>
                </v:shape>
                <v:shape id="Picture 923218219" o:spid="_x0000_s1028" type="#_x0000_t75" alt="A graph of a bar chart&#10;&#10;AI-generated content may be incorrect." style="position:absolute;top:35996;width:60838;height:3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">
                  <v:imagedata r:id="rId18" o:title="A graph of a bar chart&#10;&#10;AI-generated content may be incorrect"/>
                </v:shape>
                <w10:anchorlock/>
              </v:group>
            </w:pict>
          </mc:Fallback>
        </mc:AlternateContent>
      </w:r>
    </w:p>
    <w:p w14:paraId="746E0595" w14:textId="7EF0DCA9" w:rsidR="00291AF8" w:rsidRDefault="00291AF8" w:rsidP="00291AF8">
      <w:pPr>
        <w:pStyle w:val="NormalWeb"/>
      </w:pPr>
      <w:r w:rsidRPr="00291AF8">
        <w:rPr>
          <w:rFonts w:asciiTheme="minorHAnsi" w:hAnsiTheme="minorHAnsi"/>
          <w:sz w:val="22"/>
          <w:szCs w:val="22"/>
        </w:rPr>
        <w:t>Figure 4: A. (Top panel) Weekly length distributions (in mm) of age-0 herring (top row) and silverside (bottom row) in years designated as having average annual temperature anomalies cooler (left column) and warmer (right column) than expected given the CRP. Lines indicate the calculated slope, or weekly growth rate. Colors of lines and dots indicate year. B. (Bottom panel) comparison of calculated weekly growth rates (in mm) for herring (left column) and silverside (right column) in years warmer than the CRP (red boxplots) and cooler than the CRP (blue boxplots). The year of each calculated growth rate is annotated.</w:t>
      </w:r>
      <w:r>
        <w:rPr>
          <w:rFonts w:asciiTheme="minorHAnsi" w:hAnsiTheme="minorHAnsi"/>
          <w:sz w:val="22"/>
          <w:szCs w:val="22"/>
        </w:rPr>
        <w:br w:type="page"/>
      </w:r>
    </w:p>
    <w:p w14:paraId="6505C942" w14:textId="77777777" w:rsidR="00291AF8" w:rsidRDefault="00291AF8" w:rsidP="00291AF8">
      <w:pPr>
        <w:pStyle w:val="NormalWeb"/>
        <w:sectPr w:rsidR="00291AF8" w:rsidSect="005E42CD">
          <w:footerReference w:type="default" r:id="rId19"/>
          <w:type w:val="continuous"/>
          <w:pgSz w:w="12240" w:h="15840"/>
          <w:pgMar w:top="1440" w:right="1440" w:bottom="1440" w:left="1440" w:header="720" w:footer="720" w:gutter="0"/>
          <w:lnNumType w:countBy="1" w:restart="continuous"/>
          <w:cols w:space="720"/>
          <w:docGrid w:linePitch="360"/>
        </w:sectPr>
      </w:pPr>
    </w:p>
    <w:p w14:paraId="52F87790" w14:textId="60345AD2" w:rsidR="00291AF8" w:rsidRDefault="00291AF8" w:rsidP="00291AF8">
      <w:pPr>
        <w:pStyle w:val="NormalWeb"/>
      </w:pPr>
      <w:r>
        <w:rPr>
          <w:noProof/>
        </w:rPr>
        <w:lastRenderedPageBreak/>
        <w:drawing>
          <wp:inline distT="0" distB="0" distL="0" distR="0" wp14:anchorId="158D6932" wp14:editId="34D2218D">
            <wp:extent cx="7459980" cy="5406095"/>
            <wp:effectExtent l="0" t="0" r="7620" b="4445"/>
            <wp:docPr id="477114616" name="Picture 9"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14616" name="Picture 9" descr="A collage of graph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91577" cy="5428992"/>
                    </a:xfrm>
                    <a:prstGeom prst="rect">
                      <a:avLst/>
                    </a:prstGeom>
                    <a:noFill/>
                    <a:ln>
                      <a:noFill/>
                    </a:ln>
                  </pic:spPr>
                </pic:pic>
              </a:graphicData>
            </a:graphic>
          </wp:inline>
        </w:drawing>
      </w:r>
    </w:p>
    <w:p w14:paraId="584137C3" w14:textId="088CFEF6" w:rsidR="00291AF8" w:rsidRPr="00291AF8" w:rsidRDefault="00291AF8" w:rsidP="00291AF8">
      <w:pPr>
        <w:pStyle w:val="NormalWeb"/>
        <w:rPr>
          <w:rFonts w:asciiTheme="minorHAnsi" w:hAnsiTheme="minorHAnsi"/>
          <w:sz w:val="22"/>
          <w:szCs w:val="22"/>
        </w:rPr>
      </w:pPr>
      <w:r w:rsidRPr="00291AF8">
        <w:rPr>
          <w:rFonts w:asciiTheme="minorHAnsi" w:hAnsiTheme="minorHAnsi"/>
          <w:sz w:val="22"/>
          <w:szCs w:val="22"/>
        </w:rPr>
        <w:t>Figure 5: Smooth terms for the herring weekly catch GAM. Terms include (a) the interaction of week and temperature, (b) temperature, (c) tidal height (m) compared to MLLW, (d) factor effect of year, and (e) factor effect of substrate type.</w:t>
      </w:r>
    </w:p>
    <w:p w14:paraId="6BAE77E8" w14:textId="0A394721" w:rsidR="00291AF8" w:rsidRDefault="00291AF8" w:rsidP="00291AF8">
      <w:r>
        <w:br w:type="page"/>
      </w:r>
      <w:r>
        <w:rPr>
          <w:noProof/>
        </w:rPr>
        <w:lastRenderedPageBreak/>
        <w:drawing>
          <wp:inline distT="0" distB="0" distL="0" distR="0" wp14:anchorId="413D673D" wp14:editId="32C11868">
            <wp:extent cx="8229600" cy="4114800"/>
            <wp:effectExtent l="0" t="0" r="0" b="0"/>
            <wp:docPr id="1875444954" name="Picture 10"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4954" name="Picture 10" descr="A collage of graph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4E5C99CF" w14:textId="77777777" w:rsidR="00291AF8" w:rsidRDefault="00291AF8" w:rsidP="00291AF8">
      <w:pPr>
        <w:pStyle w:val="NormalWeb"/>
        <w:rPr>
          <w:rFonts w:asciiTheme="minorHAnsi" w:hAnsiTheme="minorHAnsi"/>
          <w:sz w:val="22"/>
          <w:szCs w:val="22"/>
        </w:rPr>
        <w:sectPr w:rsidR="00291AF8" w:rsidSect="00291AF8">
          <w:pgSz w:w="15840" w:h="12240" w:orient="landscape"/>
          <w:pgMar w:top="1440" w:right="1440" w:bottom="1440" w:left="1440" w:header="720" w:footer="720" w:gutter="0"/>
          <w:lnNumType w:countBy="1" w:restart="continuous"/>
          <w:cols w:space="720"/>
          <w:docGrid w:linePitch="360"/>
        </w:sectPr>
      </w:pPr>
      <w:r w:rsidRPr="00291AF8">
        <w:rPr>
          <w:rFonts w:asciiTheme="minorHAnsi" w:hAnsiTheme="minorHAnsi"/>
          <w:sz w:val="22"/>
          <w:szCs w:val="22"/>
        </w:rPr>
        <w:t xml:space="preserve">Figure </w:t>
      </w:r>
      <w:r>
        <w:rPr>
          <w:rFonts w:asciiTheme="minorHAnsi" w:hAnsiTheme="minorHAnsi"/>
          <w:sz w:val="22"/>
          <w:szCs w:val="22"/>
        </w:rPr>
        <w:t>6</w:t>
      </w:r>
      <w:r w:rsidRPr="00291AF8">
        <w:rPr>
          <w:rFonts w:asciiTheme="minorHAnsi" w:hAnsiTheme="minorHAnsi"/>
          <w:sz w:val="22"/>
          <w:szCs w:val="22"/>
        </w:rPr>
        <w:t xml:space="preserve">: Smooth terms for the </w:t>
      </w:r>
      <w:r>
        <w:rPr>
          <w:rFonts w:asciiTheme="minorHAnsi" w:hAnsiTheme="minorHAnsi"/>
          <w:sz w:val="22"/>
          <w:szCs w:val="22"/>
        </w:rPr>
        <w:t>silverside</w:t>
      </w:r>
      <w:r w:rsidRPr="00291AF8">
        <w:rPr>
          <w:rFonts w:asciiTheme="minorHAnsi" w:hAnsiTheme="minorHAnsi"/>
          <w:sz w:val="22"/>
          <w:szCs w:val="22"/>
        </w:rPr>
        <w:t xml:space="preserve"> weekly catch GAM. Terms include (a) the interaction of week and temperature, (b) </w:t>
      </w:r>
      <w:proofErr w:type="gramStart"/>
      <w:r>
        <w:rPr>
          <w:rFonts w:asciiTheme="minorHAnsi" w:hAnsiTheme="minorHAnsi"/>
          <w:sz w:val="22"/>
          <w:szCs w:val="22"/>
        </w:rPr>
        <w:t>random</w:t>
      </w:r>
      <w:proofErr w:type="gramEnd"/>
      <w:r>
        <w:rPr>
          <w:rFonts w:asciiTheme="minorHAnsi" w:hAnsiTheme="minorHAnsi"/>
          <w:sz w:val="22"/>
          <w:szCs w:val="22"/>
        </w:rPr>
        <w:t xml:space="preserve"> effect of site</w:t>
      </w:r>
      <w:r w:rsidRPr="00291AF8">
        <w:rPr>
          <w:rFonts w:asciiTheme="minorHAnsi" w:hAnsiTheme="minorHAnsi"/>
          <w:sz w:val="22"/>
          <w:szCs w:val="22"/>
        </w:rPr>
        <w:t>, (</w:t>
      </w:r>
      <w:r>
        <w:rPr>
          <w:rFonts w:asciiTheme="minorHAnsi" w:hAnsiTheme="minorHAnsi"/>
          <w:sz w:val="22"/>
          <w:szCs w:val="22"/>
        </w:rPr>
        <w:t>c</w:t>
      </w:r>
      <w:r w:rsidRPr="00291AF8">
        <w:rPr>
          <w:rFonts w:asciiTheme="minorHAnsi" w:hAnsiTheme="minorHAnsi"/>
          <w:sz w:val="22"/>
          <w:szCs w:val="22"/>
        </w:rPr>
        <w:t>) factor effect of year, and (</w:t>
      </w:r>
      <w:r>
        <w:rPr>
          <w:rFonts w:asciiTheme="minorHAnsi" w:hAnsiTheme="minorHAnsi"/>
          <w:sz w:val="22"/>
          <w:szCs w:val="22"/>
        </w:rPr>
        <w:t>d</w:t>
      </w:r>
      <w:r w:rsidRPr="00291AF8">
        <w:rPr>
          <w:rFonts w:asciiTheme="minorHAnsi" w:hAnsiTheme="minorHAnsi"/>
          <w:sz w:val="22"/>
          <w:szCs w:val="22"/>
        </w:rPr>
        <w:t xml:space="preserve">) factor effect of </w:t>
      </w:r>
      <w:r>
        <w:rPr>
          <w:rFonts w:asciiTheme="minorHAnsi" w:hAnsiTheme="minorHAnsi"/>
          <w:sz w:val="22"/>
          <w:szCs w:val="22"/>
        </w:rPr>
        <w:t>weather conditions</w:t>
      </w:r>
      <w:r w:rsidRPr="00291AF8">
        <w:rPr>
          <w:rFonts w:asciiTheme="minorHAnsi" w:hAnsiTheme="minorHAnsi"/>
          <w:sz w:val="22"/>
          <w:szCs w:val="22"/>
        </w:rPr>
        <w:t>.</w:t>
      </w:r>
    </w:p>
    <w:p w14:paraId="1A52F883" w14:textId="65E798CD" w:rsidR="0074445F" w:rsidRDefault="0074445F" w:rsidP="0074445F">
      <w:pPr>
        <w:pStyle w:val="NormalWeb"/>
      </w:pPr>
      <w:r>
        <w:rPr>
          <w:noProof/>
        </w:rPr>
        <w:lastRenderedPageBreak/>
        <w:drawing>
          <wp:inline distT="0" distB="0" distL="0" distR="0" wp14:anchorId="2F097ED2" wp14:editId="6E5B46E9">
            <wp:extent cx="5943600" cy="4894580"/>
            <wp:effectExtent l="0" t="0" r="0" b="1270"/>
            <wp:docPr id="1608380129" name="Picture 1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80129" name="Picture 11" descr="A diagram of different colo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894580"/>
                    </a:xfrm>
                    <a:prstGeom prst="rect">
                      <a:avLst/>
                    </a:prstGeom>
                    <a:noFill/>
                    <a:ln>
                      <a:noFill/>
                    </a:ln>
                  </pic:spPr>
                </pic:pic>
              </a:graphicData>
            </a:graphic>
          </wp:inline>
        </w:drawing>
      </w:r>
    </w:p>
    <w:p w14:paraId="4C6B37E6" w14:textId="39593647" w:rsidR="000229DC" w:rsidRPr="000229DC" w:rsidRDefault="0074445F" w:rsidP="000229DC">
      <w:pPr>
        <w:pStyle w:val="NormalWeb"/>
        <w:rPr>
          <w:rFonts w:asciiTheme="minorHAnsi" w:hAnsiTheme="minorHAnsi"/>
          <w:bCs/>
          <w:sz w:val="22"/>
          <w:szCs w:val="22"/>
        </w:rPr>
      </w:pPr>
      <w:r w:rsidRPr="000229DC">
        <w:rPr>
          <w:rFonts w:asciiTheme="minorHAnsi" w:hAnsiTheme="minorHAnsi"/>
          <w:sz w:val="22"/>
          <w:szCs w:val="22"/>
        </w:rPr>
        <w:t xml:space="preserve">Figure 7: </w:t>
      </w:r>
      <w:r w:rsidR="000229DC" w:rsidRPr="000229DC">
        <w:rPr>
          <w:rFonts w:asciiTheme="minorHAnsi" w:hAnsiTheme="minorHAnsi"/>
          <w:sz w:val="22"/>
          <w:szCs w:val="22"/>
        </w:rPr>
        <w:t xml:space="preserve">Nonmetric multidimensional scaling and k-means cluster analysis of community composition among all sampling sites. Clockwise from top left, the panels illustrate (a) the cluster of similar community composition found at each sampling site in the </w:t>
      </w:r>
      <w:r w:rsidR="000229DC" w:rsidRPr="000229DC">
        <w:rPr>
          <w:rFonts w:asciiTheme="minorHAnsi" w:hAnsiTheme="minorHAnsi"/>
          <w:bCs/>
          <w:sz w:val="22"/>
          <w:szCs w:val="22"/>
        </w:rPr>
        <w:t xml:space="preserve">early summer (weeks 24-28 of each year), </w:t>
      </w:r>
      <w:proofErr w:type="spellStart"/>
      <w:r w:rsidR="000229DC" w:rsidRPr="000229DC">
        <w:rPr>
          <w:rFonts w:asciiTheme="minorHAnsi" w:hAnsiTheme="minorHAnsi"/>
          <w:bCs/>
          <w:sz w:val="22"/>
          <w:szCs w:val="22"/>
        </w:rPr>
        <w:t>mid summer</w:t>
      </w:r>
      <w:proofErr w:type="spellEnd"/>
      <w:r w:rsidR="000229DC" w:rsidRPr="000229DC">
        <w:rPr>
          <w:rFonts w:asciiTheme="minorHAnsi" w:hAnsiTheme="minorHAnsi"/>
          <w:bCs/>
          <w:sz w:val="22"/>
          <w:szCs w:val="22"/>
        </w:rPr>
        <w:t xml:space="preserve"> (weeks 29-33), and late summer (weeks 34-39) periods; (b) the NMDS ordination of each site-period combination (points) with coloring indicating the same clustering structure and herring (h), silverside (ss), and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association to the ordination structure illustrated as vectors; and (c) the log-scaled average catch per unit effort (CPUE) for all species by cluster. Species are bluefish (bf), northern pipefish (pf), Atlantic tomcod (</w:t>
      </w:r>
      <w:proofErr w:type="spellStart"/>
      <w:r w:rsidR="000229DC" w:rsidRPr="000229DC">
        <w:rPr>
          <w:rFonts w:asciiTheme="minorHAnsi" w:hAnsiTheme="minorHAnsi"/>
          <w:bCs/>
          <w:sz w:val="22"/>
          <w:szCs w:val="22"/>
        </w:rPr>
        <w:t>tc</w:t>
      </w:r>
      <w:proofErr w:type="spellEnd"/>
      <w:r w:rsidR="000229DC" w:rsidRPr="000229DC">
        <w:rPr>
          <w:rFonts w:asciiTheme="minorHAnsi" w:hAnsiTheme="minorHAnsi"/>
          <w:bCs/>
          <w:sz w:val="22"/>
          <w:szCs w:val="22"/>
        </w:rPr>
        <w:t>), winter flounder (</w:t>
      </w:r>
      <w:proofErr w:type="spellStart"/>
      <w:r w:rsidR="000229DC" w:rsidRPr="000229DC">
        <w:rPr>
          <w:rFonts w:asciiTheme="minorHAnsi" w:hAnsiTheme="minorHAnsi"/>
          <w:bCs/>
          <w:sz w:val="22"/>
          <w:szCs w:val="22"/>
        </w:rPr>
        <w:t>fl</w:t>
      </w:r>
      <w:proofErr w:type="spellEnd"/>
      <w:r w:rsidR="000229DC" w:rsidRPr="000229DC">
        <w:rPr>
          <w:rFonts w:asciiTheme="minorHAnsi" w:hAnsiTheme="minorHAnsi"/>
          <w:bCs/>
          <w:sz w:val="22"/>
          <w:szCs w:val="22"/>
        </w:rPr>
        <w:t>), green crab (</w:t>
      </w:r>
      <w:proofErr w:type="spellStart"/>
      <w:r w:rsidR="000229DC" w:rsidRPr="000229DC">
        <w:rPr>
          <w:rFonts w:asciiTheme="minorHAnsi" w:hAnsiTheme="minorHAnsi"/>
          <w:bCs/>
          <w:sz w:val="22"/>
          <w:szCs w:val="22"/>
        </w:rPr>
        <w:t>gc</w:t>
      </w:r>
      <w:proofErr w:type="spellEnd"/>
      <w:r w:rsidR="000229DC" w:rsidRPr="000229DC">
        <w:rPr>
          <w:rFonts w:asciiTheme="minorHAnsi" w:hAnsiTheme="minorHAnsi"/>
          <w:bCs/>
          <w:sz w:val="22"/>
          <w:szCs w:val="22"/>
        </w:rPr>
        <w:t>), alewife (aw), Atlantic herring (h), Atlantic silverside (ss), mummichog (mm), and American sand lance (</w:t>
      </w:r>
      <w:proofErr w:type="spellStart"/>
      <w:r w:rsidR="000229DC" w:rsidRPr="000229DC">
        <w:rPr>
          <w:rFonts w:asciiTheme="minorHAnsi" w:hAnsiTheme="minorHAnsi"/>
          <w:bCs/>
          <w:sz w:val="22"/>
          <w:szCs w:val="22"/>
        </w:rPr>
        <w:t>sl</w:t>
      </w:r>
      <w:proofErr w:type="spellEnd"/>
      <w:r w:rsidR="000229DC" w:rsidRPr="000229DC">
        <w:rPr>
          <w:rFonts w:asciiTheme="minorHAnsi" w:hAnsiTheme="minorHAnsi"/>
          <w:bCs/>
          <w:sz w:val="22"/>
          <w:szCs w:val="22"/>
        </w:rPr>
        <w:t xml:space="preserve">). </w:t>
      </w:r>
      <w:r w:rsidR="000229DC" w:rsidRPr="000229DC">
        <w:rPr>
          <w:rFonts w:asciiTheme="minorHAnsi" w:hAnsiTheme="minorHAnsi"/>
          <w:bCs/>
          <w:sz w:val="22"/>
          <w:szCs w:val="22"/>
        </w:rPr>
        <w:br w:type="page"/>
      </w:r>
    </w:p>
    <w:p w14:paraId="477B4C1B" w14:textId="3EB45CD6" w:rsidR="00291AF8" w:rsidRDefault="000229DC" w:rsidP="000229DC">
      <w:pPr>
        <w:pStyle w:val="NormalWeb"/>
        <w:rPr>
          <w:rFonts w:asciiTheme="minorHAnsi" w:hAnsiTheme="minorHAnsi"/>
          <w:sz w:val="22"/>
          <w:szCs w:val="22"/>
        </w:rPr>
      </w:pPr>
      <w:r>
        <w:rPr>
          <w:rFonts w:asciiTheme="minorHAnsi" w:hAnsiTheme="minorHAnsi"/>
          <w:noProof/>
          <w:sz w:val="22"/>
          <w:szCs w:val="22"/>
        </w:rPr>
        <w:lastRenderedPageBreak/>
        <w:drawing>
          <wp:inline distT="0" distB="0" distL="0" distR="0" wp14:anchorId="0D7173DE" wp14:editId="63DA76EB">
            <wp:extent cx="5417742" cy="3683000"/>
            <wp:effectExtent l="0" t="0" r="0" b="0"/>
            <wp:docPr id="16055199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8344"/>
                    <a:stretch/>
                  </pic:blipFill>
                  <pic:spPr bwMode="auto">
                    <a:xfrm>
                      <a:off x="0" y="0"/>
                      <a:ext cx="5429731" cy="36911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4C531630" w14:textId="308F5A10" w:rsidR="00F77EBD" w:rsidRDefault="000229DC" w:rsidP="00F77EBD">
      <w:pPr>
        <w:pStyle w:val="NormalWeb"/>
        <w:rPr>
          <w:bCs/>
        </w:rPr>
      </w:pPr>
      <w:r w:rsidRPr="000229DC">
        <w:rPr>
          <w:rFonts w:asciiTheme="minorHAnsi" w:hAnsiTheme="minorHAnsi"/>
          <w:sz w:val="22"/>
          <w:szCs w:val="22"/>
        </w:rPr>
        <w:t xml:space="preserve">Figure 8: Nonmetric multidimensional scaling and k-means cluster analysis of community composition among all sampling sites. The top panel illustrates the NMDS ordination of each annual Casco Bay-wide annual community compositions, with the color of the points indicating the cluster and herring (h), silverside (ss), and </w:t>
      </w:r>
      <w:r w:rsidR="00544779">
        <w:rPr>
          <w:rFonts w:asciiTheme="minorHAnsi" w:hAnsiTheme="minorHAnsi"/>
          <w:sz w:val="22"/>
          <w:szCs w:val="22"/>
        </w:rPr>
        <w:t>northern pipefish</w:t>
      </w:r>
      <w:r w:rsidRPr="000229DC">
        <w:rPr>
          <w:rFonts w:asciiTheme="minorHAnsi" w:hAnsiTheme="minorHAnsi"/>
          <w:sz w:val="22"/>
          <w:szCs w:val="22"/>
        </w:rPr>
        <w:t xml:space="preserve"> (</w:t>
      </w:r>
      <w:r w:rsidR="00544779">
        <w:rPr>
          <w:rFonts w:asciiTheme="minorHAnsi" w:hAnsiTheme="minorHAnsi"/>
          <w:sz w:val="22"/>
          <w:szCs w:val="22"/>
        </w:rPr>
        <w:t>pf</w:t>
      </w:r>
      <w:r w:rsidRPr="000229DC">
        <w:rPr>
          <w:rFonts w:asciiTheme="minorHAnsi" w:hAnsiTheme="minorHAnsi"/>
          <w:sz w:val="22"/>
          <w:szCs w:val="22"/>
        </w:rPr>
        <w:t xml:space="preserve">) association to the ordination structure illustrated as vectors. The top panel illustrates </w:t>
      </w:r>
      <w:r w:rsidRPr="000229DC">
        <w:rPr>
          <w:rFonts w:asciiTheme="minorHAnsi" w:hAnsiTheme="minorHAnsi"/>
          <w:bCs/>
          <w:sz w:val="22"/>
          <w:szCs w:val="22"/>
        </w:rPr>
        <w:t xml:space="preserve">the </w:t>
      </w:r>
      <w:proofErr w:type="gramStart"/>
      <w:r w:rsidRPr="000229DC">
        <w:rPr>
          <w:rFonts w:asciiTheme="minorHAnsi" w:hAnsiTheme="minorHAnsi"/>
          <w:bCs/>
          <w:sz w:val="22"/>
          <w:szCs w:val="22"/>
        </w:rPr>
        <w:t>log</w:t>
      </w:r>
      <w:proofErr w:type="gramEnd"/>
      <w:r w:rsidRPr="000229DC">
        <w:rPr>
          <w:rFonts w:asciiTheme="minorHAnsi" w:hAnsiTheme="minorHAnsi"/>
          <w:bCs/>
          <w:sz w:val="22"/>
          <w:szCs w:val="22"/>
        </w:rPr>
        <w:t>-scaled average catch per unit effort (CPUE) for all species by cluster. Species are bluefish (bf), northern pipefish (pf), Atlantic tomcod (</w:t>
      </w:r>
      <w:proofErr w:type="spellStart"/>
      <w:r w:rsidRPr="000229DC">
        <w:rPr>
          <w:rFonts w:asciiTheme="minorHAnsi" w:hAnsiTheme="minorHAnsi"/>
          <w:bCs/>
          <w:sz w:val="22"/>
          <w:szCs w:val="22"/>
        </w:rPr>
        <w:t>tc</w:t>
      </w:r>
      <w:proofErr w:type="spellEnd"/>
      <w:r w:rsidRPr="000229DC">
        <w:rPr>
          <w:rFonts w:asciiTheme="minorHAnsi" w:hAnsiTheme="minorHAnsi"/>
          <w:bCs/>
          <w:sz w:val="22"/>
          <w:szCs w:val="22"/>
        </w:rPr>
        <w:t>), winter flounder (</w:t>
      </w:r>
      <w:proofErr w:type="spellStart"/>
      <w:r w:rsidRPr="000229DC">
        <w:rPr>
          <w:rFonts w:asciiTheme="minorHAnsi" w:hAnsiTheme="minorHAnsi"/>
          <w:bCs/>
          <w:sz w:val="22"/>
          <w:szCs w:val="22"/>
        </w:rPr>
        <w:t>fl</w:t>
      </w:r>
      <w:proofErr w:type="spellEnd"/>
      <w:r w:rsidRPr="000229DC">
        <w:rPr>
          <w:rFonts w:asciiTheme="minorHAnsi" w:hAnsiTheme="minorHAnsi"/>
          <w:bCs/>
          <w:sz w:val="22"/>
          <w:szCs w:val="22"/>
        </w:rPr>
        <w:t>), green crab (</w:t>
      </w:r>
      <w:proofErr w:type="spellStart"/>
      <w:r w:rsidRPr="000229DC">
        <w:rPr>
          <w:rFonts w:asciiTheme="minorHAnsi" w:hAnsiTheme="minorHAnsi"/>
          <w:bCs/>
          <w:sz w:val="22"/>
          <w:szCs w:val="22"/>
        </w:rPr>
        <w:t>gc</w:t>
      </w:r>
      <w:proofErr w:type="spellEnd"/>
      <w:r w:rsidRPr="000229DC">
        <w:rPr>
          <w:rFonts w:asciiTheme="minorHAnsi" w:hAnsiTheme="minorHAnsi"/>
          <w:bCs/>
          <w:sz w:val="22"/>
          <w:szCs w:val="22"/>
        </w:rPr>
        <w:t>), alewife (aw), Atlantic herring (h), Atlantic silverside (ss), mummichog (mm), and American sand lance (</w:t>
      </w:r>
      <w:proofErr w:type="spellStart"/>
      <w:r w:rsidRPr="000229DC">
        <w:rPr>
          <w:rFonts w:asciiTheme="minorHAnsi" w:hAnsiTheme="minorHAnsi"/>
          <w:bCs/>
          <w:sz w:val="22"/>
          <w:szCs w:val="22"/>
        </w:rPr>
        <w:t>sl</w:t>
      </w:r>
      <w:proofErr w:type="spellEnd"/>
      <w:r w:rsidRPr="000229DC">
        <w:rPr>
          <w:rFonts w:asciiTheme="minorHAnsi" w:hAnsiTheme="minorHAnsi"/>
          <w:bCs/>
          <w:sz w:val="22"/>
          <w:szCs w:val="22"/>
        </w:rPr>
        <w:t xml:space="preserve">). </w:t>
      </w:r>
      <w:r w:rsidR="00F77EBD">
        <w:rPr>
          <w:rFonts w:asciiTheme="minorHAnsi" w:hAnsiTheme="minorHAnsi"/>
          <w:bCs/>
          <w:sz w:val="22"/>
          <w:szCs w:val="22"/>
        </w:rPr>
        <w:br w:type="page"/>
      </w:r>
    </w:p>
    <w:p w14:paraId="5E1D83A5" w14:textId="58D7116B" w:rsidR="00F77EBD" w:rsidRDefault="00F77EBD" w:rsidP="00F77EBD">
      <w:pPr>
        <w:pStyle w:val="Bibliography"/>
        <w:rPr>
          <w:b/>
          <w:color w:val="4472C4"/>
        </w:rPr>
      </w:pPr>
      <w:r>
        <w:rPr>
          <w:b/>
          <w:color w:val="4472C4"/>
        </w:rPr>
        <w:lastRenderedPageBreak/>
        <w:t>8</w:t>
      </w:r>
      <w:r>
        <w:rPr>
          <w:b/>
          <w:color w:val="4472C4"/>
        </w:rPr>
        <w:tab/>
        <w:t>Table captions</w:t>
      </w:r>
    </w:p>
    <w:p w14:paraId="69A0DBC2" w14:textId="6A4C9350" w:rsidR="000229DC" w:rsidRDefault="00F77EBD" w:rsidP="000229DC">
      <w:pPr>
        <w:pStyle w:val="NormalWeb"/>
        <w:rPr>
          <w:rFonts w:asciiTheme="minorHAnsi" w:hAnsiTheme="minorHAnsi"/>
          <w:sz w:val="22"/>
          <w:szCs w:val="22"/>
        </w:rPr>
      </w:pPr>
      <w:r>
        <w:rPr>
          <w:rFonts w:asciiTheme="minorHAnsi" w:hAnsiTheme="minorHAnsi"/>
          <w:sz w:val="22"/>
          <w:szCs w:val="22"/>
        </w:rPr>
        <w:t xml:space="preserve">Table 1: Summary of seine catch data of </w:t>
      </w:r>
      <w:proofErr w:type="gramStart"/>
      <w:r>
        <w:rPr>
          <w:rFonts w:asciiTheme="minorHAnsi" w:hAnsiTheme="minorHAnsi"/>
          <w:sz w:val="22"/>
          <w:szCs w:val="22"/>
        </w:rPr>
        <w:t>11 year</w:t>
      </w:r>
      <w:proofErr w:type="gramEnd"/>
      <w:r>
        <w:rPr>
          <w:rFonts w:asciiTheme="minorHAnsi" w:hAnsiTheme="minorHAnsi"/>
          <w:sz w:val="22"/>
          <w:szCs w:val="22"/>
        </w:rPr>
        <w:t xml:space="preserve"> time series. Species are arranged by </w:t>
      </w:r>
      <w:proofErr w:type="gramStart"/>
      <w:r>
        <w:rPr>
          <w:rFonts w:asciiTheme="minorHAnsi" w:hAnsiTheme="minorHAnsi"/>
          <w:sz w:val="22"/>
          <w:szCs w:val="22"/>
        </w:rPr>
        <w:t>number</w:t>
      </w:r>
      <w:proofErr w:type="gramEnd"/>
      <w:r>
        <w:rPr>
          <w:rFonts w:asciiTheme="minorHAnsi" w:hAnsiTheme="minorHAnsi"/>
          <w:sz w:val="22"/>
          <w:szCs w:val="22"/>
        </w:rPr>
        <w:t xml:space="preserve"> of individuals caught, </w:t>
      </w:r>
      <w:proofErr w:type="gramStart"/>
      <w:r>
        <w:rPr>
          <w:rFonts w:asciiTheme="minorHAnsi" w:hAnsiTheme="minorHAnsi"/>
          <w:sz w:val="22"/>
          <w:szCs w:val="22"/>
        </w:rPr>
        <w:t>number</w:t>
      </w:r>
      <w:proofErr w:type="gramEnd"/>
      <w:r>
        <w:rPr>
          <w:rFonts w:asciiTheme="minorHAnsi" w:hAnsiTheme="minorHAnsi"/>
          <w:sz w:val="22"/>
          <w:szCs w:val="22"/>
        </w:rPr>
        <w:t xml:space="preserve"> of seine hauls where at least one individual of the species was encountered (Encounters), and </w:t>
      </w:r>
      <w:proofErr w:type="gramStart"/>
      <w:r>
        <w:rPr>
          <w:rFonts w:asciiTheme="minorHAnsi" w:hAnsiTheme="minorHAnsi"/>
          <w:sz w:val="22"/>
          <w:szCs w:val="22"/>
        </w:rPr>
        <w:t>number</w:t>
      </w:r>
      <w:proofErr w:type="gramEnd"/>
      <w:r>
        <w:rPr>
          <w:rFonts w:asciiTheme="minorHAnsi" w:hAnsiTheme="minorHAnsi"/>
          <w:sz w:val="22"/>
          <w:szCs w:val="22"/>
        </w:rPr>
        <w:t xml:space="preserve"> of years where at least one individual of the species was encountered (Years encountered). The percentage of total catch (number caught divided by 159,590 total organisms enumerated) and percentage of encounters (number of seine hauls seen divided by 659 total seine hauls) are also calculated.</w:t>
      </w:r>
    </w:p>
    <w:p w14:paraId="465C46DD" w14:textId="412FFFE9" w:rsidR="00F77EBD" w:rsidRPr="000229DC" w:rsidRDefault="00F77EBD" w:rsidP="000229DC">
      <w:pPr>
        <w:pStyle w:val="NormalWeb"/>
        <w:rPr>
          <w:rFonts w:asciiTheme="minorHAnsi" w:hAnsiTheme="minorHAnsi"/>
          <w:sz w:val="22"/>
          <w:szCs w:val="22"/>
        </w:rPr>
      </w:pPr>
      <w:r>
        <w:rPr>
          <w:rFonts w:asciiTheme="minorHAnsi" w:hAnsiTheme="minorHAnsi"/>
          <w:sz w:val="22"/>
          <w:szCs w:val="22"/>
        </w:rPr>
        <w:t>Table 2: Portland Harbor tide gauge temperature anomalies presented as the difference between each year’s average temperature and the expected annual temperature as calculated from the 2003-2020 climate reference period (CRP). Anomalies are also presented at a seasonal scale, with winter referring to December-February, spring referring to March-May, summer referring to June-August, and fall referring to September-November. Negative values are cooler temperatures than expected compared to the CRP, and positive values are warmer temperatures than expected compared to the CRP.</w:t>
      </w:r>
    </w:p>
    <w:sectPr w:rsidR="00F77EBD" w:rsidRPr="000229DC" w:rsidSect="00291AF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Graham Sherwood" w:date="2025-06-27T09:44:00Z" w:initials="GS">
    <w:p w14:paraId="4902F589" w14:textId="77777777" w:rsidR="004E265F" w:rsidRDefault="004E265F" w:rsidP="004E265F">
      <w:pPr>
        <w:pStyle w:val="CommentText"/>
      </w:pPr>
      <w:r>
        <w:rPr>
          <w:rStyle w:val="CommentReference"/>
        </w:rPr>
        <w:annotationRef/>
      </w:r>
      <w:r>
        <w:t xml:space="preserve">This seems like a wide definition. Was there a reference for this? For the purposes of CBASS it might include too many habitats when thinking about seining </w:t>
      </w:r>
    </w:p>
  </w:comment>
  <w:comment w:id="7" w:author="Graham Sherwood" w:date="2025-06-27T09:52:00Z" w:initials="GS">
    <w:p w14:paraId="56BB18CF" w14:textId="77777777" w:rsidR="004E265F" w:rsidRDefault="004E265F" w:rsidP="004E265F">
      <w:pPr>
        <w:pStyle w:val="CommentText"/>
      </w:pPr>
      <w:r>
        <w:rPr>
          <w:rStyle w:val="CommentReference"/>
        </w:rPr>
        <w:annotationRef/>
      </w:r>
      <w:r>
        <w:t>Is this true? It seems like we see distinct cohorts of silversides, at least age 0 and age 1</w:t>
      </w:r>
    </w:p>
  </w:comment>
  <w:comment w:id="8" w:author="Graham Sherwood" w:date="2025-06-27T10:03:00Z" w:initials="GS">
    <w:p w14:paraId="6B927295" w14:textId="77777777" w:rsidR="00563400" w:rsidRDefault="00563400" w:rsidP="00563400">
      <w:pPr>
        <w:pStyle w:val="CommentText"/>
      </w:pPr>
      <w:r>
        <w:rPr>
          <w:rStyle w:val="CommentReference"/>
        </w:rPr>
        <w:annotationRef/>
      </w:r>
      <w:r>
        <w:t>Maybe add something here to the effect that “this would be consistent with an expected temperature-mediated growth increase for a species that is not near it’s thermal maximum”</w:t>
      </w:r>
    </w:p>
  </w:comment>
  <w:comment w:id="17" w:author="Katie Lankowicz" w:date="2025-05-08T09:42:00Z" w:initials="KL">
    <w:p w14:paraId="1F405C25" w14:textId="1377C760" w:rsidR="004B3608" w:rsidRDefault="004B3608" w:rsidP="004B3608">
      <w:pPr>
        <w:pStyle w:val="CommentText"/>
      </w:pPr>
      <w:r>
        <w:rPr>
          <w:rStyle w:val="CommentReference"/>
        </w:rPr>
        <w:annotationRef/>
      </w:r>
      <w:r>
        <w:t>Would appreciate confirmation that all these numbers are right-- I’m going off the order slip for the seine bought in 2022 and the general configuration of the one we use at QBC.</w:t>
      </w:r>
    </w:p>
  </w:comment>
  <w:comment w:id="18" w:author="Graham Sherwood" w:date="2025-06-27T10:22:00Z" w:initials="GS">
    <w:p w14:paraId="56144066" w14:textId="77777777" w:rsidR="005B3CE9" w:rsidRDefault="005B3CE9" w:rsidP="005B3CE9">
      <w:pPr>
        <w:pStyle w:val="CommentText"/>
      </w:pPr>
      <w:r>
        <w:rPr>
          <w:rStyle w:val="CommentReference"/>
        </w:rPr>
        <w:annotationRef/>
      </w:r>
      <w:r>
        <w:t>Nicely explained!</w:t>
      </w:r>
    </w:p>
  </w:comment>
  <w:comment w:id="28" w:author="Graham Sherwood" w:date="2025-06-27T14:09:00Z" w:initials="GS">
    <w:p w14:paraId="6602BFEB" w14:textId="77777777" w:rsidR="007B4A28" w:rsidRDefault="007B4A28" w:rsidP="007B4A28">
      <w:pPr>
        <w:pStyle w:val="CommentText"/>
      </w:pPr>
      <w:r>
        <w:rPr>
          <w:rStyle w:val="CommentReference"/>
        </w:rPr>
        <w:annotationRef/>
      </w:r>
      <w:r>
        <w:t>I’m guessing that a reviewer might ask if we have data to suggest if higher juvenile densities are related to lower growth to support this</w:t>
      </w:r>
    </w:p>
  </w:comment>
  <w:comment w:id="31" w:author="Graham Sherwood" w:date="2025-06-27T14:11:00Z" w:initials="GS">
    <w:p w14:paraId="1648D6D3" w14:textId="77777777" w:rsidR="007B4A28" w:rsidRDefault="007B4A28" w:rsidP="007B4A28">
      <w:pPr>
        <w:pStyle w:val="CommentText"/>
      </w:pPr>
      <w:r>
        <w:rPr>
          <w:rStyle w:val="CommentReference"/>
        </w:rPr>
        <w:annotationRef/>
      </w:r>
      <w:r>
        <w:t>Is this the right word? Maybe structure or functioning instead?</w:t>
      </w:r>
    </w:p>
  </w:comment>
  <w:comment w:id="32" w:author="Graham Sherwood" w:date="2025-06-27T14:18:00Z" w:initials="GS">
    <w:p w14:paraId="1EC6D3F5" w14:textId="77777777" w:rsidR="00712317" w:rsidRDefault="00E61057" w:rsidP="00712317">
      <w:pPr>
        <w:pStyle w:val="CommentText"/>
      </w:pPr>
      <w:r>
        <w:rPr>
          <w:rStyle w:val="CommentReference"/>
        </w:rPr>
        <w:annotationRef/>
      </w:r>
      <w:r w:rsidR="00712317">
        <w:t>I wonder if it’s worth mentioning that there is relatively little information on herring recruitment in the Gulf of Maine at this life stage. Given that the herring stock has gone through a major collapse could our data be used somehow to examine where bottlenecks might be occurring? For example, we’ve observed juvenile herring throughout our survey suggesting that spawning is still taking place in coastal Maine waters even though our most recent acoustic survey (in 2021/22) didn’t identify spawning activity in the region we observed off Cape Elizabeth from 2012-2016. I guess what I’m getting at is - is there any evidence for abundance changes in juvenile herring from our survey that we might be able to link up to broader stock dynamics? Maybe not right now, but maybe yes with a longer time series</w:t>
      </w:r>
    </w:p>
  </w:comment>
  <w:comment w:id="34" w:author="Graham Sherwood" w:date="2025-06-27T10:34:00Z" w:initials="GS">
    <w:p w14:paraId="7C04FC11" w14:textId="013F56E8" w:rsidR="00903215" w:rsidRDefault="00903215" w:rsidP="00903215">
      <w:pPr>
        <w:pStyle w:val="CommentText"/>
      </w:pPr>
      <w:r>
        <w:rPr>
          <w:rStyle w:val="CommentReference"/>
        </w:rPr>
        <w:annotationRef/>
      </w:r>
      <w:r>
        <w:t>I would consider changing the aspect of this plot (narrower) to highlight the general increasing pattern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02F589" w15:done="0"/>
  <w15:commentEx w15:paraId="56BB18CF" w15:done="0"/>
  <w15:commentEx w15:paraId="6B927295" w15:done="0"/>
  <w15:commentEx w15:paraId="1F405C25" w15:done="0"/>
  <w15:commentEx w15:paraId="56144066" w15:done="0"/>
  <w15:commentEx w15:paraId="6602BFEB" w15:done="0"/>
  <w15:commentEx w15:paraId="1648D6D3" w15:done="0"/>
  <w15:commentEx w15:paraId="1EC6D3F5" w15:done="0"/>
  <w15:commentEx w15:paraId="7C04FC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51280F" w16cex:dateUtc="2025-06-27T13:44:00Z"/>
  <w16cex:commentExtensible w16cex:durableId="2149CD4E" w16cex:dateUtc="2025-06-27T13:52:00Z"/>
  <w16cex:commentExtensible w16cex:durableId="77C48C95" w16cex:dateUtc="2025-06-27T14:03:00Z"/>
  <w16cex:commentExtensible w16cex:durableId="2BAA458A" w16cex:dateUtc="2025-05-08T13:42:00Z"/>
  <w16cex:commentExtensible w16cex:durableId="1D711A81" w16cex:dateUtc="2025-06-27T14:22:00Z"/>
  <w16cex:commentExtensible w16cex:durableId="45AE16CB" w16cex:dateUtc="2025-06-27T18:09:00Z"/>
  <w16cex:commentExtensible w16cex:durableId="16E08217" w16cex:dateUtc="2025-06-27T18:11:00Z"/>
  <w16cex:commentExtensible w16cex:durableId="10C15F21" w16cex:dateUtc="2025-06-27T18:18:00Z"/>
  <w16cex:commentExtensible w16cex:durableId="0249DCFE" w16cex:dateUtc="2025-06-27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02F589" w16cid:durableId="4B51280F"/>
  <w16cid:commentId w16cid:paraId="56BB18CF" w16cid:durableId="2149CD4E"/>
  <w16cid:commentId w16cid:paraId="6B927295" w16cid:durableId="77C48C95"/>
  <w16cid:commentId w16cid:paraId="1F405C25" w16cid:durableId="2BAA458A"/>
  <w16cid:commentId w16cid:paraId="56144066" w16cid:durableId="1D711A81"/>
  <w16cid:commentId w16cid:paraId="6602BFEB" w16cid:durableId="45AE16CB"/>
  <w16cid:commentId w16cid:paraId="1648D6D3" w16cid:durableId="16E08217"/>
  <w16cid:commentId w16cid:paraId="1EC6D3F5" w16cid:durableId="10C15F21"/>
  <w16cid:commentId w16cid:paraId="7C04FC11" w16cid:durableId="0249DC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08CB5" w14:textId="77777777" w:rsidR="002C6F84" w:rsidRDefault="002C6F84" w:rsidP="005E42CD">
      <w:pPr>
        <w:spacing w:after="0" w:line="240" w:lineRule="auto"/>
      </w:pPr>
      <w:r>
        <w:separator/>
      </w:r>
    </w:p>
  </w:endnote>
  <w:endnote w:type="continuationSeparator" w:id="0">
    <w:p w14:paraId="3B99CD4A" w14:textId="77777777" w:rsidR="002C6F84" w:rsidRDefault="002C6F84" w:rsidP="005E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354704"/>
      <w:docPartObj>
        <w:docPartGallery w:val="Page Numbers (Bottom of Page)"/>
        <w:docPartUnique/>
      </w:docPartObj>
    </w:sdtPr>
    <w:sdtEndPr>
      <w:rPr>
        <w:noProof/>
      </w:rPr>
    </w:sdtEndPr>
    <w:sdtContent>
      <w:p w14:paraId="5EA478E2" w14:textId="0C1C1C48" w:rsidR="005E42CD" w:rsidRDefault="005E42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82670C" w14:textId="77777777" w:rsidR="005E42CD" w:rsidRDefault="005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E3A6E" w14:textId="77777777" w:rsidR="002C6F84" w:rsidRDefault="002C6F84" w:rsidP="005E42CD">
      <w:pPr>
        <w:spacing w:after="0" w:line="240" w:lineRule="auto"/>
      </w:pPr>
      <w:r>
        <w:separator/>
      </w:r>
    </w:p>
  </w:footnote>
  <w:footnote w:type="continuationSeparator" w:id="0">
    <w:p w14:paraId="3B180AFC" w14:textId="77777777" w:rsidR="002C6F84" w:rsidRDefault="002C6F84" w:rsidP="005E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C30C8"/>
    <w:multiLevelType w:val="hybridMultilevel"/>
    <w:tmpl w:val="B1E06010"/>
    <w:lvl w:ilvl="0" w:tplc="893C307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45D19"/>
    <w:multiLevelType w:val="hybridMultilevel"/>
    <w:tmpl w:val="C472C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306F6"/>
    <w:multiLevelType w:val="hybridMultilevel"/>
    <w:tmpl w:val="E5E63CB0"/>
    <w:lvl w:ilvl="0" w:tplc="38B02E2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27AFE"/>
    <w:multiLevelType w:val="hybridMultilevel"/>
    <w:tmpl w:val="870A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A6449"/>
    <w:multiLevelType w:val="hybridMultilevel"/>
    <w:tmpl w:val="32A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990951">
    <w:abstractNumId w:val="3"/>
  </w:num>
  <w:num w:numId="2" w16cid:durableId="2027947851">
    <w:abstractNumId w:val="1"/>
  </w:num>
  <w:num w:numId="3" w16cid:durableId="1113088597">
    <w:abstractNumId w:val="2"/>
  </w:num>
  <w:num w:numId="4" w16cid:durableId="200174403">
    <w:abstractNumId w:val="0"/>
  </w:num>
  <w:num w:numId="5" w16cid:durableId="21284313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ham Sherwood">
    <w15:presenceInfo w15:providerId="AD" w15:userId="S::gsherwood@gmri.org::8a765239-fe68-4176-a376-b1bb0d1deb04"/>
  </w15:person>
  <w15:person w15:author="Katie Lankowicz">
    <w15:presenceInfo w15:providerId="AD" w15:userId="S-1-5-21-1390067357-2146955463-1417001333-71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zszQ2tTQ0MjE0NDZS0lEKTi0uzszPAykwNKkFAMV1PCMtAAAA"/>
  </w:docVars>
  <w:rsids>
    <w:rsidRoot w:val="00520CA8"/>
    <w:rsid w:val="00005FA0"/>
    <w:rsid w:val="0001347E"/>
    <w:rsid w:val="000229DC"/>
    <w:rsid w:val="000311B2"/>
    <w:rsid w:val="000320BC"/>
    <w:rsid w:val="000337C8"/>
    <w:rsid w:val="00036729"/>
    <w:rsid w:val="00051397"/>
    <w:rsid w:val="0005676A"/>
    <w:rsid w:val="00075F98"/>
    <w:rsid w:val="00085C3B"/>
    <w:rsid w:val="000C3C33"/>
    <w:rsid w:val="000F6289"/>
    <w:rsid w:val="001177BA"/>
    <w:rsid w:val="00130104"/>
    <w:rsid w:val="001579FC"/>
    <w:rsid w:val="00160337"/>
    <w:rsid w:val="00167751"/>
    <w:rsid w:val="001774AF"/>
    <w:rsid w:val="0019083E"/>
    <w:rsid w:val="001A6B31"/>
    <w:rsid w:val="001B2F25"/>
    <w:rsid w:val="001B4435"/>
    <w:rsid w:val="001B5959"/>
    <w:rsid w:val="001B77F3"/>
    <w:rsid w:val="001D0998"/>
    <w:rsid w:val="001F1CA4"/>
    <w:rsid w:val="00203434"/>
    <w:rsid w:val="002040E5"/>
    <w:rsid w:val="00206E53"/>
    <w:rsid w:val="002131A8"/>
    <w:rsid w:val="0021433C"/>
    <w:rsid w:val="002171B2"/>
    <w:rsid w:val="00291AF8"/>
    <w:rsid w:val="002A323C"/>
    <w:rsid w:val="002C6F84"/>
    <w:rsid w:val="002D1769"/>
    <w:rsid w:val="002E045D"/>
    <w:rsid w:val="002F2AE0"/>
    <w:rsid w:val="003158B4"/>
    <w:rsid w:val="00320B82"/>
    <w:rsid w:val="00325EBD"/>
    <w:rsid w:val="00361E2E"/>
    <w:rsid w:val="00376749"/>
    <w:rsid w:val="00381120"/>
    <w:rsid w:val="003927A9"/>
    <w:rsid w:val="003B2A3A"/>
    <w:rsid w:val="003B73D3"/>
    <w:rsid w:val="00405AE8"/>
    <w:rsid w:val="00410226"/>
    <w:rsid w:val="004313EB"/>
    <w:rsid w:val="00460A0F"/>
    <w:rsid w:val="00461798"/>
    <w:rsid w:val="00467478"/>
    <w:rsid w:val="004808FE"/>
    <w:rsid w:val="0048488D"/>
    <w:rsid w:val="004B3608"/>
    <w:rsid w:val="004B71CD"/>
    <w:rsid w:val="004D46E9"/>
    <w:rsid w:val="004E0283"/>
    <w:rsid w:val="004E265F"/>
    <w:rsid w:val="004E3BE3"/>
    <w:rsid w:val="00520CA8"/>
    <w:rsid w:val="005442C8"/>
    <w:rsid w:val="00544779"/>
    <w:rsid w:val="00553F6B"/>
    <w:rsid w:val="0056222B"/>
    <w:rsid w:val="00562A5F"/>
    <w:rsid w:val="00563400"/>
    <w:rsid w:val="00574354"/>
    <w:rsid w:val="0057772C"/>
    <w:rsid w:val="0059204D"/>
    <w:rsid w:val="005A4A04"/>
    <w:rsid w:val="005B3CE9"/>
    <w:rsid w:val="005C371B"/>
    <w:rsid w:val="005E0BD4"/>
    <w:rsid w:val="005E42CD"/>
    <w:rsid w:val="005E6434"/>
    <w:rsid w:val="00660B40"/>
    <w:rsid w:val="006657E3"/>
    <w:rsid w:val="006E005F"/>
    <w:rsid w:val="0070594C"/>
    <w:rsid w:val="00712317"/>
    <w:rsid w:val="007172BB"/>
    <w:rsid w:val="0074445F"/>
    <w:rsid w:val="007501E2"/>
    <w:rsid w:val="007651E3"/>
    <w:rsid w:val="00767559"/>
    <w:rsid w:val="00780FF0"/>
    <w:rsid w:val="007924FE"/>
    <w:rsid w:val="00792C70"/>
    <w:rsid w:val="007A7EA3"/>
    <w:rsid w:val="007B4A28"/>
    <w:rsid w:val="007D24A8"/>
    <w:rsid w:val="007E0F6B"/>
    <w:rsid w:val="008055D9"/>
    <w:rsid w:val="00813874"/>
    <w:rsid w:val="008B7A5F"/>
    <w:rsid w:val="008C28D6"/>
    <w:rsid w:val="008D3ED1"/>
    <w:rsid w:val="008E1E8C"/>
    <w:rsid w:val="008F6893"/>
    <w:rsid w:val="00903215"/>
    <w:rsid w:val="009212C7"/>
    <w:rsid w:val="00926BFF"/>
    <w:rsid w:val="009329FE"/>
    <w:rsid w:val="00954E21"/>
    <w:rsid w:val="0096131E"/>
    <w:rsid w:val="00984539"/>
    <w:rsid w:val="00990552"/>
    <w:rsid w:val="009C0A61"/>
    <w:rsid w:val="009C4616"/>
    <w:rsid w:val="009F7462"/>
    <w:rsid w:val="00A14065"/>
    <w:rsid w:val="00A51FCB"/>
    <w:rsid w:val="00A64B5D"/>
    <w:rsid w:val="00A655C2"/>
    <w:rsid w:val="00A662E9"/>
    <w:rsid w:val="00A66C2A"/>
    <w:rsid w:val="00A90A15"/>
    <w:rsid w:val="00AA0529"/>
    <w:rsid w:val="00AA3345"/>
    <w:rsid w:val="00AA5D06"/>
    <w:rsid w:val="00AB2BC9"/>
    <w:rsid w:val="00AE3827"/>
    <w:rsid w:val="00AF4269"/>
    <w:rsid w:val="00B10F9B"/>
    <w:rsid w:val="00B62476"/>
    <w:rsid w:val="00B65D01"/>
    <w:rsid w:val="00B72F87"/>
    <w:rsid w:val="00B7659A"/>
    <w:rsid w:val="00BD373B"/>
    <w:rsid w:val="00BD6ED4"/>
    <w:rsid w:val="00BE222F"/>
    <w:rsid w:val="00C17D53"/>
    <w:rsid w:val="00C34F02"/>
    <w:rsid w:val="00C45BD3"/>
    <w:rsid w:val="00C92709"/>
    <w:rsid w:val="00C928BF"/>
    <w:rsid w:val="00C94488"/>
    <w:rsid w:val="00C96BF3"/>
    <w:rsid w:val="00C9764E"/>
    <w:rsid w:val="00C97BE6"/>
    <w:rsid w:val="00CA1E7D"/>
    <w:rsid w:val="00CF05CC"/>
    <w:rsid w:val="00CF4A80"/>
    <w:rsid w:val="00D00049"/>
    <w:rsid w:val="00D03449"/>
    <w:rsid w:val="00D06D8E"/>
    <w:rsid w:val="00D1561A"/>
    <w:rsid w:val="00D171AE"/>
    <w:rsid w:val="00D57C38"/>
    <w:rsid w:val="00D72C10"/>
    <w:rsid w:val="00D75F2B"/>
    <w:rsid w:val="00D92B01"/>
    <w:rsid w:val="00DC0E4A"/>
    <w:rsid w:val="00DE551C"/>
    <w:rsid w:val="00DF6469"/>
    <w:rsid w:val="00E00045"/>
    <w:rsid w:val="00E07C70"/>
    <w:rsid w:val="00E142AE"/>
    <w:rsid w:val="00E165F3"/>
    <w:rsid w:val="00E53DAE"/>
    <w:rsid w:val="00E54D83"/>
    <w:rsid w:val="00E61057"/>
    <w:rsid w:val="00E64C2E"/>
    <w:rsid w:val="00EA498A"/>
    <w:rsid w:val="00EB6F6F"/>
    <w:rsid w:val="00EC5DCE"/>
    <w:rsid w:val="00ED01C5"/>
    <w:rsid w:val="00ED042E"/>
    <w:rsid w:val="00ED6AC9"/>
    <w:rsid w:val="00EE0F15"/>
    <w:rsid w:val="00EF693C"/>
    <w:rsid w:val="00F00285"/>
    <w:rsid w:val="00F00A17"/>
    <w:rsid w:val="00F0504A"/>
    <w:rsid w:val="00F10420"/>
    <w:rsid w:val="00F16509"/>
    <w:rsid w:val="00F2641A"/>
    <w:rsid w:val="00F37E69"/>
    <w:rsid w:val="00F56AB0"/>
    <w:rsid w:val="00F63F3E"/>
    <w:rsid w:val="00F65D49"/>
    <w:rsid w:val="00F71682"/>
    <w:rsid w:val="00F72354"/>
    <w:rsid w:val="00F72714"/>
    <w:rsid w:val="00F72871"/>
    <w:rsid w:val="00F77EBD"/>
    <w:rsid w:val="00F86040"/>
    <w:rsid w:val="00FD33DA"/>
    <w:rsid w:val="00FE7BDE"/>
    <w:rsid w:val="00FF216E"/>
    <w:rsid w:val="00FF47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D0B7"/>
  <w15:chartTrackingRefBased/>
  <w15:docId w15:val="{7E26050C-111B-4610-B534-6BCE02F8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80"/>
  </w:style>
  <w:style w:type="paragraph" w:styleId="Heading1">
    <w:name w:val="heading 1"/>
    <w:basedOn w:val="Normal"/>
    <w:next w:val="Normal"/>
    <w:link w:val="Heading1Char"/>
    <w:uiPriority w:val="9"/>
    <w:qFormat/>
    <w:rsid w:val="00520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0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0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0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0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0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0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0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0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0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0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CA8"/>
    <w:rPr>
      <w:rFonts w:eastAsiaTheme="majorEastAsia" w:cstheme="majorBidi"/>
      <w:color w:val="272727" w:themeColor="text1" w:themeTint="D8"/>
    </w:rPr>
  </w:style>
  <w:style w:type="paragraph" w:styleId="Title">
    <w:name w:val="Title"/>
    <w:basedOn w:val="Normal"/>
    <w:next w:val="Normal"/>
    <w:link w:val="TitleChar"/>
    <w:uiPriority w:val="10"/>
    <w:qFormat/>
    <w:rsid w:val="00520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CA8"/>
    <w:pPr>
      <w:spacing w:before="160"/>
      <w:jc w:val="center"/>
    </w:pPr>
    <w:rPr>
      <w:i/>
      <w:iCs/>
      <w:color w:val="404040" w:themeColor="text1" w:themeTint="BF"/>
    </w:rPr>
  </w:style>
  <w:style w:type="character" w:customStyle="1" w:styleId="QuoteChar">
    <w:name w:val="Quote Char"/>
    <w:basedOn w:val="DefaultParagraphFont"/>
    <w:link w:val="Quote"/>
    <w:uiPriority w:val="29"/>
    <w:rsid w:val="00520CA8"/>
    <w:rPr>
      <w:i/>
      <w:iCs/>
      <w:color w:val="404040" w:themeColor="text1" w:themeTint="BF"/>
    </w:rPr>
  </w:style>
  <w:style w:type="paragraph" w:styleId="ListParagraph">
    <w:name w:val="List Paragraph"/>
    <w:basedOn w:val="Normal"/>
    <w:uiPriority w:val="34"/>
    <w:qFormat/>
    <w:rsid w:val="00520CA8"/>
    <w:pPr>
      <w:ind w:left="720"/>
      <w:contextualSpacing/>
    </w:pPr>
  </w:style>
  <w:style w:type="character" w:styleId="IntenseEmphasis">
    <w:name w:val="Intense Emphasis"/>
    <w:basedOn w:val="DefaultParagraphFont"/>
    <w:uiPriority w:val="21"/>
    <w:qFormat/>
    <w:rsid w:val="00520CA8"/>
    <w:rPr>
      <w:i/>
      <w:iCs/>
      <w:color w:val="0F4761" w:themeColor="accent1" w:themeShade="BF"/>
    </w:rPr>
  </w:style>
  <w:style w:type="paragraph" w:styleId="IntenseQuote">
    <w:name w:val="Intense Quote"/>
    <w:basedOn w:val="Normal"/>
    <w:next w:val="Normal"/>
    <w:link w:val="IntenseQuoteChar"/>
    <w:uiPriority w:val="30"/>
    <w:qFormat/>
    <w:rsid w:val="00520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0CA8"/>
    <w:rPr>
      <w:i/>
      <w:iCs/>
      <w:color w:val="0F4761" w:themeColor="accent1" w:themeShade="BF"/>
    </w:rPr>
  </w:style>
  <w:style w:type="character" w:styleId="IntenseReference">
    <w:name w:val="Intense Reference"/>
    <w:basedOn w:val="DefaultParagraphFont"/>
    <w:uiPriority w:val="32"/>
    <w:qFormat/>
    <w:rsid w:val="00520CA8"/>
    <w:rPr>
      <w:b/>
      <w:bCs/>
      <w:smallCaps/>
      <w:color w:val="0F4761" w:themeColor="accent1" w:themeShade="BF"/>
      <w:spacing w:val="5"/>
    </w:rPr>
  </w:style>
  <w:style w:type="character" w:styleId="LineNumber">
    <w:name w:val="line number"/>
    <w:basedOn w:val="DefaultParagraphFont"/>
    <w:uiPriority w:val="99"/>
    <w:semiHidden/>
    <w:unhideWhenUsed/>
    <w:rsid w:val="005E42CD"/>
  </w:style>
  <w:style w:type="paragraph" w:styleId="Header">
    <w:name w:val="header"/>
    <w:basedOn w:val="Normal"/>
    <w:link w:val="HeaderChar"/>
    <w:uiPriority w:val="99"/>
    <w:unhideWhenUsed/>
    <w:rsid w:val="005E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2CD"/>
  </w:style>
  <w:style w:type="paragraph" w:styleId="Footer">
    <w:name w:val="footer"/>
    <w:basedOn w:val="Normal"/>
    <w:link w:val="FooterChar"/>
    <w:uiPriority w:val="99"/>
    <w:unhideWhenUsed/>
    <w:rsid w:val="005E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2CD"/>
  </w:style>
  <w:style w:type="paragraph" w:styleId="Bibliography">
    <w:name w:val="Bibliography"/>
    <w:basedOn w:val="Normal"/>
    <w:next w:val="Normal"/>
    <w:uiPriority w:val="37"/>
    <w:unhideWhenUsed/>
    <w:rsid w:val="00CF4A80"/>
  </w:style>
  <w:style w:type="character" w:styleId="CommentReference">
    <w:name w:val="annotation reference"/>
    <w:basedOn w:val="DefaultParagraphFont"/>
    <w:uiPriority w:val="99"/>
    <w:semiHidden/>
    <w:unhideWhenUsed/>
    <w:rsid w:val="004B3608"/>
    <w:rPr>
      <w:sz w:val="16"/>
      <w:szCs w:val="16"/>
    </w:rPr>
  </w:style>
  <w:style w:type="paragraph" w:styleId="CommentText">
    <w:name w:val="annotation text"/>
    <w:basedOn w:val="Normal"/>
    <w:link w:val="CommentTextChar"/>
    <w:uiPriority w:val="99"/>
    <w:unhideWhenUsed/>
    <w:rsid w:val="004B3608"/>
    <w:pPr>
      <w:spacing w:line="240" w:lineRule="auto"/>
    </w:pPr>
    <w:rPr>
      <w:sz w:val="20"/>
      <w:szCs w:val="20"/>
    </w:rPr>
  </w:style>
  <w:style w:type="character" w:customStyle="1" w:styleId="CommentTextChar">
    <w:name w:val="Comment Text Char"/>
    <w:basedOn w:val="DefaultParagraphFont"/>
    <w:link w:val="CommentText"/>
    <w:uiPriority w:val="99"/>
    <w:rsid w:val="004B3608"/>
    <w:rPr>
      <w:sz w:val="20"/>
      <w:szCs w:val="20"/>
    </w:rPr>
  </w:style>
  <w:style w:type="paragraph" w:styleId="CommentSubject">
    <w:name w:val="annotation subject"/>
    <w:basedOn w:val="CommentText"/>
    <w:next w:val="CommentText"/>
    <w:link w:val="CommentSubjectChar"/>
    <w:uiPriority w:val="99"/>
    <w:semiHidden/>
    <w:unhideWhenUsed/>
    <w:rsid w:val="004B3608"/>
    <w:rPr>
      <w:b/>
      <w:bCs/>
    </w:rPr>
  </w:style>
  <w:style w:type="character" w:customStyle="1" w:styleId="CommentSubjectChar">
    <w:name w:val="Comment Subject Char"/>
    <w:basedOn w:val="CommentTextChar"/>
    <w:link w:val="CommentSubject"/>
    <w:uiPriority w:val="99"/>
    <w:semiHidden/>
    <w:rsid w:val="004B3608"/>
    <w:rPr>
      <w:b/>
      <w:bCs/>
      <w:sz w:val="20"/>
      <w:szCs w:val="20"/>
    </w:rPr>
  </w:style>
  <w:style w:type="paragraph" w:styleId="NormalWeb">
    <w:name w:val="Normal (Web)"/>
    <w:basedOn w:val="Normal"/>
    <w:uiPriority w:val="99"/>
    <w:unhideWhenUsed/>
    <w:rsid w:val="00291A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4E265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387">
      <w:bodyDiv w:val="1"/>
      <w:marLeft w:val="0"/>
      <w:marRight w:val="0"/>
      <w:marTop w:val="0"/>
      <w:marBottom w:val="0"/>
      <w:divBdr>
        <w:top w:val="none" w:sz="0" w:space="0" w:color="auto"/>
        <w:left w:val="none" w:sz="0" w:space="0" w:color="auto"/>
        <w:bottom w:val="none" w:sz="0" w:space="0" w:color="auto"/>
        <w:right w:val="none" w:sz="0" w:space="0" w:color="auto"/>
      </w:divBdr>
    </w:div>
    <w:div w:id="289171415">
      <w:bodyDiv w:val="1"/>
      <w:marLeft w:val="0"/>
      <w:marRight w:val="0"/>
      <w:marTop w:val="0"/>
      <w:marBottom w:val="0"/>
      <w:divBdr>
        <w:top w:val="none" w:sz="0" w:space="0" w:color="auto"/>
        <w:left w:val="none" w:sz="0" w:space="0" w:color="auto"/>
        <w:bottom w:val="none" w:sz="0" w:space="0" w:color="auto"/>
        <w:right w:val="none" w:sz="0" w:space="0" w:color="auto"/>
      </w:divBdr>
    </w:div>
    <w:div w:id="601033815">
      <w:bodyDiv w:val="1"/>
      <w:marLeft w:val="0"/>
      <w:marRight w:val="0"/>
      <w:marTop w:val="0"/>
      <w:marBottom w:val="0"/>
      <w:divBdr>
        <w:top w:val="none" w:sz="0" w:space="0" w:color="auto"/>
        <w:left w:val="none" w:sz="0" w:space="0" w:color="auto"/>
        <w:bottom w:val="none" w:sz="0" w:space="0" w:color="auto"/>
        <w:right w:val="none" w:sz="0" w:space="0" w:color="auto"/>
      </w:divBdr>
    </w:div>
    <w:div w:id="1088501369">
      <w:bodyDiv w:val="1"/>
      <w:marLeft w:val="0"/>
      <w:marRight w:val="0"/>
      <w:marTop w:val="0"/>
      <w:marBottom w:val="0"/>
      <w:divBdr>
        <w:top w:val="none" w:sz="0" w:space="0" w:color="auto"/>
        <w:left w:val="none" w:sz="0" w:space="0" w:color="auto"/>
        <w:bottom w:val="none" w:sz="0" w:space="0" w:color="auto"/>
        <w:right w:val="none" w:sz="0" w:space="0" w:color="auto"/>
      </w:divBdr>
    </w:div>
    <w:div w:id="1152141936">
      <w:bodyDiv w:val="1"/>
      <w:marLeft w:val="0"/>
      <w:marRight w:val="0"/>
      <w:marTop w:val="0"/>
      <w:marBottom w:val="0"/>
      <w:divBdr>
        <w:top w:val="none" w:sz="0" w:space="0" w:color="auto"/>
        <w:left w:val="none" w:sz="0" w:space="0" w:color="auto"/>
        <w:bottom w:val="none" w:sz="0" w:space="0" w:color="auto"/>
        <w:right w:val="none" w:sz="0" w:space="0" w:color="auto"/>
      </w:divBdr>
    </w:div>
    <w:div w:id="1166749056">
      <w:bodyDiv w:val="1"/>
      <w:marLeft w:val="0"/>
      <w:marRight w:val="0"/>
      <w:marTop w:val="0"/>
      <w:marBottom w:val="0"/>
      <w:divBdr>
        <w:top w:val="none" w:sz="0" w:space="0" w:color="auto"/>
        <w:left w:val="none" w:sz="0" w:space="0" w:color="auto"/>
        <w:bottom w:val="none" w:sz="0" w:space="0" w:color="auto"/>
        <w:right w:val="none" w:sz="0" w:space="0" w:color="auto"/>
      </w:divBdr>
    </w:div>
    <w:div w:id="1207713970">
      <w:bodyDiv w:val="1"/>
      <w:marLeft w:val="0"/>
      <w:marRight w:val="0"/>
      <w:marTop w:val="0"/>
      <w:marBottom w:val="0"/>
      <w:divBdr>
        <w:top w:val="none" w:sz="0" w:space="0" w:color="auto"/>
        <w:left w:val="none" w:sz="0" w:space="0" w:color="auto"/>
        <w:bottom w:val="none" w:sz="0" w:space="0" w:color="auto"/>
        <w:right w:val="none" w:sz="0" w:space="0" w:color="auto"/>
      </w:divBdr>
    </w:div>
    <w:div w:id="1391271687">
      <w:bodyDiv w:val="1"/>
      <w:marLeft w:val="0"/>
      <w:marRight w:val="0"/>
      <w:marTop w:val="0"/>
      <w:marBottom w:val="0"/>
      <w:divBdr>
        <w:top w:val="none" w:sz="0" w:space="0" w:color="auto"/>
        <w:left w:val="none" w:sz="0" w:space="0" w:color="auto"/>
        <w:bottom w:val="none" w:sz="0" w:space="0" w:color="auto"/>
        <w:right w:val="none" w:sz="0" w:space="0" w:color="auto"/>
      </w:divBdr>
    </w:div>
    <w:div w:id="1413892099">
      <w:bodyDiv w:val="1"/>
      <w:marLeft w:val="0"/>
      <w:marRight w:val="0"/>
      <w:marTop w:val="0"/>
      <w:marBottom w:val="0"/>
      <w:divBdr>
        <w:top w:val="none" w:sz="0" w:space="0" w:color="auto"/>
        <w:left w:val="none" w:sz="0" w:space="0" w:color="auto"/>
        <w:bottom w:val="none" w:sz="0" w:space="0" w:color="auto"/>
        <w:right w:val="none" w:sz="0" w:space="0" w:color="auto"/>
      </w:divBdr>
    </w:div>
    <w:div w:id="1482846974">
      <w:bodyDiv w:val="1"/>
      <w:marLeft w:val="0"/>
      <w:marRight w:val="0"/>
      <w:marTop w:val="0"/>
      <w:marBottom w:val="0"/>
      <w:divBdr>
        <w:top w:val="none" w:sz="0" w:space="0" w:color="auto"/>
        <w:left w:val="none" w:sz="0" w:space="0" w:color="auto"/>
        <w:bottom w:val="none" w:sz="0" w:space="0" w:color="auto"/>
        <w:right w:val="none" w:sz="0" w:space="0" w:color="auto"/>
      </w:divBdr>
    </w:div>
    <w:div w:id="210294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4728-7D99-4ECA-B71B-54EB3A31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40996</Words>
  <Characters>233678</Characters>
  <Application>Microsoft Office Word</Application>
  <DocSecurity>0</DocSecurity>
  <Lines>1947</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Lankowicz</dc:creator>
  <cp:keywords/>
  <dc:description/>
  <cp:lastModifiedBy>Katie Lankowicz</cp:lastModifiedBy>
  <cp:revision>2</cp:revision>
  <dcterms:created xsi:type="dcterms:W3CDTF">2025-07-01T16:43:00Z</dcterms:created>
  <dcterms:modified xsi:type="dcterms:W3CDTF">2025-07-01T16:43:00Z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id="lnTzbbta"/&gt;&lt;style id="http://www.zotero.org/styles/marine-ecology-progress-series" hasBibliography="1" bibliographyStyleHasBeenSet="1"/&gt;&lt;prefs&gt;&lt;pref name="fieldType" value="Field"/&gt;&lt;/prefs&gt;&lt;/data</vt:lpwstr>
  </property>
  <property fmtid="{D5CDD505-2E9C-101B-9397-08002B2CF9AE}" pid="3" name="ZOTERO_PREF_2">
    <vt:lpwstr>&gt;</vt:lpwstr>
  </property>
</Properties>
</file>