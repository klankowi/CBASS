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Default="00C92709" w:rsidP="0005676A">
      <w:pPr>
        <w:spacing w:line="240" w:lineRule="auto"/>
      </w:pPr>
      <w:r>
        <w:rPr>
          <w:b/>
          <w:color w:val="4472C4"/>
        </w:rPr>
        <w:t xml:space="preserve">Title: </w:t>
      </w:r>
      <w:r>
        <w:t xml:space="preserve">Spatiotemporal dynamics of </w:t>
      </w:r>
      <w:r w:rsidR="00562A5F">
        <w:t>nearshore</w:t>
      </w:r>
      <w:r>
        <w:t xml:space="preserve"> fish communities in Casco Bay, Maine</w:t>
      </w:r>
    </w:p>
    <w:p w14:paraId="678541A5" w14:textId="5622F337" w:rsidR="00C92709" w:rsidRDefault="00C92709" w:rsidP="0005676A">
      <w:pPr>
        <w:spacing w:after="0" w:line="240" w:lineRule="auto"/>
      </w:pPr>
      <w:r>
        <w:rPr>
          <w:b/>
          <w:color w:val="4472C4"/>
        </w:rPr>
        <w:t xml:space="preserve">Authors: </w:t>
      </w:r>
      <w:r>
        <w:t>Katelynn M. Lankowicz</w:t>
      </w:r>
      <w:r w:rsidR="009C0A61">
        <w:t xml:space="preserve"> </w:t>
      </w:r>
      <w:r>
        <w:rPr>
          <w:vertAlign w:val="superscript"/>
        </w:rPr>
        <w:t xml:space="preserve"> a</w:t>
      </w:r>
      <w:r w:rsidR="00FF216E">
        <w:rPr>
          <w:vertAlign w:val="superscript"/>
        </w:rPr>
        <w:t>*</w:t>
      </w:r>
      <w:r>
        <w:t xml:space="preserve">, </w:t>
      </w:r>
      <w:r w:rsidR="00D03449">
        <w:t xml:space="preserve">Courtney </w:t>
      </w:r>
      <w:r w:rsidR="00D03449" w:rsidRPr="00D03449">
        <w:t>Swenson</w:t>
      </w:r>
      <w:r w:rsidR="009C0A61">
        <w:t xml:space="preserve"> </w:t>
      </w:r>
      <w:r w:rsidR="00D03449" w:rsidRPr="00D03449">
        <w:rPr>
          <w:vertAlign w:val="superscript"/>
        </w:rPr>
        <w:t>b</w:t>
      </w:r>
      <w:r w:rsidR="00D03449">
        <w:t xml:space="preserve">, </w:t>
      </w:r>
      <w:r w:rsidR="009C0A61">
        <w:t xml:space="preserve">Zach Whitener </w:t>
      </w:r>
      <w:r w:rsidR="009C0A61">
        <w:rPr>
          <w:vertAlign w:val="superscript"/>
        </w:rPr>
        <w:t>a</w:t>
      </w:r>
      <w:r w:rsidR="009C0A61">
        <w:t xml:space="preserve">, Aaron Whitman </w:t>
      </w:r>
      <w:r w:rsidR="009C0A61">
        <w:rPr>
          <w:vertAlign w:val="superscript"/>
        </w:rPr>
        <w:t>a</w:t>
      </w:r>
      <w:r w:rsidR="009C0A61">
        <w:t xml:space="preserve">, Samantha Bengs </w:t>
      </w:r>
      <w:r w:rsidR="009C0A61">
        <w:rPr>
          <w:vertAlign w:val="superscript"/>
        </w:rPr>
        <w:t>a</w:t>
      </w:r>
      <w:r w:rsidR="009C0A61">
        <w:t xml:space="preserve">, </w:t>
      </w:r>
      <w:r w:rsidRPr="00D03449">
        <w:t>Graham</w:t>
      </w:r>
      <w:r>
        <w:t xml:space="preserve"> Sherwood </w:t>
      </w:r>
      <w:r>
        <w:rPr>
          <w:vertAlign w:val="superscript"/>
        </w:rPr>
        <w:t>a</w:t>
      </w:r>
    </w:p>
    <w:p w14:paraId="7E3440D0" w14:textId="30AC6C87" w:rsidR="00C92709" w:rsidRDefault="00C92709" w:rsidP="0005676A">
      <w:pPr>
        <w:spacing w:after="0" w:line="240" w:lineRule="auto"/>
      </w:pPr>
      <w:r>
        <w:t>a. Gulf of Maine Research Institute, Portland, ME, USA</w:t>
      </w:r>
      <w:r w:rsidR="00FF216E">
        <w:t xml:space="preserve"> 04011</w:t>
      </w:r>
    </w:p>
    <w:p w14:paraId="4F82F5DA" w14:textId="61CC41AB" w:rsidR="00D03449" w:rsidRDefault="00D03449" w:rsidP="0005676A">
      <w:pPr>
        <w:spacing w:after="0" w:line="240" w:lineRule="auto"/>
      </w:pPr>
      <w:r>
        <w:t>b. Hobart and William Smith Colleges, Geneva, NY, USA</w:t>
      </w:r>
      <w:r w:rsidR="00FF216E">
        <w:t xml:space="preserve"> </w:t>
      </w:r>
    </w:p>
    <w:p w14:paraId="69F17AE5" w14:textId="50426283" w:rsidR="00C92709" w:rsidRDefault="00FF216E" w:rsidP="0005676A">
      <w:pPr>
        <w:spacing w:after="0" w:line="240" w:lineRule="auto"/>
      </w:pPr>
      <w:r>
        <w:rPr>
          <w:b/>
          <w:color w:val="4472C4"/>
        </w:rPr>
        <w:t xml:space="preserve">* </w:t>
      </w:r>
      <w:r w:rsidR="00C92709">
        <w:rPr>
          <w:b/>
          <w:color w:val="4472C4"/>
        </w:rPr>
        <w:t xml:space="preserve">Corresponding author: </w:t>
      </w:r>
      <w:r w:rsidR="00C92709">
        <w:t>K. Lankowicz, klankowicz@gmri.org</w:t>
      </w:r>
    </w:p>
    <w:p w14:paraId="2071FE55" w14:textId="71C0782F" w:rsidR="00C92709" w:rsidRDefault="00C92709" w:rsidP="0005676A">
      <w:pPr>
        <w:spacing w:after="0" w:line="240" w:lineRule="auto"/>
      </w:pPr>
      <w:r>
        <w:rPr>
          <w:b/>
          <w:color w:val="4472C4"/>
        </w:rPr>
        <w:t xml:space="preserve">Formatted for: </w:t>
      </w:r>
      <w:r>
        <w:t xml:space="preserve">Marine Ecology Progress Series </w:t>
      </w:r>
      <w:r w:rsidR="00562A5F">
        <w:t xml:space="preserve">(ALT: </w:t>
      </w:r>
      <w:r>
        <w:t>Estuaries and Coasts</w:t>
      </w:r>
      <w:r w:rsidR="00562A5F">
        <w:t>)</w:t>
      </w:r>
    </w:p>
    <w:p w14:paraId="3777415E" w14:textId="5C2D6442" w:rsidR="00544779" w:rsidRDefault="00544779" w:rsidP="0005676A">
      <w:pPr>
        <w:spacing w:after="0" w:line="240" w:lineRule="auto"/>
      </w:pPr>
      <w:r>
        <w:rPr>
          <w:b/>
          <w:color w:val="4472C4"/>
        </w:rPr>
        <w:t>Page head:</w:t>
      </w:r>
      <w:r>
        <w:t xml:space="preserve"> Casco Bay nearshore fish communities</w:t>
      </w:r>
    </w:p>
    <w:p w14:paraId="32AE90BE" w14:textId="77777777" w:rsidR="005E42CD" w:rsidRDefault="005E42CD" w:rsidP="0005676A">
      <w:pPr>
        <w:spacing w:after="0" w:line="240" w:lineRule="auto"/>
      </w:pPr>
    </w:p>
    <w:p w14:paraId="5884A573" w14:textId="61777357" w:rsidR="00C92709" w:rsidRDefault="00C92709" w:rsidP="0005676A">
      <w:pPr>
        <w:spacing w:after="0" w:line="240" w:lineRule="auto"/>
        <w:rPr>
          <w:b/>
          <w:color w:val="4472C4"/>
        </w:rPr>
      </w:pPr>
      <w:r>
        <w:rPr>
          <w:b/>
          <w:color w:val="4472C4"/>
        </w:rPr>
        <w:t>1</w:t>
      </w:r>
      <w:r>
        <w:rPr>
          <w:b/>
          <w:color w:val="4472C4"/>
        </w:rPr>
        <w:tab/>
        <w:t>Abstract</w:t>
      </w:r>
      <w:r w:rsidR="00544779">
        <w:rPr>
          <w:b/>
          <w:color w:val="4472C4"/>
        </w:rPr>
        <w:t xml:space="preserve"> (</w:t>
      </w:r>
      <w:proofErr w:type="gramStart"/>
      <w:r w:rsidR="00544779">
        <w:rPr>
          <w:b/>
          <w:color w:val="4472C4"/>
        </w:rPr>
        <w:t>250 word</w:t>
      </w:r>
      <w:proofErr w:type="gramEnd"/>
      <w:r w:rsidR="00544779">
        <w:rPr>
          <w:b/>
          <w:color w:val="4472C4"/>
        </w:rPr>
        <w:t xml:space="preserve"> max, currently </w:t>
      </w:r>
      <w:r w:rsidR="00F86040">
        <w:rPr>
          <w:b/>
          <w:color w:val="4472C4"/>
        </w:rPr>
        <w:t xml:space="preserve">237 </w:t>
      </w:r>
      <w:r w:rsidR="00544779">
        <w:rPr>
          <w:b/>
          <w:color w:val="4472C4"/>
        </w:rPr>
        <w:t>words)</w:t>
      </w:r>
    </w:p>
    <w:p w14:paraId="73CC19A5" w14:textId="40CE307D" w:rsidR="00C92709" w:rsidRDefault="00544779" w:rsidP="0005676A">
      <w:pPr>
        <w:spacing w:after="0" w:line="240" w:lineRule="auto"/>
      </w:pPr>
      <w:bookmarkStart w:id="0" w:name="_heading=h.gjdgxs" w:colFirst="0" w:colLast="0"/>
      <w:bookmarkEnd w:id="0"/>
      <w:r>
        <w:t xml:space="preserve">Nearshore regions in the Gulf of Maine are highly variable habitats which </w:t>
      </w:r>
      <w:r w:rsidR="00F86040">
        <w:t>facilitate the reproduction, growth, and migration of</w:t>
      </w:r>
      <w:r>
        <w:t xml:space="preserve"> </w:t>
      </w:r>
      <w:r w:rsidR="00F86040">
        <w:t>many fish species, and are particularly connected to the life histories of forage fishes</w:t>
      </w:r>
      <w:r>
        <w:t xml:space="preserve">. As such, nearshore regions are tied to processes operating on multiple spatial scales and across several levels of biological organization. Temperatures in the Gulf of Maine have rapidly increased in recent decades, which may be driving changes in nearshore </w:t>
      </w:r>
      <w:r w:rsidR="00F86040">
        <w:t>ecosystems</w:t>
      </w:r>
      <w:r>
        <w:t>. Here, we use 11 years of summer</w:t>
      </w:r>
      <w:r w:rsidR="001407E8">
        <w:t xml:space="preserve"> beach</w:t>
      </w:r>
      <w:r>
        <w:t xml:space="preserve"> seine survey data within Casco Bay, Maine, to illustrate temperature-related changes to community structure and the growth and relative abundances of Atlantic herring (</w:t>
      </w:r>
      <w:r w:rsidRPr="00544779">
        <w:rPr>
          <w:i/>
          <w:iCs/>
        </w:rPr>
        <w:t>Clupea</w:t>
      </w:r>
      <w:r>
        <w:t xml:space="preserve"> </w:t>
      </w:r>
      <w:r w:rsidRPr="00544779">
        <w:rPr>
          <w:i/>
          <w:iCs/>
        </w:rPr>
        <w:t>harengus</w:t>
      </w:r>
      <w:r>
        <w:t>) and Atlantic silversides (</w:t>
      </w:r>
      <w:r w:rsidRPr="00544779">
        <w:rPr>
          <w:i/>
          <w:iCs/>
        </w:rPr>
        <w:t>Menidia</w:t>
      </w:r>
      <w:r>
        <w:t xml:space="preserve"> </w:t>
      </w:r>
      <w:r w:rsidRPr="00544779">
        <w:rPr>
          <w:i/>
          <w:iCs/>
        </w:rPr>
        <w:t>menidia</w:t>
      </w:r>
      <w:r>
        <w:t xml:space="preserve">) as focal species.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t>interannual variation</w:t>
      </w:r>
      <w:r>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t xml:space="preserve">the dynamics of species that use these areas to facilitate reproduction, growth, and migration, and could therefore be used to identify </w:t>
      </w:r>
      <w:r>
        <w:t>potential changes to</w:t>
      </w:r>
      <w:r w:rsidR="00F86040">
        <w:t xml:space="preserve"> Gulf of Maine</w:t>
      </w:r>
      <w:r>
        <w:t xml:space="preserve"> community and trophic ecology</w:t>
      </w:r>
      <w:r w:rsidR="00F86040">
        <w:t>.</w:t>
      </w:r>
    </w:p>
    <w:p w14:paraId="4A226766" w14:textId="77777777" w:rsidR="00544779" w:rsidRDefault="00544779" w:rsidP="005E42CD">
      <w:pPr>
        <w:spacing w:line="240" w:lineRule="auto"/>
        <w:rPr>
          <w:b/>
          <w:color w:val="4472C4"/>
        </w:rPr>
      </w:pPr>
    </w:p>
    <w:p w14:paraId="5BA8FC61" w14:textId="7EAA2E0A" w:rsidR="00C92709" w:rsidRPr="005E42CD" w:rsidRDefault="00C92709" w:rsidP="005E42CD">
      <w:pPr>
        <w:spacing w:line="240" w:lineRule="auto"/>
      </w:pPr>
      <w:r>
        <w:rPr>
          <w:b/>
          <w:color w:val="4472C4"/>
        </w:rPr>
        <w:t>Keywords:</w:t>
      </w:r>
      <w:r>
        <w:rPr>
          <w:color w:val="4472C4"/>
        </w:rPr>
        <w:t xml:space="preserve"> </w:t>
      </w:r>
      <w:r w:rsidR="00544779">
        <w:t>distribution, phenology, Gulf of Maine, nearshore, littoral</w:t>
      </w:r>
      <w:r>
        <w:br w:type="page"/>
      </w:r>
      <w:r>
        <w:rPr>
          <w:b/>
          <w:color w:val="4472C4"/>
        </w:rPr>
        <w:lastRenderedPageBreak/>
        <w:t>2</w:t>
      </w:r>
      <w:r>
        <w:rPr>
          <w:b/>
          <w:color w:val="4472C4"/>
        </w:rPr>
        <w:tab/>
        <w:t>Introduction</w:t>
      </w:r>
    </w:p>
    <w:p w14:paraId="1AE05964" w14:textId="52532C68" w:rsidR="00EA498A" w:rsidRDefault="009C0A61" w:rsidP="0005676A">
      <w:pPr>
        <w:spacing w:after="0" w:line="240" w:lineRule="auto"/>
        <w:rPr>
          <w:bCs/>
        </w:rPr>
      </w:pPr>
      <w:r>
        <w:rPr>
          <w:bCs/>
        </w:rPr>
        <w:t>Nearshore regions</w:t>
      </w:r>
      <w:r w:rsidR="00EA498A">
        <w:rPr>
          <w:bCs/>
        </w:rPr>
        <w:t xml:space="preserve"> </w:t>
      </w:r>
      <w:commentRangeStart w:id="1"/>
      <w:commentRangeStart w:id="2"/>
      <w:r w:rsidR="00EA498A">
        <w:rPr>
          <w:bCs/>
        </w:rPr>
        <w:t>(0-50 m depth</w:t>
      </w:r>
      <w:del w:id="3" w:author="Katie Lankowicz" w:date="2025-07-01T12:53:00Z" w16du:dateUtc="2025-07-01T16:53:00Z">
        <w:r w:rsidR="00EA498A">
          <w:rPr>
            <w:bCs/>
          </w:rPr>
          <w:delText>)</w:delText>
        </w:r>
        <w:r>
          <w:rPr>
            <w:bCs/>
          </w:rPr>
          <w:delText>,</w:delText>
        </w:r>
      </w:del>
      <w:ins w:id="4" w:author="Katie Lankowicz" w:date="2025-07-01T12:53:00Z" w16du:dateUtc="2025-07-01T16:53:00Z">
        <w:r w:rsidR="00EA498A">
          <w:rPr>
            <w:bCs/>
          </w:rPr>
          <w:t>)</w:t>
        </w:r>
        <w:commentRangeEnd w:id="1"/>
        <w:r w:rsidR="004E265F">
          <w:rPr>
            <w:rStyle w:val="CommentReference"/>
          </w:rPr>
          <w:commentReference w:id="1"/>
        </w:r>
      </w:ins>
      <w:commentRangeEnd w:id="2"/>
      <w:r w:rsidR="00717CBF">
        <w:rPr>
          <w:rStyle w:val="CommentReference"/>
        </w:rPr>
        <w:commentReference w:id="2"/>
      </w:r>
      <w:r>
        <w:rPr>
          <w:bCs/>
        </w:rPr>
        <w:t xml:space="preserve">, </w:t>
      </w:r>
      <w:r w:rsidR="00EA498A">
        <w:rPr>
          <w:bCs/>
        </w:rPr>
        <w:t>via</w:t>
      </w:r>
      <w:r>
        <w:rPr>
          <w:bCs/>
        </w:rPr>
        <w:t xml:space="preserve"> a unique combination of tidal mixing, freshwater input, shallow depths, </w:t>
      </w:r>
      <w:r w:rsidR="004E265F">
        <w:rPr>
          <w:bCs/>
        </w:rPr>
        <w:t>complex habitats (e.g., rocky coastline or emergent macrophytes)</w:t>
      </w:r>
      <w:r w:rsidR="00717CBF">
        <w:rPr>
          <w:bCs/>
        </w:rPr>
        <w:t>,</w:t>
      </w:r>
      <w:r w:rsidR="004E265F">
        <w:rPr>
          <w:bCs/>
        </w:rPr>
        <w:t xml:space="preserve"> </w:t>
      </w:r>
      <w:r>
        <w:rPr>
          <w:bCs/>
        </w:rPr>
        <w:t xml:space="preserve">and </w:t>
      </w:r>
      <w:r w:rsidR="00562A5F">
        <w:rPr>
          <w:bCs/>
        </w:rPr>
        <w:t>seasonal</w:t>
      </w:r>
      <w:r>
        <w:rPr>
          <w:bCs/>
        </w:rPr>
        <w:t xml:space="preserve"> variation in temperatures, are utilized by a </w:t>
      </w:r>
      <w:r w:rsidR="00EA498A">
        <w:rPr>
          <w:bCs/>
        </w:rPr>
        <w:t>wide</w:t>
      </w:r>
      <w:r>
        <w:rPr>
          <w:bCs/>
        </w:rPr>
        <w:t xml:space="preserve"> array of aquatic species</w:t>
      </w:r>
      <w:r w:rsidR="00EA498A">
        <w:rPr>
          <w:bCs/>
        </w:rPr>
        <w:t xml:space="preserve">. </w:t>
      </w:r>
      <w:r w:rsidR="00AA5D06">
        <w:rPr>
          <w:bCs/>
        </w:rPr>
        <w:t xml:space="preserve">The </w:t>
      </w:r>
      <w:r w:rsidR="00562A5F">
        <w:rPr>
          <w:bCs/>
        </w:rPr>
        <w:t>diverse mosaic</w:t>
      </w:r>
      <w:r w:rsidR="00AA5D06">
        <w:rPr>
          <w:bCs/>
        </w:rPr>
        <w:t xml:space="preserve"> of static</w:t>
      </w:r>
      <w:r w:rsidR="00A655C2">
        <w:rPr>
          <w:bCs/>
        </w:rPr>
        <w:t xml:space="preserve"> (depth, substrate)</w:t>
      </w:r>
      <w:r w:rsidR="00AA5D06">
        <w:rPr>
          <w:bCs/>
        </w:rPr>
        <w:t xml:space="preserve"> and dynamic</w:t>
      </w:r>
      <w:r w:rsidR="00A655C2">
        <w:rPr>
          <w:bCs/>
        </w:rPr>
        <w:t xml:space="preserve"> (tidal currents, temperature, salinity) environmental</w:t>
      </w:r>
      <w:r w:rsidR="00AA5D06">
        <w:rPr>
          <w:bCs/>
        </w:rPr>
        <w:t xml:space="preserve"> characteristics within these relatively small areas allow</w:t>
      </w:r>
      <w:r w:rsidR="00361E2E">
        <w:rPr>
          <w:bCs/>
        </w:rPr>
        <w:t>s</w:t>
      </w:r>
      <w:r w:rsidR="00AA5D06">
        <w:rPr>
          <w:bCs/>
        </w:rPr>
        <w:t xml:space="preserve"> </w:t>
      </w:r>
      <w:r w:rsidR="00562A5F">
        <w:rPr>
          <w:bCs/>
        </w:rPr>
        <w:t xml:space="preserve">organisms to </w:t>
      </w:r>
      <w:r w:rsidR="00CF4A80">
        <w:rPr>
          <w:bCs/>
        </w:rPr>
        <w:t xml:space="preserve">target one or more ecosystem services by </w:t>
      </w:r>
      <w:r w:rsidR="00562A5F">
        <w:rPr>
          <w:bCs/>
        </w:rPr>
        <w:t>select</w:t>
      </w:r>
      <w:r w:rsidR="00CF4A80">
        <w:rPr>
          <w:bCs/>
        </w:rPr>
        <w:t>ing</w:t>
      </w:r>
      <w:r w:rsidR="00AA5D06">
        <w:rPr>
          <w:bCs/>
        </w:rPr>
        <w:t xml:space="preserve"> habitat</w:t>
      </w:r>
      <w:r w:rsidR="00361E2E">
        <w:rPr>
          <w:bCs/>
        </w:rPr>
        <w:t>s</w:t>
      </w:r>
      <w:r w:rsidR="00AA5D06">
        <w:rPr>
          <w:bCs/>
        </w:rPr>
        <w:t xml:space="preserve"> </w:t>
      </w:r>
      <w:r w:rsidR="00361E2E">
        <w:rPr>
          <w:bCs/>
        </w:rPr>
        <w:t>at fine spatial and temporal scales</w:t>
      </w:r>
      <w:r w:rsidR="00AA5D06">
        <w:rPr>
          <w:bCs/>
        </w:rPr>
        <w:t xml:space="preserve">. </w:t>
      </w:r>
      <w:r w:rsidR="00EA498A">
        <w:rPr>
          <w:bCs/>
        </w:rPr>
        <w:t>Nearshore regions</w:t>
      </w:r>
      <w:r>
        <w:rPr>
          <w:bCs/>
        </w:rPr>
        <w:t xml:space="preserve"> are often used </w:t>
      </w:r>
      <w:r w:rsidR="00AA5D06">
        <w:rPr>
          <w:bCs/>
        </w:rPr>
        <w:t xml:space="preserve">seasonally </w:t>
      </w:r>
      <w:r>
        <w:rPr>
          <w:bCs/>
        </w:rPr>
        <w:t xml:space="preserve">as spawning grounds </w:t>
      </w:r>
      <w:r>
        <w:rPr>
          <w:bCs/>
        </w:rPr>
        <w:fldChar w:fldCharType="begin"/>
      </w:r>
      <w:r>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Pr>
          <w:bCs/>
        </w:rPr>
        <w:fldChar w:fldCharType="separate"/>
      </w:r>
      <w:r w:rsidRPr="009C0A61">
        <w:rPr>
          <w:rFonts w:ascii="Aptos" w:hAnsi="Aptos"/>
        </w:rPr>
        <w:t>(Fairchild et al. 2013)</w:t>
      </w:r>
      <w:r>
        <w:rPr>
          <w:bCs/>
        </w:rPr>
        <w:fldChar w:fldCharType="end"/>
      </w:r>
      <w:r>
        <w:rPr>
          <w:bCs/>
        </w:rPr>
        <w:t xml:space="preserve"> or nursery habitat</w:t>
      </w:r>
      <w:r w:rsidR="00361E2E">
        <w:rPr>
          <w:bCs/>
        </w:rPr>
        <w:t>s</w:t>
      </w:r>
      <w:r>
        <w:rPr>
          <w:bCs/>
        </w:rPr>
        <w:t xml:space="preserve"> </w:t>
      </w:r>
      <w:r>
        <w:rPr>
          <w:bCs/>
        </w:rPr>
        <w:fldChar w:fldCharType="begin"/>
      </w:r>
      <w:r>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Pr>
          <w:bCs/>
        </w:rPr>
        <w:fldChar w:fldCharType="separate"/>
      </w:r>
      <w:r w:rsidRPr="009C0A61">
        <w:rPr>
          <w:rFonts w:ascii="Aptos" w:hAnsi="Aptos"/>
        </w:rPr>
        <w:t>(Stevenson et al. 2014)</w:t>
      </w:r>
      <w:r>
        <w:rPr>
          <w:bCs/>
        </w:rPr>
        <w:fldChar w:fldCharType="end"/>
      </w:r>
      <w:r>
        <w:rPr>
          <w:bCs/>
        </w:rPr>
        <w:t xml:space="preserve"> for juvenile life stages due to their high productivity and the protective effects of </w:t>
      </w:r>
      <w:r w:rsidR="004E265F">
        <w:rPr>
          <w:bCs/>
        </w:rPr>
        <w:t xml:space="preserve">complex habitats and </w:t>
      </w:r>
      <w:r>
        <w:rPr>
          <w:bCs/>
        </w:rPr>
        <w:t xml:space="preserve">shallow and turbid waters against predation </w:t>
      </w:r>
      <w:r w:rsidR="00EA498A">
        <w:rPr>
          <w:bCs/>
        </w:rPr>
        <w:fldChar w:fldCharType="begin"/>
      </w:r>
      <w:r w:rsidR="00EA498A">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Pr>
          <w:bCs/>
        </w:rPr>
        <w:fldChar w:fldCharType="separate"/>
      </w:r>
      <w:r w:rsidR="00EA498A" w:rsidRPr="00EA498A">
        <w:rPr>
          <w:rFonts w:ascii="Aptos" w:hAnsi="Aptos"/>
        </w:rPr>
        <w:t>(Beck et al. 2001, Munsch et al. 2016)</w:t>
      </w:r>
      <w:r w:rsidR="00EA498A">
        <w:rPr>
          <w:bCs/>
        </w:rPr>
        <w:fldChar w:fldCharType="end"/>
      </w:r>
      <w:r>
        <w:rPr>
          <w:bCs/>
        </w:rPr>
        <w:t xml:space="preserve">. Nearshore regions also facilitate seasonal resource acquisition </w:t>
      </w:r>
      <w:r w:rsidR="00EA498A">
        <w:rPr>
          <w:bCs/>
        </w:rPr>
        <w:fldChar w:fldCharType="begin"/>
      </w:r>
      <w:r w:rsidR="001774AF">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Pr>
          <w:bCs/>
        </w:rPr>
        <w:fldChar w:fldCharType="separate"/>
      </w:r>
      <w:r w:rsidR="00EA498A" w:rsidRPr="00EA498A">
        <w:rPr>
          <w:rFonts w:ascii="Aptos" w:hAnsi="Aptos"/>
        </w:rPr>
        <w:t>(Falke et al. 2024)</w:t>
      </w:r>
      <w:r w:rsidR="00EA498A">
        <w:rPr>
          <w:bCs/>
        </w:rPr>
        <w:fldChar w:fldCharType="end"/>
      </w:r>
      <w:r>
        <w:rPr>
          <w:bCs/>
        </w:rPr>
        <w:t xml:space="preserve"> and migratory pathways by both oceanodromous </w:t>
      </w:r>
      <w:r w:rsidR="00EA498A">
        <w:rPr>
          <w:bCs/>
        </w:rPr>
        <w:fldChar w:fldCharType="begin"/>
      </w:r>
      <w:r w:rsidR="00167751">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Pr>
          <w:bCs/>
        </w:rPr>
        <w:fldChar w:fldCharType="separate"/>
      </w:r>
      <w:r w:rsidR="00EA498A" w:rsidRPr="00EA498A">
        <w:rPr>
          <w:rFonts w:ascii="Aptos" w:hAnsi="Aptos"/>
        </w:rPr>
        <w:t>(Stevenson 1989, Lazzari &amp; Stevenson 1992)</w:t>
      </w:r>
      <w:r w:rsidR="00EA498A">
        <w:rPr>
          <w:bCs/>
        </w:rPr>
        <w:fldChar w:fldCharType="end"/>
      </w:r>
      <w:r>
        <w:rPr>
          <w:bCs/>
        </w:rPr>
        <w:t xml:space="preserve"> and diadromous</w:t>
      </w:r>
      <w:r w:rsidR="00EA498A">
        <w:rPr>
          <w:bCs/>
        </w:rPr>
        <w:t xml:space="preserve"> species</w:t>
      </w:r>
      <w:r>
        <w:rPr>
          <w:bCs/>
        </w:rPr>
        <w:t xml:space="preserve"> </w:t>
      </w:r>
      <w:r w:rsidR="00EA498A">
        <w:rPr>
          <w:bCs/>
        </w:rPr>
        <w:fldChar w:fldCharType="begin"/>
      </w:r>
      <w:r w:rsidR="00EA498A">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Pr>
          <w:bCs/>
        </w:rPr>
        <w:fldChar w:fldCharType="separate"/>
      </w:r>
      <w:r w:rsidR="00EA498A" w:rsidRPr="00EA498A">
        <w:rPr>
          <w:rFonts w:ascii="Aptos" w:hAnsi="Aptos"/>
        </w:rPr>
        <w:t>(Saunders et al. 2006)</w:t>
      </w:r>
      <w:r w:rsidR="00EA498A">
        <w:rPr>
          <w:bCs/>
        </w:rPr>
        <w:fldChar w:fldCharType="end"/>
      </w:r>
      <w:r>
        <w:rPr>
          <w:bCs/>
        </w:rPr>
        <w:t>.</w:t>
      </w:r>
      <w:r w:rsidR="00AA5D06">
        <w:rPr>
          <w:bCs/>
        </w:rPr>
        <w:t xml:space="preserve"> </w:t>
      </w:r>
      <w:r w:rsidR="00EA498A">
        <w:rPr>
          <w:bCs/>
        </w:rPr>
        <w:t xml:space="preserve">The reliance of many commercially important species </w:t>
      </w:r>
      <w:r w:rsidR="00AA5D06">
        <w:rPr>
          <w:bCs/>
        </w:rPr>
        <w:t>(e.g. herring</w:t>
      </w:r>
      <w:r w:rsidR="004E265F">
        <w:rPr>
          <w:bCs/>
        </w:rPr>
        <w:t>s</w:t>
      </w:r>
      <w:r w:rsidR="00AA5D06">
        <w:rPr>
          <w:bCs/>
        </w:rPr>
        <w:t xml:space="preserve">, groundfish, lobsters, bivalves) </w:t>
      </w:r>
      <w:r w:rsidR="00EA498A">
        <w:rPr>
          <w:bCs/>
        </w:rPr>
        <w:t>on nearshore regions for at least a portion of their life histories</w:t>
      </w:r>
      <w:r w:rsidR="00AA5D06">
        <w:rPr>
          <w:bCs/>
        </w:rPr>
        <w:t xml:space="preserve"> and the relative accessibility of these areas to human harvest </w:t>
      </w:r>
      <w:r w:rsidR="00EA498A">
        <w:rPr>
          <w:bCs/>
        </w:rPr>
        <w:t>conveys not only ecological importance</w:t>
      </w:r>
      <w:r w:rsidR="001407E8">
        <w:rPr>
          <w:bCs/>
        </w:rPr>
        <w:t>,</w:t>
      </w:r>
      <w:r w:rsidR="00EA498A">
        <w:rPr>
          <w:bCs/>
        </w:rPr>
        <w:t xml:space="preserve"> but also economic importance.</w:t>
      </w:r>
    </w:p>
    <w:p w14:paraId="7263164F" w14:textId="77777777" w:rsidR="00EA498A" w:rsidRDefault="00EA498A" w:rsidP="0005676A">
      <w:pPr>
        <w:spacing w:after="0" w:line="240" w:lineRule="auto"/>
        <w:rPr>
          <w:bCs/>
        </w:rPr>
      </w:pPr>
    </w:p>
    <w:p w14:paraId="4F93CD5E" w14:textId="2326A422" w:rsidR="00CF4A80" w:rsidRDefault="00EA498A" w:rsidP="0005676A">
      <w:pPr>
        <w:spacing w:after="0" w:line="240" w:lineRule="auto"/>
        <w:rPr>
          <w:bCs/>
        </w:rPr>
      </w:pPr>
      <w:r>
        <w:rPr>
          <w:bCs/>
        </w:rPr>
        <w:t xml:space="preserve">Temperature is a critical factor for habitat selection, </w:t>
      </w:r>
      <w:r w:rsidR="00AA5D06">
        <w:rPr>
          <w:bCs/>
        </w:rPr>
        <w:t xml:space="preserve">growth, </w:t>
      </w:r>
      <w:r>
        <w:rPr>
          <w:bCs/>
        </w:rPr>
        <w:t xml:space="preserve">and </w:t>
      </w:r>
      <w:r w:rsidR="00AA5D06">
        <w:rPr>
          <w:bCs/>
        </w:rPr>
        <w:t>phenology</w:t>
      </w:r>
      <w:r>
        <w:rPr>
          <w:bCs/>
        </w:rPr>
        <w:t xml:space="preserve"> </w:t>
      </w:r>
      <w:r w:rsidR="00AA5D06">
        <w:rPr>
          <w:bCs/>
        </w:rPr>
        <w:t xml:space="preserve">for </w:t>
      </w:r>
      <w:r>
        <w:rPr>
          <w:bCs/>
        </w:rPr>
        <w:t xml:space="preserve">many </w:t>
      </w:r>
      <w:r w:rsidR="00AA5D06">
        <w:rPr>
          <w:bCs/>
        </w:rPr>
        <w:t>aquatic species</w:t>
      </w:r>
      <w:r>
        <w:rPr>
          <w:bCs/>
        </w:rPr>
        <w:t xml:space="preserve"> </w:t>
      </w:r>
      <w:r w:rsidR="00AA5D06">
        <w:rPr>
          <w:bCs/>
        </w:rPr>
        <w:fldChar w:fldCharType="begin"/>
      </w:r>
      <w:r w:rsidR="00AA5D06">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Pr>
          <w:rFonts w:ascii="Cambria Math" w:hAnsi="Cambria Math" w:cs="Cambria Math"/>
          <w:bCs/>
        </w:rPr>
        <w:instrText>‐</w:instrText>
      </w:r>
      <w:r w:rsidR="00AA5D06">
        <w:rPr>
          <w:bCs/>
        </w:rPr>
        <w:instrText>human systems; and (d) potential phenology</w:instrText>
      </w:r>
      <w:r w:rsidR="00AA5D06">
        <w:rPr>
          <w:rFonts w:ascii="Cambria Math" w:hAnsi="Cambria Math" w:cs="Cambria Math"/>
          <w:bCs/>
        </w:rPr>
        <w:instrText>‐</w:instrText>
      </w:r>
      <w:r w:rsidR="00AA5D06">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Pr>
          <w:rFonts w:ascii="Cambria Math" w:hAnsi="Cambria Math" w:cs="Cambria Math"/>
          <w:bCs/>
        </w:rPr>
        <w:instrText>‐</w:instrText>
      </w:r>
      <w:r w:rsidR="00AA5D06">
        <w:rPr>
          <w:bCs/>
        </w:rPr>
        <w:instrText>invertebrates, and lobster fishery landings. Reduced duration was observed in winter</w:instrText>
      </w:r>
      <w:r w:rsidR="00AA5D06">
        <w:rPr>
          <w:rFonts w:ascii="Aptos" w:hAnsi="Aptos" w:cs="Aptos"/>
          <w:bCs/>
        </w:rPr>
        <w:instrText>–</w:instrText>
      </w:r>
      <w:r w:rsidR="00AA5D06">
        <w:rPr>
          <w:bCs/>
        </w:rPr>
        <w:instrText>spring ice</w:instrText>
      </w:r>
      <w:r w:rsidR="00AA5D06">
        <w:rPr>
          <w:rFonts w:ascii="Cambria Math" w:hAnsi="Cambria Math" w:cs="Cambria Math"/>
          <w:bCs/>
        </w:rPr>
        <w:instrText>‐</w:instrText>
      </w:r>
      <w:r w:rsidR="00AA5D06">
        <w:rPr>
          <w:bCs/>
        </w:rPr>
        <w:instrText>affected stream flows. Two studies projected phenological changes, both finding diapause duration would decrease in zooplankton under future climate scenarios. Phenological responses were species</w:instrText>
      </w:r>
      <w:r w:rsidR="00AA5D06">
        <w:rPr>
          <w:rFonts w:ascii="Cambria Math" w:hAnsi="Cambria Math" w:cs="Cambria Math"/>
          <w:bCs/>
        </w:rPr>
        <w:instrText>‐</w:instrText>
      </w:r>
      <w:r w:rsidR="00AA5D06">
        <w:rPr>
          <w:bCs/>
        </w:rPr>
        <w:instrText>specific and varied depending on the environmental driver, spatial, and temporal scales evaluated. Overall, a wide range of baseline phenology and relevant modeling studies exist, yet surprisingly few document long</w:instrText>
      </w:r>
      <w:r w:rsidR="00AA5D06">
        <w:rPr>
          <w:rFonts w:ascii="Cambria Math" w:hAnsi="Cambria Math" w:cs="Cambria Math"/>
          <w:bCs/>
        </w:rPr>
        <w:instrText>‐</w:instrText>
      </w:r>
      <w:r w:rsidR="00AA5D06">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Pr>
          <w:bCs/>
        </w:rPr>
        <w:fldChar w:fldCharType="separate"/>
      </w:r>
      <w:r w:rsidR="00AA5D06" w:rsidRPr="00AA5D06">
        <w:rPr>
          <w:rFonts w:ascii="Aptos" w:hAnsi="Aptos" w:cs="Times New Roman"/>
          <w:kern w:val="0"/>
        </w:rPr>
        <w:t>(Pörtner 2002, Staudinger et al. 2019)</w:t>
      </w:r>
      <w:r w:rsidR="00AA5D06">
        <w:rPr>
          <w:bCs/>
        </w:rPr>
        <w:fldChar w:fldCharType="end"/>
      </w:r>
      <w:r>
        <w:rPr>
          <w:bCs/>
        </w:rPr>
        <w:t xml:space="preserve">. </w:t>
      </w:r>
      <w:r w:rsidR="00AA5D06">
        <w:rPr>
          <w:bCs/>
        </w:rPr>
        <w:t xml:space="preserve">Increases in ocean temperatures linked to climate change have been shown to affect </w:t>
      </w:r>
      <w:r w:rsidR="00CF4A80">
        <w:rPr>
          <w:bCs/>
        </w:rPr>
        <w:t xml:space="preserve">habitat selection </w:t>
      </w:r>
      <w:r w:rsidR="00CF4A80">
        <w:rPr>
          <w:bCs/>
        </w:rPr>
        <w:fldChar w:fldCharType="begin"/>
      </w:r>
      <w:r w:rsidR="00CF4A80">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Pr>
          <w:bCs/>
        </w:rPr>
        <w:fldChar w:fldCharType="separate"/>
      </w:r>
      <w:r w:rsidR="00CF4A80" w:rsidRPr="00AA5D06">
        <w:rPr>
          <w:rFonts w:ascii="Aptos" w:hAnsi="Aptos"/>
        </w:rPr>
        <w:t>(Methratta &amp; Link 2007)</w:t>
      </w:r>
      <w:r w:rsidR="00CF4A80">
        <w:rPr>
          <w:bCs/>
        </w:rPr>
        <w:fldChar w:fldCharType="end"/>
      </w:r>
      <w:r w:rsidR="00CF4A80">
        <w:rPr>
          <w:bCs/>
        </w:rPr>
        <w:t xml:space="preserve">, </w:t>
      </w:r>
      <w:r w:rsidR="00AA5D06">
        <w:rPr>
          <w:bCs/>
        </w:rPr>
        <w:t xml:space="preserve">distributions </w:t>
      </w:r>
      <w:r w:rsidR="00AA5D06">
        <w:rPr>
          <w:bCs/>
        </w:rPr>
        <w:fldChar w:fldCharType="begin"/>
      </w:r>
      <w:r w:rsidR="00AA5D06">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(Nye et al. 2009, Pershing et al. 2021)</w:t>
      </w:r>
      <w:r w:rsidR="00AA5D06">
        <w:rPr>
          <w:bCs/>
        </w:rPr>
        <w:fldChar w:fldCharType="end"/>
      </w:r>
      <w:r w:rsidR="00AA5D06">
        <w:rPr>
          <w:bCs/>
        </w:rPr>
        <w:t xml:space="preserve">, mortality and productivity </w:t>
      </w:r>
      <w:r w:rsidR="00AA5D06">
        <w:rPr>
          <w:bCs/>
        </w:rPr>
        <w:fldChar w:fldCharType="begin"/>
      </w:r>
      <w:r w:rsidR="00AA5D06">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Pr>
          <w:bCs/>
        </w:rPr>
        <w:fldChar w:fldCharType="separate"/>
      </w:r>
      <w:r w:rsidR="00AA5D06" w:rsidRPr="00AA5D06">
        <w:rPr>
          <w:rFonts w:ascii="Aptos" w:hAnsi="Aptos"/>
        </w:rPr>
        <w:t>(Pershing et al. 2015, Le Bris et al. 2018)</w:t>
      </w:r>
      <w:r w:rsidR="00AA5D06">
        <w:rPr>
          <w:bCs/>
        </w:rPr>
        <w:fldChar w:fldCharType="end"/>
      </w:r>
      <w:r w:rsidR="00AA5D06">
        <w:rPr>
          <w:bCs/>
        </w:rPr>
        <w:t xml:space="preserve">, and body sizes </w:t>
      </w:r>
      <w:r w:rsidR="00AA5D06">
        <w:rPr>
          <w:bCs/>
        </w:rPr>
        <w:fldChar w:fldCharType="begin"/>
      </w:r>
      <w:r w:rsidR="004B3608">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Pr>
          <w:bCs/>
        </w:rPr>
        <w:fldChar w:fldCharType="separate"/>
      </w:r>
      <w:r w:rsidR="004B3608" w:rsidRPr="004B3608">
        <w:rPr>
          <w:rFonts w:ascii="Aptos" w:hAnsi="Aptos"/>
        </w:rPr>
        <w:t>(Sheridan &amp; Bickford 2011, Cheung et al. 2013)</w:t>
      </w:r>
      <w:r w:rsidR="00AA5D06">
        <w:rPr>
          <w:bCs/>
        </w:rPr>
        <w:fldChar w:fldCharType="end"/>
      </w:r>
      <w:r w:rsidR="00AA5D06">
        <w:rPr>
          <w:bCs/>
        </w:rPr>
        <w:t xml:space="preserve"> of marine organisms. The response to increased temperatures can be species-specific and further affected by position along </w:t>
      </w:r>
      <w:r w:rsidR="00361E2E">
        <w:rPr>
          <w:bCs/>
        </w:rPr>
        <w:t xml:space="preserve">a </w:t>
      </w:r>
      <w:r w:rsidR="00AA5D06">
        <w:rPr>
          <w:bCs/>
        </w:rPr>
        <w:t xml:space="preserve">latitudinal range, leading to varied impacts </w:t>
      </w:r>
      <w:r w:rsidR="00361E2E">
        <w:rPr>
          <w:bCs/>
        </w:rPr>
        <w:t>on</w:t>
      </w:r>
      <w:r w:rsidR="00AA5D06">
        <w:rPr>
          <w:bCs/>
        </w:rPr>
        <w:t xml:space="preserve"> species interactions and other aspects of community ecology. The North Atlantic Ocean, and the Gulf of Maine</w:t>
      </w:r>
      <w:r w:rsidR="00562A5F">
        <w:rPr>
          <w:bCs/>
        </w:rPr>
        <w:t xml:space="preserve"> (hereafter, GoM)</w:t>
      </w:r>
      <w:r w:rsidR="00AA5D06">
        <w:rPr>
          <w:bCs/>
        </w:rPr>
        <w:t xml:space="preserve"> in particular, has experienced rapid warming in recent decades </w:t>
      </w:r>
      <w:r w:rsidR="00AA5D06">
        <w:rPr>
          <w:bCs/>
        </w:rPr>
        <w:fldChar w:fldCharType="begin"/>
      </w:r>
      <w:r w:rsidR="00AA5D06">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(Pershing et al. 2015, 2021)</w:t>
      </w:r>
      <w:r w:rsidR="00AA5D06">
        <w:rPr>
          <w:bCs/>
        </w:rPr>
        <w:fldChar w:fldCharType="end"/>
      </w:r>
      <w:r w:rsidR="00AA5D06">
        <w:rPr>
          <w:bCs/>
        </w:rPr>
        <w:t xml:space="preserve">. Basin-scale </w:t>
      </w:r>
      <w:r w:rsidR="00A655C2">
        <w:rPr>
          <w:bCs/>
        </w:rPr>
        <w:t>hydroclimatic</w:t>
      </w:r>
      <w:r w:rsidR="00AA5D06">
        <w:rPr>
          <w:bCs/>
        </w:rPr>
        <w:t xml:space="preserve"> changes have already been linked to changes in nearshore ecosystem </w:t>
      </w:r>
      <w:r w:rsidR="00CF4A80">
        <w:rPr>
          <w:bCs/>
        </w:rPr>
        <w:t>use</w:t>
      </w:r>
      <w:r w:rsidR="00AA5D06">
        <w:rPr>
          <w:bCs/>
        </w:rPr>
        <w:t xml:space="preserve"> and</w:t>
      </w:r>
      <w:r w:rsidR="00CF4A80">
        <w:rPr>
          <w:bCs/>
        </w:rPr>
        <w:t xml:space="preserve"> population dynamics of</w:t>
      </w:r>
      <w:r w:rsidR="00AA5D06">
        <w:rPr>
          <w:bCs/>
        </w:rPr>
        <w:t xml:space="preserve"> iconic </w:t>
      </w:r>
      <w:r w:rsidR="00562A5F">
        <w:rPr>
          <w:bCs/>
        </w:rPr>
        <w:t>GoM</w:t>
      </w:r>
      <w:r w:rsidR="00AA5D06">
        <w:rPr>
          <w:bCs/>
        </w:rPr>
        <w:t xml:space="preserve"> species like American lobster and Atlantic cod </w:t>
      </w:r>
      <w:r w:rsidR="00AA5D06">
        <w:rPr>
          <w:bCs/>
        </w:rPr>
        <w:fldChar w:fldCharType="begin"/>
      </w:r>
      <w:r w:rsidR="00AA5D06">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4E265F">
        <w:rPr>
          <w:bCs/>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Pr>
          <w:bCs/>
        </w:rPr>
        <w:fldChar w:fldCharType="separate"/>
      </w:r>
      <w:r w:rsidR="00AA5D06" w:rsidRPr="004E265F">
        <w:rPr>
          <w:rFonts w:ascii="Aptos" w:hAnsi="Aptos"/>
          <w:lang w:val="fr-FR"/>
        </w:rPr>
        <w:t>(Pershing et al. 2015, Le Bris et al. 2018, Record et al. 2024)</w:t>
      </w:r>
      <w:r w:rsidR="00AA5D06">
        <w:rPr>
          <w:bCs/>
        </w:rPr>
        <w:fldChar w:fldCharType="end"/>
      </w:r>
      <w:r w:rsidR="00AA5D06" w:rsidRPr="004E265F">
        <w:rPr>
          <w:bCs/>
          <w:lang w:val="fr-FR"/>
        </w:rPr>
        <w:t xml:space="preserve">. </w:t>
      </w:r>
      <w:r w:rsidR="00AA5D06">
        <w:rPr>
          <w:bCs/>
        </w:rPr>
        <w:t>They may also be facilitating northward range expansions of typically mid-Atlantic species like black sea bass</w:t>
      </w:r>
      <w:r w:rsidR="00CF4A80">
        <w:rPr>
          <w:bCs/>
        </w:rPr>
        <w:t xml:space="preserve"> </w:t>
      </w:r>
      <w:r w:rsidR="00AA5D06">
        <w:rPr>
          <w:bCs/>
        </w:rPr>
        <w:t xml:space="preserve">and blue crabs </w:t>
      </w:r>
      <w:r w:rsidR="00AA5D06">
        <w:rPr>
          <w:bCs/>
        </w:rPr>
        <w:fldChar w:fldCharType="begin"/>
      </w:r>
      <w:r w:rsidR="00CF4A80">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Pr>
          <w:bCs/>
        </w:rPr>
        <w:fldChar w:fldCharType="separate"/>
      </w:r>
      <w:r w:rsidR="00CF4A80" w:rsidRPr="00CF4A80">
        <w:rPr>
          <w:rFonts w:ascii="Aptos" w:hAnsi="Aptos"/>
        </w:rPr>
        <w:t>(Johnson 2015, Bell et al. 2015, McBride et al. 2018)</w:t>
      </w:r>
      <w:r w:rsidR="00AA5D06">
        <w:rPr>
          <w:bCs/>
        </w:rPr>
        <w:fldChar w:fldCharType="end"/>
      </w:r>
      <w:r w:rsidR="00AA5D06">
        <w:rPr>
          <w:bCs/>
        </w:rPr>
        <w:t xml:space="preserve">. The </w:t>
      </w:r>
      <w:r w:rsidR="00562A5F">
        <w:rPr>
          <w:bCs/>
        </w:rPr>
        <w:t>GoM</w:t>
      </w:r>
      <w:r w:rsidR="00AA5D06">
        <w:rPr>
          <w:bCs/>
        </w:rPr>
        <w:t xml:space="preserve"> has relatively low biodiversity, which could limit the resilience of its ecosystems to biotic and abiotic changes </w:t>
      </w:r>
      <w:r w:rsidR="00AA5D06">
        <w:rPr>
          <w:bCs/>
        </w:rPr>
        <w:fldChar w:fldCharType="begin"/>
      </w:r>
      <w:r w:rsidR="00167751">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Pr>
          <w:rFonts w:ascii="Cambria Math" w:hAnsi="Cambria Math" w:cs="Cambria Math"/>
          <w:bCs/>
        </w:rPr>
        <w:instrText>‐</w:instrText>
      </w:r>
      <w:r w:rsidR="00167751">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Pr>
          <w:bCs/>
        </w:rPr>
        <w:fldChar w:fldCharType="separate"/>
      </w:r>
      <w:r w:rsidR="00AA5D06" w:rsidRPr="00AA5D06">
        <w:rPr>
          <w:rFonts w:ascii="Aptos" w:hAnsi="Aptos"/>
        </w:rPr>
        <w:t>(Steneck &amp; Wahle 2013, McMahan &amp; Grabowski 2019)</w:t>
      </w:r>
      <w:r w:rsidR="00AA5D06">
        <w:rPr>
          <w:bCs/>
        </w:rPr>
        <w:fldChar w:fldCharType="end"/>
      </w:r>
      <w:r w:rsidR="00AA5D06">
        <w:rPr>
          <w:bCs/>
        </w:rPr>
        <w:t xml:space="preserve">. </w:t>
      </w:r>
    </w:p>
    <w:p w14:paraId="339FEDE1" w14:textId="77777777" w:rsidR="00CF4A80" w:rsidRDefault="00CF4A80" w:rsidP="0005676A">
      <w:pPr>
        <w:spacing w:after="0" w:line="240" w:lineRule="auto"/>
        <w:rPr>
          <w:bCs/>
        </w:rPr>
      </w:pPr>
    </w:p>
    <w:p w14:paraId="38C142C4" w14:textId="061138C3" w:rsidR="00A655C2" w:rsidRDefault="00AA5D06" w:rsidP="0005676A">
      <w:pPr>
        <w:spacing w:after="0" w:line="240" w:lineRule="auto"/>
        <w:rPr>
          <w:bCs/>
        </w:rPr>
      </w:pPr>
      <w:r>
        <w:rPr>
          <w:bCs/>
        </w:rPr>
        <w:t xml:space="preserve">Regional warming is expected to continue at an above-average rate </w:t>
      </w:r>
      <w:r w:rsidR="00CF4A80">
        <w:rPr>
          <w:bCs/>
        </w:rPr>
        <w:t xml:space="preserve">in the GoM </w:t>
      </w:r>
      <w:r>
        <w:rPr>
          <w:bCs/>
        </w:rPr>
        <w:t xml:space="preserve">as compared to </w:t>
      </w:r>
      <w:r w:rsidR="00CF4A80">
        <w:rPr>
          <w:bCs/>
        </w:rPr>
        <w:t>other oceanic ecoregions</w:t>
      </w:r>
      <w:r>
        <w:rPr>
          <w:bCs/>
        </w:rPr>
        <w:t xml:space="preserve"> </w:t>
      </w:r>
      <w:r>
        <w:rPr>
          <w:bCs/>
        </w:rPr>
        <w:fldChar w:fldCharType="begin"/>
      </w:r>
      <w:r w:rsidR="00167751">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Pr>
          <w:bCs/>
        </w:rPr>
        <w:fldChar w:fldCharType="separate"/>
      </w:r>
      <w:r w:rsidRPr="00AA5D06">
        <w:rPr>
          <w:rFonts w:ascii="Aptos" w:hAnsi="Aptos"/>
        </w:rPr>
        <w:t>(Saba et al. 2016)</w:t>
      </w:r>
      <w:r>
        <w:rPr>
          <w:bCs/>
        </w:rPr>
        <w:fldChar w:fldCharType="end"/>
      </w:r>
      <w:r w:rsidR="00CF4A80">
        <w:rPr>
          <w:bCs/>
        </w:rPr>
        <w:t>. T</w:t>
      </w:r>
      <w:r>
        <w:rPr>
          <w:bCs/>
        </w:rPr>
        <w:t xml:space="preserve">emperature-linked disturbances to historic nearshore community structure and function may become more frequent, intense, and prolonged. Monitoring nearshore regions will be critical to </w:t>
      </w:r>
      <w:proofErr w:type="gramStart"/>
      <w:r>
        <w:rPr>
          <w:bCs/>
        </w:rPr>
        <w:t>predicting</w:t>
      </w:r>
      <w:proofErr w:type="gramEnd"/>
      <w:r>
        <w:rPr>
          <w:bCs/>
        </w:rPr>
        <w:t xml:space="preserve"> and </w:t>
      </w:r>
      <w:proofErr w:type="gramStart"/>
      <w:r>
        <w:rPr>
          <w:bCs/>
        </w:rPr>
        <w:t>understanding</w:t>
      </w:r>
      <w:proofErr w:type="gramEnd"/>
      <w:r>
        <w:rPr>
          <w:bCs/>
        </w:rPr>
        <w:t xml:space="preserve"> how increased temperatures may affect </w:t>
      </w:r>
      <w:r w:rsidR="00A655C2">
        <w:rPr>
          <w:bCs/>
        </w:rPr>
        <w:t xml:space="preserve">biological </w:t>
      </w:r>
      <w:r w:rsidR="001774AF">
        <w:rPr>
          <w:bCs/>
        </w:rPr>
        <w:t xml:space="preserve">organization </w:t>
      </w:r>
      <w:r w:rsidR="00A655C2">
        <w:rPr>
          <w:bCs/>
        </w:rPr>
        <w:t xml:space="preserve">levels from individual species to the overall </w:t>
      </w:r>
      <w:r w:rsidR="00562A5F">
        <w:rPr>
          <w:bCs/>
        </w:rPr>
        <w:t>GoM</w:t>
      </w:r>
      <w:r w:rsidR="00A655C2">
        <w:rPr>
          <w:bCs/>
        </w:rPr>
        <w:t xml:space="preserve"> ecosystem.</w:t>
      </w:r>
      <w:r w:rsidR="00562A5F">
        <w:rPr>
          <w:bCs/>
        </w:rPr>
        <w:t xml:space="preserve"> In this study, we will relate changes in nearshore surface temperature </w:t>
      </w:r>
      <w:r w:rsidR="00CF4A80">
        <w:rPr>
          <w:bCs/>
        </w:rPr>
        <w:t xml:space="preserve">to changes in the </w:t>
      </w:r>
      <w:r w:rsidR="00562A5F">
        <w:rPr>
          <w:bCs/>
        </w:rPr>
        <w:t>community structure</w:t>
      </w:r>
      <w:r w:rsidR="00CF4A80">
        <w:rPr>
          <w:bCs/>
        </w:rPr>
        <w:t xml:space="preserve">, </w:t>
      </w:r>
      <w:r w:rsidR="00562A5F">
        <w:rPr>
          <w:bCs/>
        </w:rPr>
        <w:t>relative abundance</w:t>
      </w:r>
      <w:r w:rsidR="00CF4A80">
        <w:rPr>
          <w:bCs/>
        </w:rPr>
        <w:t xml:space="preserve">, and summer </w:t>
      </w:r>
      <w:r w:rsidR="00562A5F">
        <w:rPr>
          <w:bCs/>
        </w:rPr>
        <w:t xml:space="preserve">growth rates of </w:t>
      </w:r>
      <w:r w:rsidR="00CF4A80">
        <w:rPr>
          <w:bCs/>
        </w:rPr>
        <w:t xml:space="preserve">nearshore </w:t>
      </w:r>
      <w:r w:rsidR="00562A5F">
        <w:rPr>
          <w:bCs/>
        </w:rPr>
        <w:t>fishes</w:t>
      </w:r>
      <w:r w:rsidR="004E265F">
        <w:rPr>
          <w:bCs/>
        </w:rPr>
        <w:t xml:space="preserve"> commonly encountered in a beach seine survey</w:t>
      </w:r>
      <w:r w:rsidR="00562A5F">
        <w:rPr>
          <w:bCs/>
        </w:rPr>
        <w:t>, using Atlantic silverside (</w:t>
      </w:r>
      <w:r w:rsidR="00562A5F" w:rsidRPr="00A655C2">
        <w:rPr>
          <w:bCs/>
          <w:i/>
          <w:iCs/>
        </w:rPr>
        <w:t xml:space="preserve">Menidia </w:t>
      </w:r>
      <w:proofErr w:type="spellStart"/>
      <w:r w:rsidR="00562A5F" w:rsidRPr="00A655C2">
        <w:rPr>
          <w:bCs/>
          <w:i/>
          <w:iCs/>
        </w:rPr>
        <w:t>menidia</w:t>
      </w:r>
      <w:proofErr w:type="spellEnd"/>
      <w:r w:rsidR="00562A5F">
        <w:rPr>
          <w:bCs/>
          <w:i/>
          <w:iCs/>
        </w:rPr>
        <w:t xml:space="preserve">; </w:t>
      </w:r>
      <w:r w:rsidR="00562A5F" w:rsidRPr="001B5959">
        <w:rPr>
          <w:bCs/>
        </w:rPr>
        <w:t>hereafter, silverside</w:t>
      </w:r>
      <w:r w:rsidR="00562A5F">
        <w:rPr>
          <w:bCs/>
        </w:rPr>
        <w:t>) and Atlantic herring (</w:t>
      </w:r>
      <w:r w:rsidR="00562A5F" w:rsidRPr="00A655C2">
        <w:rPr>
          <w:bCs/>
          <w:i/>
          <w:iCs/>
        </w:rPr>
        <w:t>Clupea harengus</w:t>
      </w:r>
      <w:r w:rsidR="00562A5F">
        <w:rPr>
          <w:bCs/>
          <w:i/>
          <w:iCs/>
        </w:rPr>
        <w:t xml:space="preserve">; </w:t>
      </w:r>
      <w:r w:rsidR="00562A5F" w:rsidRPr="001B5959">
        <w:rPr>
          <w:bCs/>
        </w:rPr>
        <w:t>hereafter, herring</w:t>
      </w:r>
      <w:r w:rsidR="00562A5F">
        <w:rPr>
          <w:bCs/>
        </w:rPr>
        <w:t>) as focal species.</w:t>
      </w:r>
    </w:p>
    <w:p w14:paraId="0CBFCC02" w14:textId="77777777" w:rsidR="00562A5F" w:rsidRDefault="00562A5F" w:rsidP="0005676A">
      <w:pPr>
        <w:spacing w:after="0" w:line="240" w:lineRule="auto"/>
        <w:rPr>
          <w:bCs/>
        </w:rPr>
      </w:pPr>
    </w:p>
    <w:p w14:paraId="3D6331A5" w14:textId="73C06F2C" w:rsidR="00562A5F" w:rsidRDefault="00562A5F" w:rsidP="00371699">
      <w:pPr>
        <w:spacing w:after="0" w:line="240" w:lineRule="auto"/>
        <w:rPr>
          <w:bCs/>
        </w:rPr>
      </w:pPr>
      <w:commentRangeStart w:id="5"/>
      <w:commentRangeStart w:id="6"/>
      <w:r>
        <w:rPr>
          <w:bCs/>
        </w:rPr>
        <w:t>Atlantic silverside</w:t>
      </w:r>
      <w:r w:rsidR="00CF4A80">
        <w:rPr>
          <w:bCs/>
        </w:rPr>
        <w:t xml:space="preserve"> is</w:t>
      </w:r>
      <w:r>
        <w:rPr>
          <w:bCs/>
        </w:rPr>
        <w:t xml:space="preserve"> the only truly annual fish in the North</w:t>
      </w:r>
      <w:r w:rsidR="00CF4A80">
        <w:rPr>
          <w:bCs/>
        </w:rPr>
        <w:t>west</w:t>
      </w:r>
      <w:r>
        <w:rPr>
          <w:bCs/>
        </w:rPr>
        <w:t xml:space="preserve"> Atlantic</w:t>
      </w:r>
      <w:r w:rsidR="00CF4A80">
        <w:rPr>
          <w:bCs/>
        </w:rPr>
        <w:t xml:space="preserve">, with little evidence of individuals reaching age 2 </w:t>
      </w:r>
      <w:commentRangeEnd w:id="5"/>
      <w:r w:rsidR="004E265F">
        <w:rPr>
          <w:rStyle w:val="CommentReference"/>
        </w:rPr>
        <w:commentReference w:id="5"/>
      </w:r>
      <w:commentRangeEnd w:id="6"/>
      <w:r w:rsidR="00717CBF">
        <w:rPr>
          <w:rStyle w:val="CommentReference"/>
        </w:rPr>
        <w:commentReference w:id="6"/>
      </w:r>
      <w:r w:rsidR="00CF4A80">
        <w:rPr>
          <w:bCs/>
        </w:rPr>
        <w:fldChar w:fldCharType="begin"/>
      </w:r>
      <w:r w:rsidR="00CF4A80">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Pr>
          <w:bCs/>
        </w:rPr>
        <w:fldChar w:fldCharType="separate"/>
      </w:r>
      <w:r w:rsidR="00CF4A80" w:rsidRPr="001774AF">
        <w:rPr>
          <w:rFonts w:ascii="Aptos" w:hAnsi="Aptos"/>
        </w:rPr>
        <w:t>(Conover 2024)</w:t>
      </w:r>
      <w:r w:rsidR="00CF4A80">
        <w:rPr>
          <w:bCs/>
        </w:rPr>
        <w:fldChar w:fldCharType="end"/>
      </w:r>
      <w:r>
        <w:rPr>
          <w:bCs/>
        </w:rPr>
        <w:t xml:space="preserve">. Spawning occurs in shallow nearshore waters in the </w:t>
      </w:r>
      <w:commentRangeStart w:id="7"/>
      <w:r>
        <w:rPr>
          <w:bCs/>
        </w:rPr>
        <w:t>spring,</w:t>
      </w:r>
      <w:commentRangeEnd w:id="7"/>
      <w:r w:rsidR="00525C42">
        <w:rPr>
          <w:rStyle w:val="CommentReference"/>
        </w:rPr>
        <w:commentReference w:id="7"/>
      </w:r>
      <w:r>
        <w:rPr>
          <w:bCs/>
        </w:rPr>
        <w:t xml:space="preserve"> and young-of-year migrate to deeper offshore waters in the winter to maintain a warmer </w:t>
      </w:r>
      <w:r>
        <w:rPr>
          <w:bCs/>
        </w:rPr>
        <w:lastRenderedPageBreak/>
        <w:t xml:space="preserve">thermal habitat. It’s expected that less than 1% of the year class returns from this overwintering period on the inner continental shelf to recolonize shallow nearshore and estuarine habitats and spawn </w:t>
      </w:r>
      <w:r>
        <w:rPr>
          <w:bCs/>
        </w:rPr>
        <w:fldChar w:fldCharType="begin"/>
      </w:r>
      <w:r>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Pr>
          <w:bCs/>
        </w:rPr>
        <w:fldChar w:fldCharType="separate"/>
      </w:r>
      <w:r w:rsidRPr="001774AF">
        <w:rPr>
          <w:rFonts w:ascii="Aptos" w:hAnsi="Aptos"/>
        </w:rPr>
        <w:t>(Conover &amp; Murawski 1982, Conover 2024)</w:t>
      </w:r>
      <w:r>
        <w:rPr>
          <w:bCs/>
        </w:rPr>
        <w:fldChar w:fldCharType="end"/>
      </w:r>
      <w:r>
        <w:rPr>
          <w:bCs/>
        </w:rPr>
        <w:t xml:space="preserve">. </w:t>
      </w:r>
      <w:r w:rsidR="00CF4A80">
        <w:rPr>
          <w:bCs/>
        </w:rPr>
        <w:t>Silverside</w:t>
      </w:r>
      <w:r>
        <w:rPr>
          <w:bCs/>
        </w:rPr>
        <w:t xml:space="preserve"> </w:t>
      </w:r>
      <w:proofErr w:type="gramStart"/>
      <w:r w:rsidR="00CF4A80">
        <w:rPr>
          <w:bCs/>
        </w:rPr>
        <w:t>are</w:t>
      </w:r>
      <w:proofErr w:type="gramEnd"/>
      <w:r w:rsidR="00CF4A80">
        <w:rPr>
          <w:bCs/>
        </w:rPr>
        <w:t xml:space="preserve"> distributed</w:t>
      </w:r>
      <w:r>
        <w:rPr>
          <w:bCs/>
        </w:rPr>
        <w:t xml:space="preserve"> from southern Florida</w:t>
      </w:r>
      <w:r w:rsidR="00CF4A80">
        <w:rPr>
          <w:bCs/>
        </w:rPr>
        <w:t xml:space="preserve">, USA </w:t>
      </w:r>
      <w:r>
        <w:rPr>
          <w:bCs/>
        </w:rPr>
        <w:t>to the northern Gulf of St. Lawrence</w:t>
      </w:r>
      <w:r w:rsidR="00CF4A80">
        <w:rPr>
          <w:bCs/>
        </w:rPr>
        <w:t>, Canada</w:t>
      </w:r>
      <w:r>
        <w:rPr>
          <w:bCs/>
        </w:rPr>
        <w:t xml:space="preserve">, implying a diversity of genetic and phenotypic adaptations to </w:t>
      </w:r>
      <w:r w:rsidR="004B3608">
        <w:rPr>
          <w:bCs/>
        </w:rPr>
        <w:t>a wide range of temperatures</w:t>
      </w:r>
      <w:r>
        <w:rPr>
          <w:bCs/>
        </w:rPr>
        <w:t>. Casco Bay</w:t>
      </w:r>
      <w:r w:rsidR="00CF4A80">
        <w:rPr>
          <w:bCs/>
        </w:rPr>
        <w:t>, Maine,</w:t>
      </w:r>
      <w:r>
        <w:rPr>
          <w:bCs/>
        </w:rPr>
        <w:t xml:space="preserve"> is in the northern half of this spatial range. The rapid generation time </w:t>
      </w:r>
      <w:r w:rsidR="00CF4A80">
        <w:rPr>
          <w:bCs/>
        </w:rPr>
        <w:t xml:space="preserve">and ubiquity of silversides to much of the North American Atlantic coast </w:t>
      </w:r>
      <w:r>
        <w:rPr>
          <w:bCs/>
        </w:rPr>
        <w:t>ha</w:t>
      </w:r>
      <w:r w:rsidR="00CF4A80">
        <w:rPr>
          <w:bCs/>
        </w:rPr>
        <w:t>ve</w:t>
      </w:r>
      <w:r>
        <w:rPr>
          <w:bCs/>
        </w:rPr>
        <w:t xml:space="preserve"> made them a useful tool to study the varied effects of temperature on sex determination, countergradient growth variation, spatial scale of local adaptation, and fisheries</w:t>
      </w:r>
      <w:r w:rsidR="00717CBF">
        <w:rPr>
          <w:bCs/>
        </w:rPr>
        <w:t xml:space="preserve"> selectivity-</w:t>
      </w:r>
      <w:r>
        <w:rPr>
          <w:bCs/>
        </w:rPr>
        <w:t xml:space="preserve">induced evolution (see the works of David O. Conover cited within Conover 2024). </w:t>
      </w:r>
      <w:ins w:id="8" w:author="Katie Lankowicz [2]" w:date="2025-07-01T13:39:00Z" w16du:dateUtc="2025-07-01T17:39:00Z">
        <w:r w:rsidR="00371699">
          <w:rPr>
            <w:bCs/>
          </w:rPr>
          <w:t>Silversides have demonstrated sensitivity to temperature</w:t>
        </w:r>
      </w:ins>
      <w:ins w:id="9" w:author="Katie Lankowicz [2]" w:date="2025-07-01T13:42:00Z" w16du:dateUtc="2025-07-01T17:42:00Z">
        <w:r w:rsidR="00371699">
          <w:rPr>
            <w:bCs/>
          </w:rPr>
          <w:t>; when reared in “common</w:t>
        </w:r>
      </w:ins>
      <w:ins w:id="10" w:author="Katie Lankowicz [2]" w:date="2025-07-01T13:50:00Z" w16du:dateUtc="2025-07-01T17:50:00Z">
        <w:r w:rsidR="00924B85">
          <w:rPr>
            <w:bCs/>
          </w:rPr>
          <w:t xml:space="preserve"> </w:t>
        </w:r>
      </w:ins>
      <w:ins w:id="11" w:author="Katie Lankowicz [2]" w:date="2025-07-01T13:42:00Z" w16du:dateUtc="2025-07-01T17:42:00Z">
        <w:r w:rsidR="00371699">
          <w:rPr>
            <w:bCs/>
          </w:rPr>
          <w:t xml:space="preserve">garden” median-temperature experiments, higher-latitude fishes have increased growth rates when compared to lower-latitude conspecifics </w:t>
        </w:r>
      </w:ins>
      <w:r>
        <w:rPr>
          <w:bCs/>
        </w:rPr>
        <w:fldChar w:fldCharType="begin"/>
      </w:r>
      <w:r>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Pr>
          <w:bCs/>
        </w:rPr>
        <w:fldChar w:fldCharType="separate"/>
      </w:r>
      <w:r w:rsidRPr="001774AF">
        <w:rPr>
          <w:rFonts w:ascii="Aptos" w:hAnsi="Aptos"/>
        </w:rPr>
        <w:t>(Conover &amp; Present 1990)</w:t>
      </w:r>
      <w:r>
        <w:rPr>
          <w:bCs/>
        </w:rPr>
        <w:fldChar w:fldCharType="end"/>
      </w:r>
      <w:ins w:id="12" w:author="Katie Lankowicz [2]" w:date="2025-07-01T13:42:00Z" w16du:dateUtc="2025-07-01T17:42:00Z">
        <w:r w:rsidR="00371699">
          <w:rPr>
            <w:bCs/>
          </w:rPr>
          <w:t xml:space="preserve">. This response is </w:t>
        </w:r>
      </w:ins>
      <w:proofErr w:type="gramStart"/>
      <w:ins w:id="13" w:author="Katie Lankowicz [2]" w:date="2025-07-01T13:51:00Z" w16du:dateUtc="2025-07-01T17:51:00Z">
        <w:r w:rsidR="00924B85">
          <w:rPr>
            <w:bCs/>
          </w:rPr>
          <w:t>consistent</w:t>
        </w:r>
        <w:proofErr w:type="gramEnd"/>
        <w:r w:rsidR="00924B85">
          <w:rPr>
            <w:bCs/>
          </w:rPr>
          <w:t xml:space="preserve"> </w:t>
        </w:r>
      </w:ins>
      <w:ins w:id="14" w:author="Katie Lankowicz [2]" w:date="2025-07-01T13:54:00Z" w16du:dateUtc="2025-07-01T17:54:00Z">
        <w:r w:rsidR="00924B85">
          <w:rPr>
            <w:bCs/>
          </w:rPr>
          <w:t xml:space="preserve">an expected temperature-mediated growth increase for a </w:t>
        </w:r>
        <w:proofErr w:type="gramStart"/>
        <w:r w:rsidR="00924B85">
          <w:rPr>
            <w:bCs/>
          </w:rPr>
          <w:t>species</w:t>
        </w:r>
        <w:proofErr w:type="gramEnd"/>
        <w:r w:rsidR="00924B85">
          <w:rPr>
            <w:bCs/>
          </w:rPr>
          <w:t xml:space="preserve"> is not near its thermal </w:t>
        </w:r>
      </w:ins>
      <w:ins w:id="15" w:author="Katie Lankowicz [2]" w:date="2025-07-01T13:57:00Z" w16du:dateUtc="2025-07-01T17:57:00Z">
        <w:r w:rsidR="00B9699F">
          <w:rPr>
            <w:bCs/>
          </w:rPr>
          <w:t>maximum and</w:t>
        </w:r>
      </w:ins>
      <w:ins w:id="16" w:author="Katie Lankowicz [2]" w:date="2025-07-01T13:54:00Z" w16du:dateUtc="2025-07-01T17:54:00Z">
        <w:r w:rsidR="00924B85">
          <w:rPr>
            <w:bCs/>
          </w:rPr>
          <w:t xml:space="preserve"> indicates that </w:t>
        </w:r>
      </w:ins>
      <w:r>
        <w:rPr>
          <w:bCs/>
        </w:rPr>
        <w:t xml:space="preserve"> increased temperatures in Casco Bay would result in higher growth rates for local </w:t>
      </w:r>
      <w:commentRangeStart w:id="17"/>
      <w:commentRangeStart w:id="18"/>
      <w:r>
        <w:rPr>
          <w:bCs/>
        </w:rPr>
        <w:t>silverside</w:t>
      </w:r>
      <w:r w:rsidR="009329FE">
        <w:rPr>
          <w:bCs/>
        </w:rPr>
        <w:t>s</w:t>
      </w:r>
      <w:commentRangeEnd w:id="17"/>
      <w:r w:rsidR="00563400">
        <w:rPr>
          <w:rStyle w:val="CommentReference"/>
        </w:rPr>
        <w:commentReference w:id="17"/>
      </w:r>
      <w:commentRangeEnd w:id="18"/>
      <w:r w:rsidR="00B9699F">
        <w:rPr>
          <w:rStyle w:val="CommentReference"/>
        </w:rPr>
        <w:commentReference w:id="18"/>
      </w:r>
      <w:r>
        <w:rPr>
          <w:bCs/>
        </w:rPr>
        <w:t>.</w:t>
      </w:r>
    </w:p>
    <w:p w14:paraId="21744EA6" w14:textId="77777777" w:rsidR="00562A5F" w:rsidRDefault="00562A5F" w:rsidP="0005676A">
      <w:pPr>
        <w:spacing w:after="0" w:line="240" w:lineRule="auto"/>
        <w:rPr>
          <w:bCs/>
        </w:rPr>
      </w:pPr>
    </w:p>
    <w:p w14:paraId="5326830D" w14:textId="3735A077" w:rsidR="00562A5F" w:rsidRDefault="00CF4A80" w:rsidP="0005676A">
      <w:pPr>
        <w:spacing w:after="0" w:line="240" w:lineRule="auto"/>
        <w:rPr>
          <w:bCs/>
        </w:rPr>
      </w:pPr>
      <w:r>
        <w:rPr>
          <w:bCs/>
        </w:rPr>
        <w:t xml:space="preserve">Atlantic </w:t>
      </w:r>
      <w:proofErr w:type="gramStart"/>
      <w:r>
        <w:rPr>
          <w:bCs/>
        </w:rPr>
        <w:t>h</w:t>
      </w:r>
      <w:r w:rsidR="00562A5F">
        <w:rPr>
          <w:bCs/>
        </w:rPr>
        <w:t>erring</w:t>
      </w:r>
      <w:proofErr w:type="gramEnd"/>
      <w:r w:rsidR="00562A5F">
        <w:rPr>
          <w:bCs/>
        </w:rPr>
        <w:t xml:space="preserve"> are distributed on both sides of the Atlantic, with the Gulf of Maine-Georges Bank complex representing the southernmost spawning population in the western Atlantic. Spawning occurs in the late summer to fall</w:t>
      </w:r>
      <w:r w:rsidR="00D171AE">
        <w:rPr>
          <w:bCs/>
        </w:rPr>
        <w:t>, with peak spawning occurring</w:t>
      </w:r>
      <w:r w:rsidR="00562A5F">
        <w:rPr>
          <w:bCs/>
        </w:rPr>
        <w:t xml:space="preserve"> in October </w:t>
      </w:r>
      <w:r w:rsidR="00562A5F">
        <w:rPr>
          <w:bCs/>
        </w:rPr>
        <w:fldChar w:fldCharType="begin"/>
      </w:r>
      <w:r w:rsidR="00562A5F">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Pr>
          <w:bCs/>
        </w:rPr>
        <w:fldChar w:fldCharType="separate"/>
      </w:r>
      <w:r w:rsidR="00562A5F" w:rsidRPr="00562A5F">
        <w:rPr>
          <w:rFonts w:ascii="Aptos" w:hAnsi="Aptos"/>
        </w:rPr>
        <w:t>(Graham et al. 1972b)</w:t>
      </w:r>
      <w:r w:rsidR="00562A5F">
        <w:rPr>
          <w:bCs/>
        </w:rPr>
        <w:fldChar w:fldCharType="end"/>
      </w:r>
      <w:r w:rsidR="00562A5F">
        <w:rPr>
          <w:bCs/>
        </w:rPr>
        <w:t xml:space="preserve">. </w:t>
      </w:r>
      <w:r>
        <w:rPr>
          <w:bCs/>
        </w:rPr>
        <w:t xml:space="preserve">Larvae </w:t>
      </w:r>
      <w:r w:rsidR="00562A5F">
        <w:rPr>
          <w:bCs/>
        </w:rPr>
        <w:t xml:space="preserve">are dispersed into coastal zones where they overwinter </w:t>
      </w:r>
      <w:r w:rsidR="00562A5F">
        <w:rPr>
          <w:bCs/>
        </w:rPr>
        <w:fldChar w:fldCharType="begin"/>
      </w:r>
      <w:r w:rsidR="00562A5F">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Pr>
          <w:bCs/>
        </w:rPr>
        <w:fldChar w:fldCharType="separate"/>
      </w:r>
      <w:r w:rsidR="00562A5F" w:rsidRPr="00562A5F">
        <w:rPr>
          <w:rFonts w:ascii="Aptos" w:hAnsi="Aptos"/>
        </w:rPr>
        <w:t>(Graham et al. 1972a, Graham &amp; Townsend 1985)</w:t>
      </w:r>
      <w:r w:rsidR="00562A5F">
        <w:rPr>
          <w:bCs/>
        </w:rPr>
        <w:fldChar w:fldCharType="end"/>
      </w:r>
      <w:r>
        <w:rPr>
          <w:bCs/>
        </w:rPr>
        <w:t xml:space="preserve"> </w:t>
      </w:r>
      <w:r w:rsidR="00562A5F">
        <w:rPr>
          <w:bCs/>
        </w:rPr>
        <w:t xml:space="preserve">and grow rapidly </w:t>
      </w:r>
      <w:r>
        <w:rPr>
          <w:bCs/>
        </w:rPr>
        <w:t>in the following spring and summer</w:t>
      </w:r>
      <w:r w:rsidR="00562A5F">
        <w:rPr>
          <w:bCs/>
        </w:rPr>
        <w:t xml:space="preserve"> </w:t>
      </w:r>
      <w:r w:rsidR="00562A5F">
        <w:rPr>
          <w:bCs/>
        </w:rPr>
        <w:fldChar w:fldCharType="begin"/>
      </w:r>
      <w:r w:rsidR="00562A5F">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Pr>
          <w:bCs/>
        </w:rPr>
        <w:fldChar w:fldCharType="separate"/>
      </w:r>
      <w:r w:rsidR="00562A5F" w:rsidRPr="00562A5F">
        <w:rPr>
          <w:rFonts w:ascii="Aptos" w:hAnsi="Aptos"/>
        </w:rPr>
        <w:t>(Anthony 1972, Lough et al. 1982)</w:t>
      </w:r>
      <w:r w:rsidR="00562A5F">
        <w:rPr>
          <w:bCs/>
        </w:rPr>
        <w:fldChar w:fldCharType="end"/>
      </w:r>
      <w:r w:rsidR="00562A5F">
        <w:rPr>
          <w:bCs/>
        </w:rPr>
        <w:t>. Until they reach sexual maturity</w:t>
      </w:r>
      <w:r>
        <w:rPr>
          <w:bCs/>
        </w:rPr>
        <w:t xml:space="preserve"> around ages 3-4 </w:t>
      </w:r>
      <w:r>
        <w:rPr>
          <w:bCs/>
        </w:rPr>
        <w:fldChar w:fldCharType="begin"/>
      </w:r>
      <w:r>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Pr>
          <w:bCs/>
        </w:rPr>
        <w:fldChar w:fldCharType="separate"/>
      </w:r>
      <w:r w:rsidRPr="00CF4A80">
        <w:rPr>
          <w:rFonts w:ascii="Aptos" w:hAnsi="Aptos" w:cs="Times New Roman"/>
          <w:kern w:val="0"/>
        </w:rPr>
        <w:t>(O’Brien et al. 1993, Chamberland et al. 2022)</w:t>
      </w:r>
      <w:r>
        <w:rPr>
          <w:bCs/>
        </w:rPr>
        <w:fldChar w:fldCharType="end"/>
      </w:r>
      <w:r w:rsidR="00562A5F">
        <w:rPr>
          <w:bCs/>
        </w:rPr>
        <w:t xml:space="preserve">, herring will annually move offshore or to deeper bays to overwinter in more suitable thermal habitats </w:t>
      </w:r>
      <w:r w:rsidR="00562A5F">
        <w:rPr>
          <w:bCs/>
        </w:rPr>
        <w:fldChar w:fldCharType="begin"/>
      </w:r>
      <w:r w:rsidR="00562A5F">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Pr>
          <w:bCs/>
        </w:rPr>
        <w:fldChar w:fldCharType="separate"/>
      </w:r>
      <w:r w:rsidR="00562A5F" w:rsidRPr="00562A5F">
        <w:rPr>
          <w:rFonts w:ascii="Aptos" w:hAnsi="Aptos"/>
        </w:rPr>
        <w:t>(Boyar 1968)</w:t>
      </w:r>
      <w:r w:rsidR="00562A5F">
        <w:rPr>
          <w:bCs/>
        </w:rPr>
        <w:fldChar w:fldCharType="end"/>
      </w:r>
      <w:r>
        <w:rPr>
          <w:bCs/>
        </w:rPr>
        <w:t xml:space="preserve"> and generally remain close to these overwintering grounds </w:t>
      </w:r>
      <w:r>
        <w:rPr>
          <w:bCs/>
        </w:rPr>
        <w:fldChar w:fldCharType="begin"/>
      </w:r>
      <w:r>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562A5F">
        <w:rPr>
          <w:rFonts w:ascii="Aptos" w:hAnsi="Aptos"/>
        </w:rPr>
        <w:t>(Creaser &amp; Libby 1986, 1988)</w:t>
      </w:r>
      <w:r>
        <w:rPr>
          <w:bCs/>
        </w:rPr>
        <w:fldChar w:fldCharType="end"/>
      </w:r>
      <w:r w:rsidR="00562A5F">
        <w:rPr>
          <w:bCs/>
        </w:rPr>
        <w:t>. Adults are oceanodromous and will make seasonal migrations from more northerly spawning grounds to more southerly overwintering grounds. In the North</w:t>
      </w:r>
      <w:r>
        <w:rPr>
          <w:bCs/>
        </w:rPr>
        <w:t>west</w:t>
      </w:r>
      <w:r w:rsidR="00562A5F">
        <w:rPr>
          <w:bCs/>
        </w:rPr>
        <w:t xml:space="preserve"> Atlantic, this overall distribution ranges from South Carolina</w:t>
      </w:r>
      <w:r>
        <w:rPr>
          <w:bCs/>
        </w:rPr>
        <w:t>, USA</w:t>
      </w:r>
      <w:r w:rsidR="00562A5F">
        <w:rPr>
          <w:bCs/>
        </w:rPr>
        <w:t xml:space="preserve"> (southern extent, winter distribution) to Labrador</w:t>
      </w:r>
      <w:r>
        <w:rPr>
          <w:bCs/>
        </w:rPr>
        <w:t>, Canada</w:t>
      </w:r>
      <w:r w:rsidR="00562A5F">
        <w:rPr>
          <w:bCs/>
        </w:rPr>
        <w:t xml:space="preserve"> (northern extent, summer distribution). </w:t>
      </w:r>
      <w:r>
        <w:rPr>
          <w:bCs/>
        </w:rPr>
        <w:t xml:space="preserve">Increased temperatures have been found to decrease growth rate </w:t>
      </w:r>
      <w:r>
        <w:rPr>
          <w:bCs/>
        </w:rPr>
        <w:fldChar w:fldCharType="begin"/>
      </w:r>
      <w:r>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Pr>
          <w:bCs/>
        </w:rPr>
        <w:fldChar w:fldCharType="separate"/>
      </w:r>
      <w:r w:rsidRPr="0070594C">
        <w:rPr>
          <w:rFonts w:ascii="Aptos" w:hAnsi="Aptos"/>
        </w:rPr>
        <w:t>(Sswat et al. 2018)</w:t>
      </w:r>
      <w:r>
        <w:rPr>
          <w:bCs/>
        </w:rPr>
        <w:fldChar w:fldCharType="end"/>
      </w:r>
      <w:r>
        <w:rPr>
          <w:bCs/>
        </w:rPr>
        <w:t xml:space="preserve">. </w:t>
      </w:r>
      <w:r w:rsidR="00562A5F">
        <w:rPr>
          <w:bCs/>
        </w:rPr>
        <w:t xml:space="preserve">A recent synoptic study of all Northwest Atlantic herring populations indicates that there is a </w:t>
      </w:r>
      <w:r>
        <w:rPr>
          <w:bCs/>
        </w:rPr>
        <w:t>consistent</w:t>
      </w:r>
      <w:r w:rsidR="00562A5F">
        <w:rPr>
          <w:bCs/>
        </w:rPr>
        <w:t xml:space="preserve"> cross-population response of smaller body size with increased sea surface temperatures, </w:t>
      </w:r>
      <w:r>
        <w:rPr>
          <w:bCs/>
        </w:rPr>
        <w:t>and</w:t>
      </w:r>
      <w:r w:rsidR="00562A5F">
        <w:rPr>
          <w:bCs/>
        </w:rPr>
        <w:t xml:space="preserve"> herring that spawn and overwinter in the warmer (southern) edge of the population range </w:t>
      </w:r>
      <w:r>
        <w:rPr>
          <w:bCs/>
        </w:rPr>
        <w:t xml:space="preserve">have the strongest response </w:t>
      </w:r>
      <w:r w:rsidR="00562A5F">
        <w:rPr>
          <w:bCs/>
        </w:rPr>
        <w:fldChar w:fldCharType="begin"/>
      </w:r>
      <w:r w:rsidR="00562A5F">
        <w:rPr>
          <w:bCs/>
        </w:rPr>
        <w:instrText xml:space="preserve"> ADDIN ZOTERO_ITEM CSL_CITATION {"citationID":"FkrgOmPG","properties":{"formattedCitation":"(Beaudry\\uc0\\u8208{}Sylvestre et al. 2024)","plainCitation":"(Beaudry</w:instrText>
      </w:r>
      <w:r w:rsidR="00562A5F">
        <w:rPr>
          <w:rFonts w:ascii="Cambria Math" w:hAnsi="Cambria Math" w:cs="Cambria Math"/>
          <w:bCs/>
        </w:rPr>
        <w:instrText>‐</w:instrText>
      </w:r>
      <w:r w:rsidR="00562A5F">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Pr>
          <w:rFonts w:ascii="Cambria Math" w:hAnsi="Cambria Math" w:cs="Cambria Math"/>
          <w:bCs/>
        </w:rPr>
        <w:instrText>‐</w:instrText>
      </w:r>
      <w:r w:rsidR="00562A5F">
        <w:rPr>
          <w:bCs/>
        </w:rPr>
        <w:instrText>term body</w:instrText>
      </w:r>
      <w:r w:rsidR="00562A5F">
        <w:rPr>
          <w:rFonts w:ascii="Cambria Math" w:hAnsi="Cambria Math" w:cs="Cambria Math"/>
          <w:bCs/>
        </w:rPr>
        <w:instrText>‐</w:instrText>
      </w:r>
      <w:r w:rsidR="00562A5F">
        <w:rPr>
          <w:bCs/>
        </w:rPr>
        <w:instrText>size responses across all Northwest Atlantic herring populations to warming and environmental change despite contrasting harvest and ecological factors","volume":"30","author":[{"family":"Beaudry</w:instrText>
      </w:r>
      <w:r w:rsidR="00562A5F">
        <w:rPr>
          <w:rFonts w:ascii="Cambria Math" w:hAnsi="Cambria Math" w:cs="Cambria Math"/>
          <w:bCs/>
        </w:rPr>
        <w:instrText>‐</w:instrText>
      </w:r>
      <w:r w:rsidR="00562A5F">
        <w:rPr>
          <w:bCs/>
        </w:rPr>
        <w:instrText>Sylvestre","given":"Manuelle"},{"family":"Beno</w:instrText>
      </w:r>
      <w:r w:rsidR="00562A5F">
        <w:rPr>
          <w:rFonts w:ascii="Aptos" w:hAnsi="Aptos" w:cs="Aptos"/>
          <w:bCs/>
        </w:rPr>
        <w:instrText>î</w:instrText>
      </w:r>
      <w:r w:rsidR="00562A5F">
        <w:rPr>
          <w:bCs/>
        </w:rPr>
        <w:instrText xml:space="preserve">t","given":"Hugues P."},{"family":"Hutchings","given":"Jeffrey A."}],"issued":{"date-parts":[["2024",3]]}}}],"schema":"https://github.com/citation-style-language/schema/raw/master/csl-citation.json"} </w:instrText>
      </w:r>
      <w:r w:rsidR="00562A5F">
        <w:rPr>
          <w:bCs/>
        </w:rPr>
        <w:fldChar w:fldCharType="separate"/>
      </w:r>
      <w:r w:rsidR="00562A5F" w:rsidRPr="00562A5F">
        <w:rPr>
          <w:rFonts w:ascii="Aptos" w:hAnsi="Aptos" w:cs="Times New Roman"/>
          <w:kern w:val="0"/>
        </w:rPr>
        <w:t>(Beaudry‐Sylvestre et al. 2024)</w:t>
      </w:r>
      <w:r w:rsidR="00562A5F">
        <w:rPr>
          <w:bCs/>
        </w:rPr>
        <w:fldChar w:fldCharType="end"/>
      </w:r>
      <w:r w:rsidR="00562A5F">
        <w:rPr>
          <w:bCs/>
        </w:rPr>
        <w:t xml:space="preserve">. Though it has been difficult to definitively link </w:t>
      </w:r>
      <w:r>
        <w:rPr>
          <w:bCs/>
        </w:rPr>
        <w:t>warming ocean temperatures</w:t>
      </w:r>
      <w:r w:rsidR="00562A5F">
        <w:rPr>
          <w:bCs/>
        </w:rPr>
        <w:t xml:space="preserve"> to recent declines in spawning stock biomass of US herring stocks</w:t>
      </w:r>
      <w:r>
        <w:rPr>
          <w:bCs/>
        </w:rPr>
        <w:t>, likely</w:t>
      </w:r>
      <w:r w:rsidR="00562A5F">
        <w:rPr>
          <w:bCs/>
        </w:rPr>
        <w:t xml:space="preserve"> </w:t>
      </w:r>
      <w:r>
        <w:rPr>
          <w:bCs/>
        </w:rPr>
        <w:t>due to confounding effects</w:t>
      </w:r>
      <w:r w:rsidR="00562A5F">
        <w:rPr>
          <w:bCs/>
        </w:rPr>
        <w:t xml:space="preserve"> of historical exploitation </w:t>
      </w:r>
      <w:r w:rsidR="00562A5F">
        <w:rPr>
          <w:bCs/>
        </w:rPr>
        <w:fldChar w:fldCharType="begin"/>
      </w:r>
      <w:r w:rsidR="00562A5F">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Pr>
          <w:bCs/>
        </w:rPr>
        <w:fldChar w:fldCharType="separate"/>
      </w:r>
      <w:r w:rsidR="00562A5F" w:rsidRPr="001774AF">
        <w:rPr>
          <w:rFonts w:ascii="Aptos" w:hAnsi="Aptos"/>
        </w:rPr>
        <w:t>(Pershing et al. 2021)</w:t>
      </w:r>
      <w:r w:rsidR="00562A5F">
        <w:rPr>
          <w:bCs/>
        </w:rPr>
        <w:fldChar w:fldCharType="end"/>
      </w:r>
      <w:r w:rsidR="00562A5F">
        <w:rPr>
          <w:bCs/>
        </w:rPr>
        <w:t xml:space="preserve"> and the effects of density-dependence </w:t>
      </w:r>
      <w:r w:rsidR="00562A5F">
        <w:rPr>
          <w:bCs/>
        </w:rPr>
        <w:fldChar w:fldCharType="begin"/>
      </w:r>
      <w:r w:rsidR="00562A5F">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Pr>
          <w:bCs/>
        </w:rPr>
        <w:fldChar w:fldCharType="separate"/>
      </w:r>
      <w:r w:rsidR="00562A5F" w:rsidRPr="00562A5F">
        <w:rPr>
          <w:rFonts w:ascii="Aptos" w:hAnsi="Aptos"/>
        </w:rPr>
        <w:t>(Becker et al. 2020)</w:t>
      </w:r>
      <w:r w:rsidR="00562A5F">
        <w:rPr>
          <w:bCs/>
        </w:rPr>
        <w:fldChar w:fldCharType="end"/>
      </w:r>
      <w:r w:rsidR="00562A5F">
        <w:rPr>
          <w:bCs/>
        </w:rPr>
        <w:t xml:space="preserve">, temperature </w:t>
      </w:r>
      <w:r w:rsidR="00D171AE">
        <w:rPr>
          <w:bCs/>
        </w:rPr>
        <w:t>has</w:t>
      </w:r>
      <w:r w:rsidR="00562A5F">
        <w:rPr>
          <w:bCs/>
        </w:rPr>
        <w:t xml:space="preserve"> been shown to affect recruitment </w:t>
      </w:r>
      <w:r w:rsidR="00D171AE">
        <w:rPr>
          <w:bCs/>
        </w:rPr>
        <w:t xml:space="preserve">and phenology </w:t>
      </w:r>
      <w:r w:rsidR="00562A5F">
        <w:rPr>
          <w:bCs/>
        </w:rPr>
        <w:t xml:space="preserve">in Canadian stocks in the Bay of Fundy and Scotian Shelf </w:t>
      </w:r>
      <w:r w:rsidR="00562A5F">
        <w:rPr>
          <w:bCs/>
        </w:rPr>
        <w:fldChar w:fldCharType="begin"/>
      </w:r>
      <w:r w:rsidR="00562A5F">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Pr>
          <w:bCs/>
        </w:rPr>
        <w:fldChar w:fldCharType="separate"/>
      </w:r>
      <w:r w:rsidR="00562A5F" w:rsidRPr="001774AF">
        <w:rPr>
          <w:rFonts w:ascii="Aptos" w:hAnsi="Aptos"/>
        </w:rPr>
        <w:t>(Boyce et al. 2021)</w:t>
      </w:r>
      <w:r w:rsidR="00562A5F">
        <w:rPr>
          <w:bCs/>
        </w:rPr>
        <w:fldChar w:fldCharType="end"/>
      </w:r>
      <w:r>
        <w:rPr>
          <w:bCs/>
        </w:rPr>
        <w:t>. Additionally,</w:t>
      </w:r>
      <w:r w:rsidR="00562A5F">
        <w:rPr>
          <w:bCs/>
        </w:rPr>
        <w:t xml:space="preserve"> several studies predict a decrease in thermally</w:t>
      </w:r>
      <w:r>
        <w:rPr>
          <w:bCs/>
        </w:rPr>
        <w:t xml:space="preserve"> </w:t>
      </w:r>
      <w:r w:rsidR="00562A5F">
        <w:rPr>
          <w:bCs/>
        </w:rPr>
        <w:t xml:space="preserve">suitable habitat and </w:t>
      </w:r>
      <w:r>
        <w:rPr>
          <w:bCs/>
        </w:rPr>
        <w:t xml:space="preserve">an </w:t>
      </w:r>
      <w:r w:rsidR="00562A5F">
        <w:rPr>
          <w:bCs/>
        </w:rPr>
        <w:t xml:space="preserve">associated decrease in abundance for herring in the GoM by 2050 </w:t>
      </w:r>
      <w:r w:rsidR="00562A5F">
        <w:rPr>
          <w:bCs/>
        </w:rPr>
        <w:fldChar w:fldCharType="begin"/>
      </w:r>
      <w:r w:rsidR="00562A5F">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Pr>
          <w:bCs/>
        </w:rPr>
        <w:fldChar w:fldCharType="separate"/>
      </w:r>
      <w:r w:rsidR="00562A5F" w:rsidRPr="001774AF">
        <w:rPr>
          <w:rFonts w:ascii="Aptos" w:hAnsi="Aptos"/>
        </w:rPr>
        <w:t>(Kleisner et al. 2017, Allyn et al. 2020)</w:t>
      </w:r>
      <w:r w:rsidR="00562A5F">
        <w:rPr>
          <w:bCs/>
        </w:rPr>
        <w:fldChar w:fldCharType="end"/>
      </w:r>
      <w:r w:rsidR="00562A5F">
        <w:rPr>
          <w:bCs/>
        </w:rPr>
        <w:t xml:space="preserve">. </w:t>
      </w:r>
    </w:p>
    <w:p w14:paraId="6AB4E4BC" w14:textId="77777777" w:rsidR="00CF4A80" w:rsidRDefault="00CF4A80" w:rsidP="0005676A">
      <w:pPr>
        <w:spacing w:after="0" w:line="240" w:lineRule="auto"/>
        <w:rPr>
          <w:bCs/>
        </w:rPr>
      </w:pPr>
    </w:p>
    <w:p w14:paraId="3F5D79AF" w14:textId="083DBBD5" w:rsidR="004B3608" w:rsidRDefault="00562A5F" w:rsidP="0005676A">
      <w:pPr>
        <w:spacing w:after="0" w:line="240" w:lineRule="auto"/>
        <w:rPr>
          <w:bCs/>
        </w:rPr>
      </w:pPr>
      <w:r>
        <w:rPr>
          <w:bCs/>
        </w:rPr>
        <w:t xml:space="preserve">Both silverside and herring are highly abundant in the nearshore regions of the GoM in the summer. However, their </w:t>
      </w:r>
      <w:r w:rsidR="00CF4A80">
        <w:rPr>
          <w:bCs/>
        </w:rPr>
        <w:t>differing</w:t>
      </w:r>
      <w:r w:rsidR="00AA3345">
        <w:rPr>
          <w:bCs/>
        </w:rPr>
        <w:t xml:space="preserve"> </w:t>
      </w:r>
      <w:r>
        <w:rPr>
          <w:bCs/>
        </w:rPr>
        <w:t xml:space="preserve">life history strategies and </w:t>
      </w:r>
      <w:r w:rsidR="00CF4A80">
        <w:rPr>
          <w:bCs/>
        </w:rPr>
        <w:t xml:space="preserve">the </w:t>
      </w:r>
      <w:r>
        <w:rPr>
          <w:bCs/>
        </w:rPr>
        <w:t xml:space="preserve">relative position of the GoM to their overall distributions (northern half of range for silverside, southern half of range for herring), could lead to opposing responses to </w:t>
      </w:r>
      <w:r w:rsidR="00CF4A80">
        <w:rPr>
          <w:bCs/>
        </w:rPr>
        <w:t>increasing temperatures</w:t>
      </w:r>
      <w:r>
        <w:rPr>
          <w:bCs/>
        </w:rPr>
        <w:t xml:space="preserve">. Increases in nearshore GoM surface temperatures may be advantageous to silverside growth and reproduction, while conversely </w:t>
      </w:r>
      <w:r w:rsidR="00D171AE">
        <w:rPr>
          <w:bCs/>
        </w:rPr>
        <w:t>altering patterns of</w:t>
      </w:r>
      <w:r>
        <w:rPr>
          <w:bCs/>
        </w:rPr>
        <w:t xml:space="preserve"> nearshore habitat use and </w:t>
      </w:r>
      <w:r w:rsidR="00D171AE">
        <w:rPr>
          <w:bCs/>
        </w:rPr>
        <w:t xml:space="preserve">reducing the </w:t>
      </w:r>
      <w:r>
        <w:rPr>
          <w:bCs/>
        </w:rPr>
        <w:t xml:space="preserve">growth of herring. In this study, we use 11 years of summer beach seine data collected in Casco Bay, Maine to explore </w:t>
      </w:r>
      <w:r w:rsidR="00CF4A80">
        <w:rPr>
          <w:bCs/>
        </w:rPr>
        <w:t>the effect of nearshore temperature on the summer growth rates and relative abundances of herring and silverside.</w:t>
      </w:r>
      <w:r>
        <w:rPr>
          <w:bCs/>
        </w:rPr>
        <w:t xml:space="preserve"> We also use </w:t>
      </w:r>
      <w:proofErr w:type="gramStart"/>
      <w:r>
        <w:rPr>
          <w:bCs/>
        </w:rPr>
        <w:t>these</w:t>
      </w:r>
      <w:proofErr w:type="gramEnd"/>
      <w:r>
        <w:rPr>
          <w:bCs/>
        </w:rPr>
        <w:t xml:space="preserve"> data </w:t>
      </w:r>
      <w:r>
        <w:rPr>
          <w:bCs/>
        </w:rPr>
        <w:lastRenderedPageBreak/>
        <w:t xml:space="preserve">to examine changes in spatiotemporal community structure. </w:t>
      </w:r>
      <w:r w:rsidR="004B3608">
        <w:rPr>
          <w:bCs/>
        </w:rPr>
        <w:t xml:space="preserve">Seasonal warming and the linked phenology of nearshore species should result in </w:t>
      </w:r>
      <w:r>
        <w:rPr>
          <w:bCs/>
        </w:rPr>
        <w:t xml:space="preserve">juvenile stages of spring-spawning oceanodromous and diadromous </w:t>
      </w:r>
      <w:proofErr w:type="gramStart"/>
      <w:r>
        <w:rPr>
          <w:bCs/>
        </w:rPr>
        <w:t>fishes</w:t>
      </w:r>
      <w:proofErr w:type="gramEnd"/>
      <w:r>
        <w:rPr>
          <w:bCs/>
        </w:rPr>
        <w:t xml:space="preserve"> </w:t>
      </w:r>
      <w:r w:rsidR="004B3608">
        <w:rPr>
          <w:bCs/>
        </w:rPr>
        <w:t>dominating species assemblages</w:t>
      </w:r>
      <w:r>
        <w:rPr>
          <w:bCs/>
        </w:rPr>
        <w:t xml:space="preserve"> in the early summer</w:t>
      </w:r>
      <w:r w:rsidR="00563400">
        <w:rPr>
          <w:bCs/>
        </w:rPr>
        <w:t>.</w:t>
      </w:r>
      <w:r w:rsidR="00B9699F">
        <w:rPr>
          <w:bCs/>
        </w:rPr>
        <w:t xml:space="preserve"> </w:t>
      </w:r>
      <w:r w:rsidR="00563400">
        <w:rPr>
          <w:bCs/>
        </w:rPr>
        <w:t xml:space="preserve">Alternatively, </w:t>
      </w:r>
      <w:r>
        <w:rPr>
          <w:bCs/>
        </w:rPr>
        <w:t xml:space="preserve">summer-spawning oceanodromous fishes and nearshore residents </w:t>
      </w:r>
      <w:r w:rsidR="00563400">
        <w:rPr>
          <w:bCs/>
        </w:rPr>
        <w:t xml:space="preserve">should </w:t>
      </w:r>
      <w:r w:rsidR="004B3608">
        <w:rPr>
          <w:bCs/>
        </w:rPr>
        <w:t>dominat</w:t>
      </w:r>
      <w:r w:rsidR="00563400">
        <w:rPr>
          <w:bCs/>
        </w:rPr>
        <w:t>e</w:t>
      </w:r>
      <w:r>
        <w:rPr>
          <w:bCs/>
        </w:rPr>
        <w:t xml:space="preserve"> in the late summer. </w:t>
      </w:r>
      <w:r w:rsidR="004B3608">
        <w:rPr>
          <w:bCs/>
        </w:rPr>
        <w:t>Average annual community composition across all of Casco Bay may shift from herring-dominated in cooler years to silverside-dominated in recent, warmer years.</w:t>
      </w:r>
    </w:p>
    <w:p w14:paraId="6545168C" w14:textId="77777777" w:rsidR="00562A5F" w:rsidRPr="00C97BE6" w:rsidRDefault="00562A5F" w:rsidP="0005676A">
      <w:pPr>
        <w:spacing w:after="0" w:line="240" w:lineRule="auto"/>
        <w:rPr>
          <w:bCs/>
        </w:rPr>
      </w:pPr>
    </w:p>
    <w:p w14:paraId="3713CBAD" w14:textId="0511F0D3" w:rsidR="00C92709" w:rsidRDefault="00C92709" w:rsidP="0005676A">
      <w:pPr>
        <w:spacing w:after="0" w:line="240" w:lineRule="auto"/>
        <w:rPr>
          <w:b/>
          <w:color w:val="4472C4"/>
        </w:rPr>
      </w:pPr>
      <w:r>
        <w:rPr>
          <w:b/>
          <w:color w:val="4472C4"/>
        </w:rPr>
        <w:t>3</w:t>
      </w:r>
      <w:r>
        <w:rPr>
          <w:b/>
          <w:color w:val="4472C4"/>
        </w:rPr>
        <w:tab/>
        <w:t>Methods</w:t>
      </w:r>
    </w:p>
    <w:p w14:paraId="74E818DD" w14:textId="58EF6B13" w:rsidR="00C92709" w:rsidRDefault="00C92709" w:rsidP="0005676A">
      <w:pPr>
        <w:spacing w:after="0" w:line="240" w:lineRule="auto"/>
        <w:rPr>
          <w:bCs/>
          <w:color w:val="4472C4"/>
        </w:rPr>
      </w:pPr>
      <w:r w:rsidRPr="00C92709">
        <w:rPr>
          <w:bCs/>
          <w:color w:val="4472C4"/>
        </w:rPr>
        <w:t>3.1</w:t>
      </w:r>
      <w:r w:rsidRPr="00C92709">
        <w:rPr>
          <w:bCs/>
          <w:color w:val="4472C4"/>
        </w:rPr>
        <w:tab/>
        <w:t>Field data collection</w:t>
      </w:r>
    </w:p>
    <w:p w14:paraId="727E1B7C" w14:textId="48B06E6E" w:rsidR="00562A5F" w:rsidRDefault="00562A5F" w:rsidP="0005676A">
      <w:pPr>
        <w:spacing w:after="0" w:line="240" w:lineRule="auto"/>
        <w:rPr>
          <w:bCs/>
        </w:rPr>
      </w:pPr>
      <w:r w:rsidRPr="00562A5F">
        <w:rPr>
          <w:bCs/>
        </w:rPr>
        <w:t xml:space="preserve">Since 2014, the Gulf of Maine Research Institute has </w:t>
      </w:r>
      <w:r>
        <w:rPr>
          <w:bCs/>
        </w:rPr>
        <w:t xml:space="preserve">conducted summer beach seines at 12 sites within the western </w:t>
      </w:r>
      <w:r w:rsidR="003158B4">
        <w:rPr>
          <w:bCs/>
        </w:rPr>
        <w:t>half</w:t>
      </w:r>
      <w:r>
        <w:rPr>
          <w:bCs/>
        </w:rPr>
        <w:t xml:space="preserve"> of Casco Bay as part of the Casco Bay Aquatic Systems Survey (CBASS) program. Sites range from just north of the Presumpscot River mouth to just north of Trundy Point, Cape Elizabeth </w:t>
      </w:r>
      <w:r w:rsidRPr="00291AF8">
        <w:rPr>
          <w:bCs/>
          <w:highlight w:val="yellow"/>
        </w:rPr>
        <w:t>(Fig.</w:t>
      </w:r>
      <w:r w:rsidR="00291AF8">
        <w:rPr>
          <w:bCs/>
          <w:highlight w:val="yellow"/>
        </w:rPr>
        <w:t xml:space="preserve"> 1</w:t>
      </w:r>
      <w:r w:rsidRPr="00291AF8">
        <w:rPr>
          <w:bCs/>
          <w:highlight w:val="yellow"/>
        </w:rPr>
        <w:t>)</w:t>
      </w:r>
      <w:r w:rsidR="00AF4269" w:rsidRPr="00291AF8">
        <w:rPr>
          <w:bCs/>
          <w:highlight w:val="yellow"/>
        </w:rPr>
        <w:t>,</w:t>
      </w:r>
      <w:r w:rsidR="00AF4269">
        <w:rPr>
          <w:bCs/>
        </w:rPr>
        <w:t xml:space="preserve"> resulting </w:t>
      </w:r>
      <w:r w:rsidR="00563400">
        <w:rPr>
          <w:bCs/>
        </w:rPr>
        <w:t xml:space="preserve">in </w:t>
      </w:r>
      <w:r w:rsidR="00AF4269">
        <w:rPr>
          <w:bCs/>
        </w:rPr>
        <w:t xml:space="preserve">samples </w:t>
      </w:r>
      <w:r w:rsidR="00563400">
        <w:rPr>
          <w:bCs/>
        </w:rPr>
        <w:t xml:space="preserve">arranged </w:t>
      </w:r>
      <w:r w:rsidR="00AF4269">
        <w:rPr>
          <w:bCs/>
        </w:rPr>
        <w:t>along a gradient of salinity</w:t>
      </w:r>
      <w:r>
        <w:rPr>
          <w:bCs/>
        </w:rPr>
        <w:t xml:space="preserve">. Bottom substrate type varies </w:t>
      </w:r>
      <w:proofErr w:type="gramStart"/>
      <w:r>
        <w:rPr>
          <w:bCs/>
        </w:rPr>
        <w:t>across sites</w:t>
      </w:r>
      <w:proofErr w:type="gramEnd"/>
      <w:r>
        <w:rPr>
          <w:bCs/>
        </w:rPr>
        <w:t xml:space="preserve"> from fine-grained mud at the sites within the Presumpscot River to coarse-grained gravel at sites along the Cape Elizabeth coast. Sites were sampled at approximately 2-week interva</w:t>
      </w:r>
      <w:r w:rsidR="004E0283">
        <w:rPr>
          <w:bCs/>
        </w:rPr>
        <w:t xml:space="preserve">ls from early summer through early fall, </w:t>
      </w:r>
      <w:r>
        <w:rPr>
          <w:bCs/>
        </w:rPr>
        <w:t>with scattered omissions or delays due to weather or mechanical issues</w:t>
      </w:r>
      <w:r w:rsidR="00B10F9B">
        <w:rPr>
          <w:bCs/>
        </w:rPr>
        <w:t xml:space="preserve">. </w:t>
      </w:r>
    </w:p>
    <w:p w14:paraId="5BF07BC3" w14:textId="77777777" w:rsidR="00562A5F" w:rsidRDefault="00562A5F" w:rsidP="0005676A">
      <w:pPr>
        <w:spacing w:after="0" w:line="240" w:lineRule="auto"/>
        <w:rPr>
          <w:bCs/>
        </w:rPr>
      </w:pPr>
    </w:p>
    <w:p w14:paraId="43298FC9" w14:textId="2BA49B14" w:rsidR="00562A5F" w:rsidRDefault="00BE222F" w:rsidP="0005676A">
      <w:pPr>
        <w:spacing w:after="0" w:line="240" w:lineRule="auto"/>
        <w:rPr>
          <w:bCs/>
        </w:rPr>
      </w:pPr>
      <w:commentRangeStart w:id="19"/>
      <w:commentRangeStart w:id="20"/>
      <w:r>
        <w:rPr>
          <w:bCs/>
        </w:rPr>
        <w:t xml:space="preserve">All </w:t>
      </w:r>
      <w:commentRangeEnd w:id="19"/>
      <w:r w:rsidR="004B3608">
        <w:rPr>
          <w:rStyle w:val="CommentReference"/>
        </w:rPr>
        <w:commentReference w:id="19"/>
      </w:r>
      <w:commentRangeEnd w:id="20"/>
      <w:r w:rsidR="006B0679">
        <w:rPr>
          <w:rStyle w:val="CommentReference"/>
        </w:rPr>
        <w:commentReference w:id="20"/>
      </w:r>
      <w:r>
        <w:rPr>
          <w:bCs/>
        </w:rPr>
        <w:t>samples were collected using a 45.7</w:t>
      </w:r>
      <w:r w:rsidR="00F37E69">
        <w:rPr>
          <w:bCs/>
        </w:rPr>
        <w:t xml:space="preserve"> </w:t>
      </w:r>
      <w:r>
        <w:rPr>
          <w:bCs/>
        </w:rPr>
        <w:t xml:space="preserve">m long, 2.4 m tall seine built </w:t>
      </w:r>
      <w:r w:rsidR="006B0679">
        <w:rPr>
          <w:bCs/>
        </w:rPr>
        <w:t xml:space="preserve">by Memphis Net and Twine </w:t>
      </w:r>
      <w:r>
        <w:rPr>
          <w:bCs/>
        </w:rPr>
        <w:t>of 4.8</w:t>
      </w:r>
      <w:r w:rsidR="00F37E69">
        <w:rPr>
          <w:bCs/>
        </w:rPr>
        <w:t xml:space="preserve"> </w:t>
      </w:r>
      <w:r>
        <w:rPr>
          <w:bCs/>
        </w:rPr>
        <w:t>mm</w:t>
      </w:r>
      <w:r w:rsidR="00F37E69">
        <w:rPr>
          <w:bCs/>
        </w:rPr>
        <w:t xml:space="preserve"> knotless delta-style nylon mesh with a central</w:t>
      </w:r>
      <w:r w:rsidR="00AF4269">
        <w:rPr>
          <w:bCs/>
        </w:rPr>
        <w:t xml:space="preserve"> 2.4m by 2.4m by 2.4m</w:t>
      </w:r>
      <w:r w:rsidR="00F37E69">
        <w:rPr>
          <w:bCs/>
        </w:rPr>
        <w:t xml:space="preserve"> bag. The </w:t>
      </w:r>
      <w:r w:rsidR="00B72F87">
        <w:rPr>
          <w:bCs/>
        </w:rPr>
        <w:t xml:space="preserve">bottom line was </w:t>
      </w:r>
      <w:proofErr w:type="gramStart"/>
      <w:r w:rsidR="00B72F87">
        <w:rPr>
          <w:bCs/>
        </w:rPr>
        <w:t>weighted</w:t>
      </w:r>
      <w:proofErr w:type="gramEnd"/>
      <w:r w:rsidR="00B72F87">
        <w:rPr>
          <w:bCs/>
        </w:rPr>
        <w:t xml:space="preserve"> with lead </w:t>
      </w:r>
      <w:proofErr w:type="gramStart"/>
      <w:r w:rsidR="00B72F87">
        <w:rPr>
          <w:bCs/>
        </w:rPr>
        <w:t>sinkers</w:t>
      </w:r>
      <w:proofErr w:type="gramEnd"/>
      <w:r w:rsidR="00FE7BDE">
        <w:rPr>
          <w:bCs/>
        </w:rPr>
        <w:t xml:space="preserve"> and </w:t>
      </w:r>
      <w:r w:rsidR="00B72F87">
        <w:rPr>
          <w:bCs/>
        </w:rPr>
        <w:t xml:space="preserve">the top line was fitted with buoyant </w:t>
      </w:r>
      <w:r w:rsidR="00B9699F">
        <w:rPr>
          <w:bCs/>
        </w:rPr>
        <w:t xml:space="preserve"> </w:t>
      </w:r>
      <w:r w:rsidR="006B0679">
        <w:rPr>
          <w:bCs/>
        </w:rPr>
        <w:t xml:space="preserve">Spongex </w:t>
      </w:r>
      <w:r w:rsidR="00B72F87">
        <w:rPr>
          <w:bCs/>
        </w:rPr>
        <w:t xml:space="preserve">floats. </w:t>
      </w:r>
      <w:r w:rsidR="0005676A">
        <w:rPr>
          <w:bCs/>
        </w:rPr>
        <w:t>T</w:t>
      </w:r>
      <w:r w:rsidR="00B72F87">
        <w:rPr>
          <w:bCs/>
        </w:rPr>
        <w:t xml:space="preserve">he seine was connected to a bridle and 2m </w:t>
      </w:r>
      <w:r w:rsidR="00B10F9B">
        <w:rPr>
          <w:bCs/>
        </w:rPr>
        <w:t xml:space="preserve">of spare </w:t>
      </w:r>
      <w:r w:rsidR="00B72F87">
        <w:rPr>
          <w:bCs/>
        </w:rPr>
        <w:t>line</w:t>
      </w:r>
      <w:r w:rsidR="0005676A">
        <w:rPr>
          <w:bCs/>
        </w:rPr>
        <w:t xml:space="preserve"> on both ends</w:t>
      </w:r>
      <w:r w:rsidR="00B72F87">
        <w:rPr>
          <w:bCs/>
        </w:rPr>
        <w:t xml:space="preserve">. </w:t>
      </w:r>
      <w:r w:rsidR="00D171AE">
        <w:rPr>
          <w:bCs/>
        </w:rPr>
        <w:t xml:space="preserve">Seines were deployed with the help of a skiff. </w:t>
      </w:r>
      <w:r w:rsidR="00B72F87">
        <w:rPr>
          <w:bCs/>
        </w:rPr>
        <w:t xml:space="preserve">For each sample, one end of the seine </w:t>
      </w:r>
      <w:r w:rsidR="00FE7BDE">
        <w:rPr>
          <w:bCs/>
        </w:rPr>
        <w:t>wa</w:t>
      </w:r>
      <w:r w:rsidR="00B72F87">
        <w:rPr>
          <w:bCs/>
        </w:rPr>
        <w:t xml:space="preserve">s held on the beach while the net </w:t>
      </w:r>
      <w:proofErr w:type="gramStart"/>
      <w:r w:rsidR="00FE7BDE">
        <w:rPr>
          <w:bCs/>
        </w:rPr>
        <w:t>wa</w:t>
      </w:r>
      <w:r w:rsidR="00B72F87">
        <w:rPr>
          <w:bCs/>
        </w:rPr>
        <w:t>s flaked</w:t>
      </w:r>
      <w:proofErr w:type="gramEnd"/>
      <w:r w:rsidR="00B72F87">
        <w:rPr>
          <w:bCs/>
        </w:rPr>
        <w:t xml:space="preserve"> out from the bow of </w:t>
      </w:r>
      <w:r w:rsidR="00D171AE">
        <w:rPr>
          <w:bCs/>
        </w:rPr>
        <w:t>the</w:t>
      </w:r>
      <w:r w:rsidR="00B72F87">
        <w:rPr>
          <w:bCs/>
        </w:rPr>
        <w:t xml:space="preserve"> skiff</w:t>
      </w:r>
      <w:r w:rsidR="0005676A">
        <w:rPr>
          <w:bCs/>
        </w:rPr>
        <w:t xml:space="preserve"> as it backed off the beach</w:t>
      </w:r>
      <w:r w:rsidR="00B72F87">
        <w:rPr>
          <w:bCs/>
        </w:rPr>
        <w:t xml:space="preserve">. The skiff </w:t>
      </w:r>
      <w:r w:rsidR="003158B4">
        <w:rPr>
          <w:bCs/>
        </w:rPr>
        <w:t xml:space="preserve">was moved to extend the </w:t>
      </w:r>
      <w:r w:rsidR="00B72F87">
        <w:rPr>
          <w:bCs/>
        </w:rPr>
        <w:t xml:space="preserve">seine to the near edge of the bag, then </w:t>
      </w:r>
      <w:r w:rsidR="00FE7BDE">
        <w:rPr>
          <w:bCs/>
        </w:rPr>
        <w:t xml:space="preserve">pivoted to return to shore. The remaining length of the seine </w:t>
      </w:r>
      <w:proofErr w:type="gramStart"/>
      <w:r w:rsidR="00FE7BDE">
        <w:rPr>
          <w:bCs/>
        </w:rPr>
        <w:t>was flaked</w:t>
      </w:r>
      <w:proofErr w:type="gramEnd"/>
      <w:r w:rsidR="00FE7BDE">
        <w:rPr>
          <w:bCs/>
        </w:rPr>
        <w:t xml:space="preserve"> out until the skiff landed back on the beach. This resulted in a generally U-shaped deployment of the seine</w:t>
      </w:r>
      <w:r w:rsidR="0005676A">
        <w:rPr>
          <w:bCs/>
        </w:rPr>
        <w:t xml:space="preserve"> with approximately 20 m between the ends on the beach</w:t>
      </w:r>
      <w:r w:rsidR="00FE7BDE">
        <w:rPr>
          <w:bCs/>
        </w:rPr>
        <w:t xml:space="preserve">. </w:t>
      </w:r>
      <w:r w:rsidR="00291AF8">
        <w:rPr>
          <w:bCs/>
        </w:rPr>
        <w:t xml:space="preserve">Tidal stage was not a criterion for sampling, but tidal information was </w:t>
      </w:r>
      <w:proofErr w:type="gramStart"/>
      <w:r w:rsidR="00291AF8">
        <w:rPr>
          <w:bCs/>
        </w:rPr>
        <w:t>recorded</w:t>
      </w:r>
      <w:proofErr w:type="gramEnd"/>
      <w:r w:rsidR="00291AF8">
        <w:rPr>
          <w:bCs/>
        </w:rPr>
        <w:t xml:space="preserve"> and seines were set so </w:t>
      </w:r>
      <w:r w:rsidR="00FE7BDE">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Pr>
          <w:bCs/>
        </w:rPr>
        <w:t>species</w:t>
      </w:r>
      <w:r w:rsidR="00FE7BDE">
        <w:rPr>
          <w:bCs/>
        </w:rPr>
        <w:t xml:space="preserve"> with </w:t>
      </w:r>
      <w:r w:rsidR="00CF4A80">
        <w:rPr>
          <w:bCs/>
        </w:rPr>
        <w:t xml:space="preserve">easily identifiable </w:t>
      </w:r>
      <w:r w:rsidR="00FE7BDE">
        <w:rPr>
          <w:bCs/>
        </w:rPr>
        <w:t xml:space="preserve">sexually dimorphic features (i.e., crabs) were sexed. </w:t>
      </w:r>
      <w:commentRangeStart w:id="21"/>
      <w:commentRangeStart w:id="22"/>
      <w:r w:rsidR="00FE7BDE">
        <w:rPr>
          <w:bCs/>
        </w:rPr>
        <w:t>All organisms were released immediately after they were counted and/or measured</w:t>
      </w:r>
      <w:commentRangeEnd w:id="21"/>
      <w:r w:rsidR="00E76F70">
        <w:rPr>
          <w:rStyle w:val="CommentReference"/>
        </w:rPr>
        <w:commentReference w:id="21"/>
      </w:r>
      <w:commentRangeEnd w:id="22"/>
      <w:r w:rsidR="00B9699F">
        <w:rPr>
          <w:rStyle w:val="CommentReference"/>
        </w:rPr>
        <w:commentReference w:id="22"/>
      </w:r>
      <w:r w:rsidR="00FE7BDE">
        <w:rPr>
          <w:bCs/>
        </w:rPr>
        <w:t>.</w:t>
      </w:r>
      <w:r w:rsidR="00410226">
        <w:rPr>
          <w:bCs/>
        </w:rPr>
        <w:t xml:space="preserve"> </w:t>
      </w:r>
      <w:r w:rsidR="0005676A">
        <w:rPr>
          <w:bCs/>
        </w:rPr>
        <w:t>After completion of seine operations, s</w:t>
      </w:r>
      <w:r w:rsidR="00410226">
        <w:rPr>
          <w:bCs/>
        </w:rPr>
        <w:t xml:space="preserve">urface temperature </w:t>
      </w:r>
      <w:r w:rsidR="001579FC">
        <w:rPr>
          <w:bCs/>
        </w:rPr>
        <w:t>and salinity were</w:t>
      </w:r>
      <w:r w:rsidR="00ED01C5">
        <w:rPr>
          <w:bCs/>
        </w:rPr>
        <w:t xml:space="preserve"> </w:t>
      </w:r>
      <w:r w:rsidR="0005676A">
        <w:rPr>
          <w:bCs/>
        </w:rPr>
        <w:t>measured</w:t>
      </w:r>
      <w:r w:rsidR="00410226">
        <w:rPr>
          <w:bCs/>
        </w:rPr>
        <w:t xml:space="preserve"> using a YSI multiparameter </w:t>
      </w:r>
      <w:proofErr w:type="gramStart"/>
      <w:r w:rsidR="00410226">
        <w:rPr>
          <w:bCs/>
        </w:rPr>
        <w:t>sonde</w:t>
      </w:r>
      <w:proofErr w:type="gramEnd"/>
      <w:r w:rsidR="00792C70">
        <w:rPr>
          <w:bCs/>
        </w:rPr>
        <w:t>, and general weather conditions were recorded.</w:t>
      </w:r>
    </w:p>
    <w:p w14:paraId="28EF5BE5" w14:textId="77777777" w:rsidR="00792C70" w:rsidRDefault="00792C70" w:rsidP="0005676A">
      <w:pPr>
        <w:spacing w:after="0" w:line="240" w:lineRule="auto"/>
        <w:rPr>
          <w:bCs/>
        </w:rPr>
      </w:pPr>
    </w:p>
    <w:p w14:paraId="019D60FE" w14:textId="1C484F88" w:rsidR="00792C70" w:rsidRDefault="00792C70" w:rsidP="0005676A">
      <w:pPr>
        <w:spacing w:after="0" w:line="240" w:lineRule="auto"/>
        <w:rPr>
          <w:bCs/>
        </w:rPr>
      </w:pPr>
      <w:r>
        <w:rPr>
          <w:bCs/>
        </w:rPr>
        <w:t>Data cleaning and processing w</w:t>
      </w:r>
      <w:r w:rsidR="00CF4A80">
        <w:rPr>
          <w:bCs/>
        </w:rPr>
        <w:t>ere</w:t>
      </w:r>
      <w:r>
        <w:rPr>
          <w:bCs/>
        </w:rPr>
        <w:t xml:space="preserve"> accomplished before beginning any statistical analyses. Minimal sampling occurred in 2019</w:t>
      </w:r>
      <w:r w:rsidR="00990552">
        <w:rPr>
          <w:bCs/>
        </w:rPr>
        <w:t xml:space="preserve"> </w:t>
      </w:r>
      <w:r>
        <w:rPr>
          <w:bCs/>
        </w:rPr>
        <w:t>and therefore 2019 data are excluded from all analyses.</w:t>
      </w:r>
      <w:r w:rsidR="00553F6B">
        <w:rPr>
          <w:bCs/>
        </w:rPr>
        <w:t xml:space="preserve"> </w:t>
      </w:r>
      <w:r>
        <w:rPr>
          <w:bCs/>
        </w:rPr>
        <w:t xml:space="preserve">The most consistently sampled period each year was between </w:t>
      </w:r>
      <w:proofErr w:type="gramStart"/>
      <w:r>
        <w:rPr>
          <w:bCs/>
        </w:rPr>
        <w:t>weeks 24</w:t>
      </w:r>
      <w:proofErr w:type="gramEnd"/>
      <w:r>
        <w:rPr>
          <w:bCs/>
        </w:rPr>
        <w:t xml:space="preserve"> and 39 (early June through mid-September). Sporadic data outside this period were removed. Data from observations that noted an issue with the setting of the seine (water depth below </w:t>
      </w:r>
      <w:r w:rsidR="00CF4A80">
        <w:rPr>
          <w:bCs/>
        </w:rPr>
        <w:t xml:space="preserve">the </w:t>
      </w:r>
      <w:r>
        <w:rPr>
          <w:bCs/>
        </w:rPr>
        <w:t>minimum standard, net coming in tangled</w:t>
      </w:r>
      <w:r w:rsidR="00CF4A80">
        <w:rPr>
          <w:bCs/>
        </w:rPr>
        <w:t>, etc.</w:t>
      </w:r>
      <w:r>
        <w:rPr>
          <w:bCs/>
        </w:rPr>
        <w:t>) were also excluded. Of 707 initial</w:t>
      </w:r>
      <w:r w:rsidR="00D171AE">
        <w:rPr>
          <w:bCs/>
        </w:rPr>
        <w:t xml:space="preserve"> seine sampling</w:t>
      </w:r>
      <w:r>
        <w:rPr>
          <w:bCs/>
        </w:rPr>
        <w:t xml:space="preserve"> records, 659 remained after data cleaning.</w:t>
      </w:r>
    </w:p>
    <w:p w14:paraId="41AC75F0" w14:textId="77777777" w:rsidR="00562A5F" w:rsidRPr="00562A5F" w:rsidRDefault="00562A5F" w:rsidP="0005676A">
      <w:pPr>
        <w:spacing w:after="0" w:line="240" w:lineRule="auto"/>
        <w:rPr>
          <w:bCs/>
        </w:rPr>
      </w:pPr>
    </w:p>
    <w:p w14:paraId="5435BE51" w14:textId="640C17DF" w:rsidR="00562A5F" w:rsidRDefault="00562A5F" w:rsidP="0005676A">
      <w:pPr>
        <w:spacing w:after="0" w:line="240" w:lineRule="auto"/>
        <w:rPr>
          <w:bCs/>
          <w:color w:val="4472C4"/>
        </w:rPr>
      </w:pPr>
      <w:r>
        <w:rPr>
          <w:bCs/>
          <w:color w:val="4472C4"/>
        </w:rPr>
        <w:t>3.2</w:t>
      </w:r>
      <w:r>
        <w:rPr>
          <w:bCs/>
          <w:color w:val="4472C4"/>
        </w:rPr>
        <w:tab/>
        <w:t>Nearshore surface temperature anomaly</w:t>
      </w:r>
    </w:p>
    <w:p w14:paraId="57644D59" w14:textId="373C186B" w:rsidR="00C45BD3" w:rsidRDefault="0005676A" w:rsidP="0005676A">
      <w:pPr>
        <w:spacing w:after="0" w:line="240" w:lineRule="auto"/>
        <w:rPr>
          <w:bCs/>
        </w:rPr>
      </w:pPr>
      <w:r>
        <w:rPr>
          <w:bCs/>
        </w:rPr>
        <w:t>Temperature data from each sampling event characterize</w:t>
      </w:r>
      <w:r w:rsidR="00A64B5D">
        <w:rPr>
          <w:bCs/>
        </w:rPr>
        <w:t>s</w:t>
      </w:r>
      <w:r w:rsidR="001D0998">
        <w:rPr>
          <w:bCs/>
        </w:rPr>
        <w:t xml:space="preserve"> instantaneous</w:t>
      </w:r>
      <w:r>
        <w:rPr>
          <w:bCs/>
        </w:rPr>
        <w:t xml:space="preserve"> local conditions </w:t>
      </w:r>
      <w:r w:rsidR="00A14065">
        <w:rPr>
          <w:bCs/>
        </w:rPr>
        <w:t>but</w:t>
      </w:r>
      <w:r>
        <w:rPr>
          <w:bCs/>
        </w:rPr>
        <w:t xml:space="preserve"> </w:t>
      </w:r>
      <w:r w:rsidR="00A662E9">
        <w:rPr>
          <w:bCs/>
        </w:rPr>
        <w:t xml:space="preserve">cannot characterize long-term changes in </w:t>
      </w:r>
      <w:proofErr w:type="gramStart"/>
      <w:r w:rsidR="00A662E9">
        <w:rPr>
          <w:bCs/>
        </w:rPr>
        <w:t>nearshore</w:t>
      </w:r>
      <w:proofErr w:type="gramEnd"/>
      <w:r w:rsidR="00A662E9">
        <w:rPr>
          <w:bCs/>
        </w:rPr>
        <w:t xml:space="preserve"> surface temperature. To create a more </w:t>
      </w:r>
      <w:r w:rsidR="00A662E9">
        <w:rPr>
          <w:bCs/>
        </w:rPr>
        <w:lastRenderedPageBreak/>
        <w:t>synoptic index of nearshore surface temperature,</w:t>
      </w:r>
      <w:r w:rsidR="00A14065">
        <w:rPr>
          <w:bCs/>
        </w:rPr>
        <w:t xml:space="preserve"> we </w:t>
      </w:r>
      <w:r w:rsidR="00CF4A80">
        <w:rPr>
          <w:bCs/>
        </w:rPr>
        <w:t>used</w:t>
      </w:r>
      <w:r w:rsidR="00A14065">
        <w:rPr>
          <w:bCs/>
        </w:rPr>
        <w:t xml:space="preserve"> data from the NOAA Portland Harbor tide gauge (Station ID: 8418150). Although </w:t>
      </w:r>
      <w:r w:rsidR="00D171AE">
        <w:rPr>
          <w:bCs/>
        </w:rPr>
        <w:t xml:space="preserve">this station records the </w:t>
      </w:r>
      <w:r w:rsidR="00A14065">
        <w:rPr>
          <w:bCs/>
        </w:rPr>
        <w:t xml:space="preserve">temperature </w:t>
      </w:r>
      <w:r w:rsidR="00D171AE">
        <w:rPr>
          <w:bCs/>
        </w:rPr>
        <w:t>of</w:t>
      </w:r>
      <w:r w:rsidR="00A14065">
        <w:rPr>
          <w:bCs/>
        </w:rPr>
        <w:t xml:space="preserve"> </w:t>
      </w:r>
      <w:r w:rsidR="00D171AE">
        <w:rPr>
          <w:bCs/>
        </w:rPr>
        <w:t>only one</w:t>
      </w:r>
      <w:r w:rsidR="00A14065">
        <w:rPr>
          <w:bCs/>
        </w:rPr>
        <w:t xml:space="preserve"> point within Casco Bay, it is the most complete dataset available for historical </w:t>
      </w:r>
      <w:proofErr w:type="gramStart"/>
      <w:r w:rsidR="001D0998">
        <w:rPr>
          <w:bCs/>
        </w:rPr>
        <w:t>nearshore</w:t>
      </w:r>
      <w:proofErr w:type="gramEnd"/>
      <w:r w:rsidR="001D0998">
        <w:rPr>
          <w:bCs/>
        </w:rPr>
        <w:t xml:space="preserve"> </w:t>
      </w:r>
      <w:r w:rsidR="00A14065">
        <w:rPr>
          <w:bCs/>
        </w:rPr>
        <w:t>water temperature information. The station has r</w:t>
      </w:r>
      <w:r w:rsidR="00C45BD3">
        <w:rPr>
          <w:bCs/>
        </w:rPr>
        <w:t>eliably r</w:t>
      </w:r>
      <w:r w:rsidR="00A14065">
        <w:rPr>
          <w:bCs/>
        </w:rPr>
        <w:t xml:space="preserve">ecorded surface water temperature at 6-minute intervals </w:t>
      </w:r>
      <w:r w:rsidR="000C3C33">
        <w:rPr>
          <w:bCs/>
        </w:rPr>
        <w:t xml:space="preserve">since </w:t>
      </w:r>
      <w:r w:rsidR="00C45BD3">
        <w:rPr>
          <w:bCs/>
        </w:rPr>
        <w:t xml:space="preserve">August </w:t>
      </w:r>
      <w:r w:rsidR="000C3C33">
        <w:rPr>
          <w:bCs/>
        </w:rPr>
        <w:t>200</w:t>
      </w:r>
      <w:r w:rsidR="00C45BD3">
        <w:rPr>
          <w:bCs/>
        </w:rPr>
        <w:t>2</w:t>
      </w:r>
      <w:r w:rsidR="000C3C33">
        <w:rPr>
          <w:bCs/>
        </w:rPr>
        <w:t xml:space="preserve"> with minimal disruption. </w:t>
      </w:r>
      <w:r w:rsidR="001D0998">
        <w:rPr>
          <w:bCs/>
        </w:rPr>
        <w:t xml:space="preserve">Wider spatial scale data sources, such as NOAA’s Optimum Interpolated Sea Surface Temperature (OISST) product, </w:t>
      </w:r>
      <w:r w:rsidR="00A64B5D">
        <w:rPr>
          <w:bCs/>
        </w:rPr>
        <w:t xml:space="preserve">do not predict </w:t>
      </w:r>
      <w:r w:rsidR="00D171AE">
        <w:rPr>
          <w:bCs/>
        </w:rPr>
        <w:t xml:space="preserve">the </w:t>
      </w:r>
      <w:r w:rsidR="00A64B5D">
        <w:rPr>
          <w:bCs/>
        </w:rPr>
        <w:t xml:space="preserve">temperature </w:t>
      </w:r>
      <w:r w:rsidR="00D171AE">
        <w:rPr>
          <w:bCs/>
        </w:rPr>
        <w:t>of</w:t>
      </w:r>
      <w:r w:rsidR="00A64B5D">
        <w:rPr>
          <w:bCs/>
        </w:rPr>
        <w:t xml:space="preserve"> the extreme nearshore shallows </w:t>
      </w:r>
      <w:r w:rsidR="003158B4">
        <w:rPr>
          <w:bCs/>
        </w:rPr>
        <w:t>sampled in this study</w:t>
      </w:r>
      <w:r w:rsidR="00A64B5D">
        <w:rPr>
          <w:bCs/>
        </w:rPr>
        <w:t xml:space="preserve">, and thus </w:t>
      </w:r>
      <w:r w:rsidR="00D171AE">
        <w:rPr>
          <w:bCs/>
        </w:rPr>
        <w:t>may</w:t>
      </w:r>
      <w:r w:rsidR="00A64B5D">
        <w:rPr>
          <w:bCs/>
        </w:rPr>
        <w:t xml:space="preserve"> not create </w:t>
      </w:r>
      <w:r w:rsidR="00D171AE">
        <w:rPr>
          <w:bCs/>
        </w:rPr>
        <w:t xml:space="preserve">a precise or accurate </w:t>
      </w:r>
      <w:r w:rsidR="00A64B5D">
        <w:rPr>
          <w:bCs/>
        </w:rPr>
        <w:t>index of temperatures in these areas.</w:t>
      </w:r>
    </w:p>
    <w:p w14:paraId="7766CB17" w14:textId="77777777" w:rsidR="00C45BD3" w:rsidRDefault="00C45BD3" w:rsidP="0005676A">
      <w:pPr>
        <w:spacing w:after="0" w:line="240" w:lineRule="auto"/>
        <w:rPr>
          <w:bCs/>
        </w:rPr>
      </w:pPr>
    </w:p>
    <w:p w14:paraId="38B41F4C" w14:textId="221DB3C3" w:rsidR="00BD373B" w:rsidRDefault="000C3C33" w:rsidP="00BD373B">
      <w:pPr>
        <w:spacing w:after="0" w:line="240" w:lineRule="auto"/>
        <w:rPr>
          <w:bCs/>
        </w:rPr>
      </w:pPr>
      <w:r>
        <w:rPr>
          <w:bCs/>
        </w:rPr>
        <w:t xml:space="preserve">We extracted </w:t>
      </w:r>
      <w:r w:rsidR="00E76F70">
        <w:rPr>
          <w:bCs/>
        </w:rPr>
        <w:t>temperature</w:t>
      </w:r>
      <w:r>
        <w:rPr>
          <w:bCs/>
        </w:rPr>
        <w:t xml:space="preserve"> data from </w:t>
      </w:r>
      <w:r w:rsidR="00A64B5D">
        <w:rPr>
          <w:bCs/>
        </w:rPr>
        <w:t>January 2003</w:t>
      </w:r>
      <w:r>
        <w:rPr>
          <w:bCs/>
        </w:rPr>
        <w:t xml:space="preserve"> through December 2024, cleaned to remove ecologically unlikely values (</w:t>
      </w:r>
      <w:r w:rsidR="00C45BD3">
        <w:rPr>
          <w:bCs/>
        </w:rPr>
        <w:t xml:space="preserve">sudden spikes indicative of the instrument being removed from water, </w:t>
      </w:r>
      <w:r w:rsidR="00D171AE">
        <w:rPr>
          <w:bCs/>
        </w:rPr>
        <w:t xml:space="preserve">or </w:t>
      </w:r>
      <w:r w:rsidR="00C45BD3">
        <w:rPr>
          <w:bCs/>
        </w:rPr>
        <w:t xml:space="preserve">temperatures </w:t>
      </w:r>
      <w:r w:rsidR="001D0998">
        <w:rPr>
          <w:bCs/>
        </w:rPr>
        <w:t>above 30</w:t>
      </w:r>
      <w:r w:rsidR="00D171AE">
        <w:rPr>
          <w:bCs/>
        </w:rPr>
        <w:t>°</w:t>
      </w:r>
      <w:r w:rsidR="001D0998">
        <w:rPr>
          <w:bCs/>
        </w:rPr>
        <w:t xml:space="preserve">C), and calculated </w:t>
      </w:r>
      <w:r w:rsidR="00D171AE">
        <w:rPr>
          <w:bCs/>
        </w:rPr>
        <w:t xml:space="preserve">the </w:t>
      </w:r>
      <w:r w:rsidR="007501E2">
        <w:rPr>
          <w:bCs/>
        </w:rPr>
        <w:t>mean</w:t>
      </w:r>
      <w:r w:rsidR="001D0998">
        <w:rPr>
          <w:bCs/>
        </w:rPr>
        <w:t xml:space="preserve"> daily temperature. </w:t>
      </w:r>
      <w:r w:rsidR="00A64B5D">
        <w:rPr>
          <w:bCs/>
        </w:rPr>
        <w:t>The</w:t>
      </w:r>
      <w:r w:rsidR="001D0998">
        <w:rPr>
          <w:bCs/>
        </w:rPr>
        <w:t xml:space="preserve"> </w:t>
      </w:r>
      <w:r w:rsidR="00A64B5D">
        <w:rPr>
          <w:bCs/>
        </w:rPr>
        <w:t>climatological</w:t>
      </w:r>
      <w:r w:rsidR="001D0998">
        <w:rPr>
          <w:bCs/>
        </w:rPr>
        <w:t xml:space="preserve"> reference period</w:t>
      </w:r>
      <w:r w:rsidR="00A64B5D">
        <w:rPr>
          <w:bCs/>
        </w:rPr>
        <w:t xml:space="preserve"> (CRP) was defined as January 2003 through December 2020</w:t>
      </w:r>
      <w:r w:rsidR="001D0998">
        <w:rPr>
          <w:bCs/>
        </w:rPr>
        <w:t xml:space="preserve">. </w:t>
      </w:r>
      <w:r w:rsidR="00A64B5D">
        <w:rPr>
          <w:bCs/>
        </w:rPr>
        <w:t xml:space="preserve">Standard practice, as described by the NOAA National Centers for Environmental Information, is to use a </w:t>
      </w:r>
      <w:r w:rsidR="00D171AE">
        <w:rPr>
          <w:bCs/>
        </w:rPr>
        <w:t>defined</w:t>
      </w:r>
      <w:r w:rsidR="00A64B5D">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Pr>
          <w:bCs/>
        </w:rPr>
        <w:t xml:space="preserve"> A</w:t>
      </w:r>
      <w:r w:rsidR="0056222B">
        <w:rPr>
          <w:bCs/>
        </w:rPr>
        <w:t xml:space="preserve"> Generalized Additive Model (GAM) was </w:t>
      </w:r>
      <w:r w:rsidR="00BD373B">
        <w:rPr>
          <w:bCs/>
        </w:rPr>
        <w:t xml:space="preserve">used to estimate daily </w:t>
      </w:r>
      <w:r w:rsidR="003158B4">
        <w:rPr>
          <w:bCs/>
        </w:rPr>
        <w:t>mean</w:t>
      </w:r>
      <w:r w:rsidR="00BD373B">
        <w:rPr>
          <w:bCs/>
        </w:rPr>
        <w:t xml:space="preserve"> temperature over the CRP. </w:t>
      </w:r>
      <w:r w:rsidR="0056222B">
        <w:rPr>
          <w:bCs/>
        </w:rPr>
        <w:t xml:space="preserve">Day of year and year were used as the explanatory variables. The </w:t>
      </w:r>
      <w:proofErr w:type="spellStart"/>
      <w:r w:rsidR="0056222B" w:rsidRPr="00291AF8">
        <w:rPr>
          <w:bCs/>
          <w:i/>
          <w:iCs/>
        </w:rPr>
        <w:t>mgcv</w:t>
      </w:r>
      <w:proofErr w:type="spellEnd"/>
      <w:r w:rsidR="0056222B">
        <w:rPr>
          <w:bCs/>
        </w:rPr>
        <w:t xml:space="preserve"> package </w:t>
      </w:r>
      <w:r w:rsidR="001579FC">
        <w:rPr>
          <w:bCs/>
        </w:rPr>
        <w:fldChar w:fldCharType="begin"/>
      </w:r>
      <w:r w:rsidR="001579F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Pr>
          <w:bCs/>
        </w:rPr>
        <w:fldChar w:fldCharType="separate"/>
      </w:r>
      <w:r w:rsidR="001579FC" w:rsidRPr="001579FC">
        <w:rPr>
          <w:rFonts w:ascii="Aptos" w:hAnsi="Aptos"/>
        </w:rPr>
        <w:t>(Wood 2004)</w:t>
      </w:r>
      <w:r w:rsidR="001579FC">
        <w:rPr>
          <w:bCs/>
        </w:rPr>
        <w:fldChar w:fldCharType="end"/>
      </w:r>
      <w:r w:rsidR="00926BFF">
        <w:rPr>
          <w:bCs/>
        </w:rPr>
        <w:t xml:space="preserve"> </w:t>
      </w:r>
      <w:r w:rsidR="0056222B">
        <w:rPr>
          <w:bCs/>
        </w:rPr>
        <w:t>was used to fit the model</w:t>
      </w:r>
      <w:r w:rsidR="00F72871">
        <w:rPr>
          <w:bCs/>
        </w:rPr>
        <w:t>.</w:t>
      </w:r>
      <w:r w:rsidR="00BD373B">
        <w:rPr>
          <w:bCs/>
        </w:rPr>
        <w:t xml:space="preserve"> Predictions of </w:t>
      </w:r>
      <w:r w:rsidR="003158B4">
        <w:rPr>
          <w:bCs/>
        </w:rPr>
        <w:t>mean</w:t>
      </w:r>
      <w:r w:rsidR="00BD373B">
        <w:rPr>
          <w:bCs/>
        </w:rPr>
        <w:t xml:space="preserve"> temperature per day of year, excluding the effects of individual years, were extracted.</w:t>
      </w:r>
    </w:p>
    <w:p w14:paraId="2D8E8A59" w14:textId="77777777" w:rsidR="00BD373B" w:rsidRDefault="00BD373B" w:rsidP="0005676A">
      <w:pPr>
        <w:spacing w:after="0" w:line="240" w:lineRule="auto"/>
        <w:rPr>
          <w:bCs/>
        </w:rPr>
      </w:pPr>
    </w:p>
    <w:p w14:paraId="1AD91D26" w14:textId="4D47496B" w:rsidR="00CF4A80" w:rsidRDefault="00E165F3" w:rsidP="0005676A">
      <w:pPr>
        <w:spacing w:after="0" w:line="240" w:lineRule="auto"/>
        <w:rPr>
          <w:bCs/>
        </w:rPr>
      </w:pPr>
      <w:r>
        <w:rPr>
          <w:bCs/>
        </w:rPr>
        <w:t>Dail</w:t>
      </w:r>
      <w:r w:rsidR="00CF4A80">
        <w:rPr>
          <w:bCs/>
        </w:rPr>
        <w:t>y t</w:t>
      </w:r>
      <w:r>
        <w:rPr>
          <w:bCs/>
        </w:rPr>
        <w:t xml:space="preserve">emperature anomalies </w:t>
      </w:r>
      <w:r w:rsidR="00BD373B">
        <w:rPr>
          <w:bCs/>
        </w:rPr>
        <w:t>within the sampling period</w:t>
      </w:r>
      <w:r>
        <w:rPr>
          <w:bCs/>
        </w:rPr>
        <w:t xml:space="preserve"> (2014-2024) were calculated as the difference between </w:t>
      </w:r>
      <w:r w:rsidR="00D171AE">
        <w:rPr>
          <w:bCs/>
        </w:rPr>
        <w:t xml:space="preserve">the </w:t>
      </w:r>
      <w:r w:rsidR="00BD373B">
        <w:rPr>
          <w:bCs/>
        </w:rPr>
        <w:t>mean daily temperature at the Portland Harbor tide gauge and the predicted daily temperature</w:t>
      </w:r>
      <w:r w:rsidR="00CF4A80">
        <w:rPr>
          <w:bCs/>
        </w:rPr>
        <w:t xml:space="preserve"> of the CRP</w:t>
      </w:r>
      <w:r w:rsidR="00BD373B">
        <w:rPr>
          <w:bCs/>
        </w:rPr>
        <w:t xml:space="preserve">. </w:t>
      </w:r>
      <w:r w:rsidR="00CF4A80">
        <w:rPr>
          <w:bCs/>
        </w:rPr>
        <w:t>The</w:t>
      </w:r>
      <w:r w:rsidR="00D1561A">
        <w:rPr>
          <w:bCs/>
        </w:rPr>
        <w:t xml:space="preserve"> temporal frame of reference </w:t>
      </w:r>
      <w:r w:rsidR="00CF4A80">
        <w:rPr>
          <w:bCs/>
        </w:rPr>
        <w:t xml:space="preserve">was shifted </w:t>
      </w:r>
      <w:r w:rsidR="00D1561A">
        <w:rPr>
          <w:bCs/>
        </w:rPr>
        <w:t>so that day 1 of each</w:t>
      </w:r>
      <w:r w:rsidR="00D171AE">
        <w:rPr>
          <w:bCs/>
        </w:rPr>
        <w:t xml:space="preserve"> modeled</w:t>
      </w:r>
      <w:r w:rsidR="00D1561A">
        <w:rPr>
          <w:bCs/>
        </w:rPr>
        <w:t xml:space="preserve"> year was December 1</w:t>
      </w:r>
      <w:r w:rsidR="00D1561A" w:rsidRPr="00D1561A">
        <w:rPr>
          <w:bCs/>
          <w:vertAlign w:val="superscript"/>
        </w:rPr>
        <w:t>st</w:t>
      </w:r>
      <w:r w:rsidR="00D1561A">
        <w:rPr>
          <w:bCs/>
        </w:rPr>
        <w:t xml:space="preserve">. This was done to best align </w:t>
      </w:r>
      <w:r w:rsidR="00FF216E">
        <w:rPr>
          <w:bCs/>
        </w:rPr>
        <w:t>the</w:t>
      </w:r>
      <w:r w:rsidR="00D1561A">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Pr>
          <w:bCs/>
        </w:rPr>
        <w:t xml:space="preserve"> Mean annual temperature anomalies were calculated according to this frame of reference (December 1</w:t>
      </w:r>
      <w:r w:rsidR="00FF216E" w:rsidRPr="00FF216E">
        <w:rPr>
          <w:bCs/>
          <w:vertAlign w:val="superscript"/>
        </w:rPr>
        <w:t>st</w:t>
      </w:r>
      <w:r w:rsidR="00FF216E">
        <w:rPr>
          <w:bCs/>
        </w:rPr>
        <w:t xml:space="preserve"> through the following November 30</w:t>
      </w:r>
      <w:r w:rsidR="00FF216E" w:rsidRPr="00FF216E">
        <w:rPr>
          <w:bCs/>
          <w:vertAlign w:val="superscript"/>
        </w:rPr>
        <w:t>th</w:t>
      </w:r>
      <w:r w:rsidR="00FF216E">
        <w:rPr>
          <w:bCs/>
        </w:rPr>
        <w:t xml:space="preserve">). Years with </w:t>
      </w:r>
      <w:r w:rsidR="00CF4A80">
        <w:rPr>
          <w:bCs/>
        </w:rPr>
        <w:t>mean temperature anomalies below the CRP average were categorized as “cooler,” and years with mean temperature anomalies above the CRP average were categorized as “warmer.”</w:t>
      </w:r>
    </w:p>
    <w:p w14:paraId="2A594A8E" w14:textId="77777777" w:rsidR="00D1561A" w:rsidRPr="0005676A" w:rsidRDefault="00D1561A" w:rsidP="0005676A">
      <w:pPr>
        <w:spacing w:after="0" w:line="240" w:lineRule="auto"/>
        <w:rPr>
          <w:bCs/>
        </w:rPr>
      </w:pPr>
    </w:p>
    <w:p w14:paraId="35E5D3E8" w14:textId="69093CF1" w:rsidR="00562A5F" w:rsidRDefault="00C92709" w:rsidP="0005676A">
      <w:pPr>
        <w:spacing w:after="0" w:line="240" w:lineRule="auto"/>
        <w:rPr>
          <w:bCs/>
          <w:color w:val="4472C4"/>
        </w:rPr>
      </w:pPr>
      <w:r w:rsidRPr="00C92709">
        <w:rPr>
          <w:bCs/>
          <w:color w:val="4472C4"/>
        </w:rPr>
        <w:t>3.</w:t>
      </w:r>
      <w:r w:rsidR="00562A5F">
        <w:rPr>
          <w:bCs/>
          <w:color w:val="4472C4"/>
        </w:rPr>
        <w:t>3</w:t>
      </w:r>
      <w:r w:rsidRPr="00C92709">
        <w:rPr>
          <w:bCs/>
          <w:color w:val="4472C4"/>
        </w:rPr>
        <w:tab/>
      </w:r>
      <w:r w:rsidR="00562A5F">
        <w:rPr>
          <w:bCs/>
          <w:color w:val="4472C4"/>
        </w:rPr>
        <w:t>Statistical analyses</w:t>
      </w:r>
    </w:p>
    <w:p w14:paraId="1A25A1AF" w14:textId="1201B67E" w:rsidR="007501E2" w:rsidRDefault="00562A5F" w:rsidP="0005676A">
      <w:pPr>
        <w:spacing w:after="0" w:line="240" w:lineRule="auto"/>
        <w:rPr>
          <w:bCs/>
          <w:color w:val="4472C4"/>
        </w:rPr>
      </w:pPr>
      <w:commentRangeStart w:id="23"/>
      <w:r>
        <w:rPr>
          <w:bCs/>
          <w:color w:val="4472C4"/>
        </w:rPr>
        <w:t>3.3.1</w:t>
      </w:r>
      <w:r>
        <w:rPr>
          <w:bCs/>
          <w:color w:val="4472C4"/>
        </w:rPr>
        <w:tab/>
      </w:r>
      <w:r w:rsidR="001579FC">
        <w:rPr>
          <w:bCs/>
          <w:color w:val="4472C4"/>
        </w:rPr>
        <w:t>Weekly growth rates</w:t>
      </w:r>
      <w:commentRangeEnd w:id="23"/>
      <w:r w:rsidR="005B3CE9">
        <w:rPr>
          <w:rStyle w:val="CommentReference"/>
        </w:rPr>
        <w:commentReference w:id="23"/>
      </w:r>
    </w:p>
    <w:p w14:paraId="25B83382" w14:textId="2B258F73" w:rsidR="00CF4A80" w:rsidRDefault="007A7EA3" w:rsidP="00BD6ED4">
      <w:pPr>
        <w:spacing w:after="0" w:line="240" w:lineRule="auto"/>
        <w:rPr>
          <w:bCs/>
        </w:rPr>
      </w:pPr>
      <w:r>
        <w:rPr>
          <w:bCs/>
        </w:rPr>
        <w:t>Growth rate fluctuates with age, so it is necessary to separate fish captured in summer beach s</w:t>
      </w:r>
      <w:r w:rsidR="00D171AE">
        <w:rPr>
          <w:bCs/>
        </w:rPr>
        <w:t>e</w:t>
      </w:r>
      <w:r>
        <w:rPr>
          <w:bCs/>
        </w:rPr>
        <w:t xml:space="preserve">ine operations into discrete year classes. </w:t>
      </w:r>
      <w:r w:rsidR="00D171AE">
        <w:rPr>
          <w:bCs/>
        </w:rPr>
        <w:t>When direct measurements of age are not available</w:t>
      </w:r>
      <w:r w:rsidR="004B3608">
        <w:rPr>
          <w:bCs/>
        </w:rPr>
        <w:t xml:space="preserve">, </w:t>
      </w:r>
      <w:r w:rsidR="00D171AE">
        <w:rPr>
          <w:bCs/>
        </w:rPr>
        <w:t xml:space="preserve">statistical length-frequency models can be used to estimate </w:t>
      </w:r>
      <w:r w:rsidR="004B3608">
        <w:rPr>
          <w:bCs/>
        </w:rPr>
        <w:t>age. This process is effective for t</w:t>
      </w:r>
      <w:r w:rsidR="00D171AE">
        <w:rPr>
          <w:bCs/>
        </w:rPr>
        <w:t xml:space="preserve">emperate fishes with short, distinct spawning seasons </w:t>
      </w:r>
      <w:r w:rsidR="00D171AE">
        <w:rPr>
          <w:bCs/>
        </w:rPr>
        <w:fldChar w:fldCharType="begin"/>
      </w:r>
      <w:r w:rsidR="00D171AE">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Pr>
          <w:bCs/>
        </w:rPr>
        <w:fldChar w:fldCharType="separate"/>
      </w:r>
      <w:r w:rsidR="00D171AE" w:rsidRPr="00D171AE">
        <w:rPr>
          <w:rFonts w:ascii="Aptos" w:hAnsi="Aptos"/>
        </w:rPr>
        <w:t>(Macdonald &amp; Pitcher 1979)</w:t>
      </w:r>
      <w:r w:rsidR="00D171AE">
        <w:rPr>
          <w:bCs/>
        </w:rPr>
        <w:fldChar w:fldCharType="end"/>
      </w:r>
      <w:r w:rsidR="00D171AE">
        <w:rPr>
          <w:bCs/>
        </w:rPr>
        <w:t xml:space="preserve">. </w:t>
      </w:r>
      <w:r w:rsidR="00CF4A80">
        <w:rPr>
          <w:bCs/>
        </w:rPr>
        <w:t>Th</w:t>
      </w:r>
      <w:r w:rsidR="0059204D">
        <w:rPr>
          <w:bCs/>
        </w:rPr>
        <w:t xml:space="preserve">e relationship of length to age </w:t>
      </w:r>
      <w:r w:rsidR="00CF4A80">
        <w:rPr>
          <w:bCs/>
        </w:rPr>
        <w:t xml:space="preserve">becomes more difficult to detect as fish age and growth slows or ceases </w:t>
      </w:r>
      <w:r w:rsidR="00CF4A80">
        <w:rPr>
          <w:bCs/>
        </w:rPr>
        <w:fldChar w:fldCharType="begin"/>
      </w:r>
      <w:r w:rsidR="00CF4A80">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Pr>
          <w:rFonts w:ascii="Arial" w:hAnsi="Arial" w:cs="Arial"/>
          <w:bCs/>
        </w:rPr>
        <w:instrText> </w:instrText>
      </w:r>
      <w:r w:rsidR="00CF4A80">
        <w:rPr>
          <w:rFonts w:ascii="Aptos" w:hAnsi="Aptos" w:cs="Aptos"/>
          <w:bCs/>
        </w:rPr>
        <w:instrText>→</w:instrText>
      </w:r>
      <w:r w:rsidR="00CF4A80">
        <w:rPr>
          <w:rFonts w:ascii="Arial" w:hAnsi="Arial" w:cs="Arial"/>
          <w:bCs/>
        </w:rPr>
        <w:instrText> </w:instrText>
      </w:r>
      <w:r w:rsidR="00CF4A80">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Pr>
          <w:bCs/>
        </w:rPr>
        <w:fldChar w:fldCharType="separate"/>
      </w:r>
      <w:r w:rsidR="00CF4A80" w:rsidRPr="00CF4A80">
        <w:rPr>
          <w:rFonts w:ascii="Aptos" w:hAnsi="Aptos"/>
        </w:rPr>
        <w:t>(Maunder et al. 2018)</w:t>
      </w:r>
      <w:r w:rsidR="00CF4A80">
        <w:rPr>
          <w:bCs/>
        </w:rPr>
        <w:fldChar w:fldCharType="end"/>
      </w:r>
      <w:r w:rsidR="00CF4A80">
        <w:rPr>
          <w:bCs/>
        </w:rPr>
        <w:t xml:space="preserve">. However, both focal species (herring and silverside) can likely be aged using this approach. Both species have seasonal growth patterns. The short lifespan </w:t>
      </w:r>
      <w:r w:rsidR="004B3608">
        <w:rPr>
          <w:bCs/>
        </w:rPr>
        <w:t xml:space="preserve">and simple age structure </w:t>
      </w:r>
      <w:r w:rsidR="00CF4A80">
        <w:rPr>
          <w:bCs/>
        </w:rPr>
        <w:t xml:space="preserve">of silverside should facilitate the detection of distinct ages by size. </w:t>
      </w:r>
      <w:r w:rsidR="0059204D">
        <w:rPr>
          <w:bCs/>
        </w:rPr>
        <w:t xml:space="preserve">All herring individuals caught in seine sampling efforts were 14-139 mm long; when comparing to the expected size and age of herring at maturation (275 mm at ages 3-4; </w:t>
      </w:r>
      <w:r w:rsidR="0059204D">
        <w:rPr>
          <w:bCs/>
        </w:rPr>
        <w:fldChar w:fldCharType="begin"/>
      </w:r>
      <w:r w:rsidR="004B3608">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Pr>
          <w:bCs/>
        </w:rPr>
        <w:fldChar w:fldCharType="separate"/>
      </w:r>
      <w:r w:rsidR="0059204D" w:rsidRPr="0059204D">
        <w:rPr>
          <w:rFonts w:ascii="Aptos" w:hAnsi="Aptos"/>
        </w:rPr>
        <w:t>Boyar 1968)</w:t>
      </w:r>
      <w:r w:rsidR="0059204D">
        <w:rPr>
          <w:bCs/>
        </w:rPr>
        <w:fldChar w:fldCharType="end"/>
      </w:r>
      <w:r w:rsidR="0059204D">
        <w:rPr>
          <w:bCs/>
        </w:rPr>
        <w:t xml:space="preserve"> and expected maximum size and age (390 mm at ages 15-18; </w:t>
      </w:r>
      <w:r w:rsidR="0059204D">
        <w:rPr>
          <w:bCs/>
        </w:rPr>
        <w:fldChar w:fldCharType="begin"/>
      </w:r>
      <w:r w:rsidR="004B3608">
        <w:rPr>
          <w:bCs/>
        </w:rPr>
        <w: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59204D">
        <w:rPr>
          <w:bCs/>
        </w:rPr>
        <w:fldChar w:fldCharType="separate"/>
      </w:r>
      <w:r w:rsidR="0059204D" w:rsidRPr="0059204D">
        <w:rPr>
          <w:rFonts w:ascii="Aptos" w:hAnsi="Aptos"/>
        </w:rPr>
        <w:t>Anthony 1972)</w:t>
      </w:r>
      <w:r w:rsidR="0059204D">
        <w:rPr>
          <w:bCs/>
        </w:rPr>
        <w:fldChar w:fldCharType="end"/>
      </w:r>
      <w:r w:rsidR="0059204D">
        <w:rPr>
          <w:bCs/>
        </w:rPr>
        <w:t>, it is clear that these are all younger individuals. It should be possible to estimate the age of seine-captured herring by length.</w:t>
      </w:r>
    </w:p>
    <w:p w14:paraId="60139F68" w14:textId="77777777" w:rsidR="00CF4A80" w:rsidRDefault="00CF4A80" w:rsidP="00BD6ED4">
      <w:pPr>
        <w:spacing w:after="0" w:line="240" w:lineRule="auto"/>
        <w:rPr>
          <w:bCs/>
        </w:rPr>
      </w:pPr>
    </w:p>
    <w:p w14:paraId="109D5EB5" w14:textId="431DCA5D" w:rsidR="00D171AE" w:rsidRDefault="004B3608" w:rsidP="00BD6ED4">
      <w:pPr>
        <w:spacing w:after="0" w:line="240" w:lineRule="auto"/>
        <w:rPr>
          <w:bCs/>
        </w:rPr>
      </w:pPr>
      <w:r>
        <w:rPr>
          <w:bCs/>
        </w:rPr>
        <w:lastRenderedPageBreak/>
        <w:t>To calculate</w:t>
      </w:r>
      <w:r w:rsidR="0059204D">
        <w:rPr>
          <w:bCs/>
        </w:rPr>
        <w:t xml:space="preserve"> growth rates for the youngest cohort of each focal species</w:t>
      </w:r>
      <w:r>
        <w:rPr>
          <w:bCs/>
        </w:rPr>
        <w:t>,</w:t>
      </w:r>
      <w:r w:rsidR="0059204D">
        <w:rPr>
          <w:bCs/>
        </w:rPr>
        <w:t xml:space="preserve"> age-0 fishes</w:t>
      </w:r>
      <w:r>
        <w:rPr>
          <w:bCs/>
        </w:rPr>
        <w:t xml:space="preserve"> must be identified and selected from the sampled population</w:t>
      </w:r>
      <w:r w:rsidR="0059204D">
        <w:rPr>
          <w:bCs/>
        </w:rPr>
        <w:t xml:space="preserve">. This begins with an assumption that the lengths of sampled </w:t>
      </w:r>
      <w:proofErr w:type="gramStart"/>
      <w:r w:rsidR="0059204D">
        <w:rPr>
          <w:bCs/>
        </w:rPr>
        <w:t>conspecifics</w:t>
      </w:r>
      <w:proofErr w:type="gramEnd"/>
      <w:r w:rsidR="0059204D">
        <w:rPr>
          <w:bCs/>
        </w:rPr>
        <w:t xml:space="preserve"> in the same year class at the same time come from an identifiable distribution. Commonly, a normal distribution is assumed </w:t>
      </w:r>
      <w:r w:rsidR="0059204D">
        <w:rPr>
          <w:bCs/>
        </w:rPr>
        <w:fldChar w:fldCharType="begin"/>
      </w:r>
      <w:r w:rsidR="0059204D">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Pr>
          <w:bCs/>
        </w:rPr>
        <w:fldChar w:fldCharType="separate"/>
      </w:r>
      <w:r w:rsidR="0059204D" w:rsidRPr="00BD6ED4">
        <w:rPr>
          <w:rFonts w:ascii="Aptos" w:hAnsi="Aptos"/>
        </w:rPr>
        <w:t>(Macdonald &amp; Pitcher 1979, Zhou et al. 2022)</w:t>
      </w:r>
      <w:r w:rsidR="0059204D">
        <w:rPr>
          <w:bCs/>
        </w:rPr>
        <w:fldChar w:fldCharType="end"/>
      </w:r>
      <w:r w:rsidR="0059204D">
        <w:rPr>
          <w:bCs/>
        </w:rPr>
        <w:t xml:space="preserve">. It is therefore possible to identify age groups by their unique modal lengths along a cumulative length distribution </w:t>
      </w:r>
      <w:r w:rsidR="0059204D">
        <w:rPr>
          <w:bCs/>
        </w:rPr>
        <w:fldChar w:fldCharType="begin"/>
      </w:r>
      <w:r w:rsidR="0059204D">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Pr>
          <w:bCs/>
        </w:rPr>
        <w:fldChar w:fldCharType="separate"/>
      </w:r>
      <w:r w:rsidR="0059204D" w:rsidRPr="00D171AE">
        <w:rPr>
          <w:rFonts w:ascii="Aptos" w:hAnsi="Aptos"/>
        </w:rPr>
        <w:t>(Macdonald &amp; Pitcher 1979)</w:t>
      </w:r>
      <w:r w:rsidR="0059204D">
        <w:rPr>
          <w:bCs/>
        </w:rPr>
        <w:fldChar w:fldCharType="end"/>
      </w:r>
      <w:r w:rsidR="0059204D">
        <w:rPr>
          <w:bCs/>
        </w:rPr>
        <w:t xml:space="preserve">. For both focal species, weekly length distributions indicate that at least two age groups </w:t>
      </w:r>
      <w:r w:rsidR="00B10F9B">
        <w:rPr>
          <w:bCs/>
        </w:rPr>
        <w:t xml:space="preserve">are present in the nearshore region during our sampling period, </w:t>
      </w:r>
      <w:r w:rsidR="0059204D">
        <w:rPr>
          <w:bCs/>
        </w:rPr>
        <w:t>and the timing of use may vary by age</w:t>
      </w:r>
      <w:r w:rsidR="00B10F9B">
        <w:rPr>
          <w:bCs/>
        </w:rPr>
        <w:t xml:space="preserve"> </w:t>
      </w:r>
      <w:r w:rsidR="00B10F9B" w:rsidRPr="00291AF8">
        <w:rPr>
          <w:bCs/>
          <w:highlight w:val="yellow"/>
        </w:rPr>
        <w:t xml:space="preserve">(Fig. </w:t>
      </w:r>
      <w:r w:rsidR="00291AF8">
        <w:rPr>
          <w:bCs/>
          <w:highlight w:val="yellow"/>
        </w:rPr>
        <w:t>2</w:t>
      </w:r>
      <w:r w:rsidR="00B10F9B" w:rsidRPr="00291AF8">
        <w:rPr>
          <w:bCs/>
          <w:highlight w:val="yellow"/>
        </w:rPr>
        <w:t>).</w:t>
      </w:r>
      <w:r w:rsidR="00B10F9B">
        <w:rPr>
          <w:bCs/>
        </w:rPr>
        <w:t xml:space="preserve"> </w:t>
      </w:r>
      <w:r w:rsidR="00167751">
        <w:rPr>
          <w:bCs/>
        </w:rPr>
        <w:t xml:space="preserve">Larval herring metamorphose to juveniles at 40-55 mm standard length by the first spring after hatching </w:t>
      </w:r>
      <w:r w:rsidR="00167751">
        <w:rPr>
          <w:bCs/>
        </w:rPr>
        <w:fldChar w:fldCharType="begin"/>
      </w:r>
      <w:r w:rsidR="00167751">
        <w:rPr>
          <w:bCs/>
        </w:rPr>
        <w: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167751">
        <w:rPr>
          <w:bCs/>
        </w:rPr>
        <w:fldChar w:fldCharType="separate"/>
      </w:r>
      <w:r w:rsidR="00167751" w:rsidRPr="00167751">
        <w:rPr>
          <w:rFonts w:ascii="Aptos" w:hAnsi="Aptos"/>
        </w:rPr>
        <w:t>(Lough et al. 1982)</w:t>
      </w:r>
      <w:r w:rsidR="00167751">
        <w:rPr>
          <w:bCs/>
        </w:rPr>
        <w:fldChar w:fldCharType="end"/>
      </w:r>
      <w:r w:rsidR="00167751">
        <w:rPr>
          <w:bCs/>
        </w:rPr>
        <w:t xml:space="preserve"> and grow to lengths of 90-125 mm by the end of their first year </w:t>
      </w:r>
      <w:r w:rsidR="00167751">
        <w:rPr>
          <w:bCs/>
        </w:rPr>
        <w:fldChar w:fldCharType="begin"/>
      </w:r>
      <w:r w:rsidR="00167751">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Pr>
          <w:bCs/>
        </w:rPr>
        <w:fldChar w:fldCharType="separate"/>
      </w:r>
      <w:r w:rsidR="00167751" w:rsidRPr="00167751">
        <w:rPr>
          <w:rFonts w:ascii="Aptos" w:hAnsi="Aptos"/>
        </w:rPr>
        <w:t>(Anthony 1972)</w:t>
      </w:r>
      <w:r w:rsidR="00167751">
        <w:rPr>
          <w:bCs/>
        </w:rPr>
        <w:fldChar w:fldCharType="end"/>
      </w:r>
      <w:r w:rsidR="00167751">
        <w:rPr>
          <w:bCs/>
        </w:rPr>
        <w:t xml:space="preserve">. </w:t>
      </w:r>
      <w:r w:rsidR="00B10F9B">
        <w:rPr>
          <w:bCs/>
        </w:rPr>
        <w:t xml:space="preserve">The size range of </w:t>
      </w:r>
      <w:proofErr w:type="gramStart"/>
      <w:r w:rsidR="00B10F9B">
        <w:rPr>
          <w:bCs/>
        </w:rPr>
        <w:t>herring</w:t>
      </w:r>
      <w:proofErr w:type="gramEnd"/>
      <w:r w:rsidR="00B10F9B">
        <w:rPr>
          <w:bCs/>
        </w:rPr>
        <w:t xml:space="preserve"> caught in </w:t>
      </w:r>
      <w:r w:rsidR="00167751">
        <w:rPr>
          <w:bCs/>
        </w:rPr>
        <w:t xml:space="preserve">our </w:t>
      </w:r>
      <w:proofErr w:type="gramStart"/>
      <w:r w:rsidR="00B10F9B">
        <w:rPr>
          <w:bCs/>
        </w:rPr>
        <w:t>beach seines</w:t>
      </w:r>
      <w:proofErr w:type="gramEnd"/>
      <w:r w:rsidR="00B10F9B">
        <w:rPr>
          <w:bCs/>
        </w:rPr>
        <w:t xml:space="preserve"> indicates they </w:t>
      </w:r>
      <w:r w:rsidR="00D171AE">
        <w:rPr>
          <w:bCs/>
        </w:rPr>
        <w:t>were</w:t>
      </w:r>
      <w:r w:rsidR="00B10F9B">
        <w:rPr>
          <w:bCs/>
        </w:rPr>
        <w:t xml:space="preserve"> mostly </w:t>
      </w:r>
      <w:r w:rsidR="00F10420">
        <w:rPr>
          <w:bCs/>
        </w:rPr>
        <w:t>age-0</w:t>
      </w:r>
      <w:r w:rsidR="00B10F9B">
        <w:rPr>
          <w:bCs/>
        </w:rPr>
        <w:t xml:space="preserve"> </w:t>
      </w:r>
      <w:proofErr w:type="gramStart"/>
      <w:r w:rsidR="00F10420">
        <w:rPr>
          <w:bCs/>
        </w:rPr>
        <w:t>fish</w:t>
      </w:r>
      <w:proofErr w:type="gramEnd"/>
      <w:r w:rsidR="00F10420">
        <w:rPr>
          <w:bCs/>
        </w:rPr>
        <w:t xml:space="preserve"> </w:t>
      </w:r>
      <w:r w:rsidR="00B10F9B">
        <w:rPr>
          <w:bCs/>
        </w:rPr>
        <w:t xml:space="preserve">spawned the previous fall (mean 64 mm, SD 13 mm). </w:t>
      </w:r>
      <w:r w:rsidR="00F72354">
        <w:rPr>
          <w:bCs/>
        </w:rPr>
        <w:t xml:space="preserve">For silverside, weekly average lengths </w:t>
      </w:r>
      <w:r w:rsidR="00D171AE">
        <w:rPr>
          <w:bCs/>
        </w:rPr>
        <w:t>were</w:t>
      </w:r>
      <w:r w:rsidR="00F72354">
        <w:rPr>
          <w:bCs/>
        </w:rPr>
        <w:t xml:space="preserve"> consistently around 100 mm in the first third of the sampling season but rapidly decrease</w:t>
      </w:r>
      <w:r w:rsidR="00D171AE">
        <w:rPr>
          <w:bCs/>
        </w:rPr>
        <w:t>d</w:t>
      </w:r>
      <w:r w:rsidR="00F72354">
        <w:rPr>
          <w:bCs/>
        </w:rPr>
        <w:t xml:space="preserve"> to a low of 6</w:t>
      </w:r>
      <w:r w:rsidR="007A7EA3">
        <w:rPr>
          <w:bCs/>
        </w:rPr>
        <w:t>7</w:t>
      </w:r>
      <w:r w:rsidR="00F72354">
        <w:rPr>
          <w:bCs/>
        </w:rPr>
        <w:t xml:space="preserve"> mm in </w:t>
      </w:r>
      <w:r w:rsidR="007A7EA3">
        <w:rPr>
          <w:bCs/>
        </w:rPr>
        <w:t>week 31</w:t>
      </w:r>
      <w:r w:rsidR="00F72354">
        <w:rPr>
          <w:bCs/>
        </w:rPr>
        <w:t>. This indicates that mostly age-1+ silverside</w:t>
      </w:r>
      <w:r w:rsidR="009329FE">
        <w:rPr>
          <w:bCs/>
        </w:rPr>
        <w:t>s</w:t>
      </w:r>
      <w:r w:rsidR="00F72354">
        <w:rPr>
          <w:bCs/>
        </w:rPr>
        <w:t xml:space="preserve"> </w:t>
      </w:r>
      <w:r w:rsidR="00D171AE">
        <w:rPr>
          <w:bCs/>
        </w:rPr>
        <w:t>were</w:t>
      </w:r>
      <w:r w:rsidR="00F72354">
        <w:rPr>
          <w:bCs/>
        </w:rPr>
        <w:t xml:space="preserve"> caught early in the season, but </w:t>
      </w:r>
      <w:proofErr w:type="gramStart"/>
      <w:r w:rsidR="00F72354">
        <w:rPr>
          <w:bCs/>
        </w:rPr>
        <w:t>recently-spawned</w:t>
      </w:r>
      <w:proofErr w:type="gramEnd"/>
      <w:r w:rsidR="00F72354">
        <w:rPr>
          <w:bCs/>
        </w:rPr>
        <w:t xml:space="preserve"> silverside</w:t>
      </w:r>
      <w:r w:rsidR="009329FE">
        <w:rPr>
          <w:bCs/>
        </w:rPr>
        <w:t>s</w:t>
      </w:r>
      <w:r w:rsidR="00F72354">
        <w:rPr>
          <w:bCs/>
        </w:rPr>
        <w:t xml:space="preserve"> recruit to the seine </w:t>
      </w:r>
      <w:r w:rsidR="007A7EA3">
        <w:rPr>
          <w:bCs/>
        </w:rPr>
        <w:t>and dominate catch by late July.</w:t>
      </w:r>
      <w:r w:rsidR="000F6289">
        <w:rPr>
          <w:bCs/>
        </w:rPr>
        <w:t xml:space="preserve"> This is consistent with phenological patterns and growth rates reported in the literature </w:t>
      </w:r>
      <w:r w:rsidR="000F6289">
        <w:rPr>
          <w:bCs/>
        </w:rPr>
        <w:fldChar w:fldCharType="begin"/>
      </w:r>
      <w:r w:rsidR="002E045D">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Pr>
          <w:bCs/>
        </w:rPr>
        <w:fldChar w:fldCharType="separate"/>
      </w:r>
      <w:r w:rsidR="002E045D" w:rsidRPr="002E045D">
        <w:rPr>
          <w:rFonts w:ascii="Aptos" w:hAnsi="Aptos"/>
        </w:rPr>
        <w:t>(Conover &amp; Ross 1982, Conover &amp; Present 1990, Gao &amp; Munch 2013)</w:t>
      </w:r>
      <w:r w:rsidR="000F6289">
        <w:rPr>
          <w:bCs/>
        </w:rPr>
        <w:fldChar w:fldCharType="end"/>
      </w:r>
      <w:r w:rsidR="002E045D">
        <w:rPr>
          <w:bCs/>
        </w:rPr>
        <w:t>.</w:t>
      </w:r>
      <w:r w:rsidR="00F10420">
        <w:rPr>
          <w:bCs/>
        </w:rPr>
        <w:t xml:space="preserve"> </w:t>
      </w:r>
    </w:p>
    <w:p w14:paraId="78FD72AB" w14:textId="77777777" w:rsidR="00D171AE" w:rsidRDefault="00D171AE" w:rsidP="001F1CA4">
      <w:pPr>
        <w:spacing w:after="0" w:line="240" w:lineRule="auto"/>
        <w:rPr>
          <w:bCs/>
        </w:rPr>
      </w:pPr>
    </w:p>
    <w:p w14:paraId="2496B55B" w14:textId="411C5A59" w:rsidR="00813874" w:rsidRDefault="002D1769" w:rsidP="001F1CA4">
      <w:pPr>
        <w:spacing w:after="0" w:line="240" w:lineRule="auto"/>
        <w:rPr>
          <w:bCs/>
        </w:rPr>
      </w:pPr>
      <w:r>
        <w:rPr>
          <w:bCs/>
        </w:rPr>
        <w:t>The following analyses were carried out separately for each year of data collection</w:t>
      </w:r>
      <w:r w:rsidR="00E142AE">
        <w:rPr>
          <w:bCs/>
        </w:rPr>
        <w:t xml:space="preserve">, as we expected </w:t>
      </w:r>
      <w:r w:rsidR="004B3608">
        <w:rPr>
          <w:bCs/>
        </w:rPr>
        <w:t>interannual variation in</w:t>
      </w:r>
      <w:r w:rsidR="00E142AE">
        <w:rPr>
          <w:bCs/>
        </w:rPr>
        <w:t xml:space="preserve"> spawning </w:t>
      </w:r>
      <w:r w:rsidR="0059204D">
        <w:rPr>
          <w:bCs/>
        </w:rPr>
        <w:t xml:space="preserve">timing </w:t>
      </w:r>
      <w:r w:rsidR="00E142AE">
        <w:rPr>
          <w:bCs/>
        </w:rPr>
        <w:t>and growth</w:t>
      </w:r>
      <w:r>
        <w:rPr>
          <w:bCs/>
        </w:rPr>
        <w:t xml:space="preserve">. </w:t>
      </w:r>
      <w:r w:rsidR="00926BFF">
        <w:rPr>
          <w:bCs/>
        </w:rPr>
        <w:t xml:space="preserve">Bayesian inference through the R package </w:t>
      </w:r>
      <w:r w:rsidR="00926BFF" w:rsidRPr="004B3608">
        <w:rPr>
          <w:bCs/>
          <w:i/>
          <w:iCs/>
        </w:rPr>
        <w:t>LaplacesDemon</w:t>
      </w:r>
      <w:r>
        <w:rPr>
          <w:bCs/>
        </w:rPr>
        <w:t xml:space="preserve"> </w:t>
      </w:r>
      <w:r w:rsidR="00926BFF">
        <w:rPr>
          <w:bCs/>
        </w:rPr>
        <w:fldChar w:fldCharType="begin"/>
      </w:r>
      <w:r w:rsidR="00926BFF">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Pr>
          <w:bCs/>
        </w:rPr>
        <w:fldChar w:fldCharType="separate"/>
      </w:r>
      <w:r w:rsidR="00926BFF" w:rsidRPr="00926BFF">
        <w:rPr>
          <w:rFonts w:ascii="Aptos" w:hAnsi="Aptos"/>
        </w:rPr>
        <w:t>(Statisticat LLC 2021)</w:t>
      </w:r>
      <w:r w:rsidR="00926BFF">
        <w:rPr>
          <w:bCs/>
        </w:rPr>
        <w:fldChar w:fldCharType="end"/>
      </w:r>
      <w:r w:rsidR="00926BFF">
        <w:rPr>
          <w:bCs/>
        </w:rPr>
        <w:t xml:space="preserve"> was used to estimate the number of </w:t>
      </w:r>
      <w:r w:rsidR="00F10420">
        <w:rPr>
          <w:bCs/>
        </w:rPr>
        <w:t xml:space="preserve">length distribution modes </w:t>
      </w:r>
      <w:r w:rsidR="00813874">
        <w:rPr>
          <w:bCs/>
        </w:rPr>
        <w:t>within each week</w:t>
      </w:r>
      <w:r w:rsidR="00926BFF">
        <w:rPr>
          <w:bCs/>
        </w:rPr>
        <w:t xml:space="preserve">. This was accomplished through the </w:t>
      </w:r>
      <w:r w:rsidR="00926BFF" w:rsidRPr="004B3608">
        <w:rPr>
          <w:bCs/>
          <w:i/>
          <w:iCs/>
        </w:rPr>
        <w:t>Modes</w:t>
      </w:r>
      <w:r w:rsidR="00926BFF">
        <w:rPr>
          <w:bCs/>
        </w:rPr>
        <w:t xml:space="preserve"> function, which is a deterministic function that differences </w:t>
      </w:r>
      <w:r w:rsidR="00813874">
        <w:rPr>
          <w:bCs/>
        </w:rPr>
        <w:t xml:space="preserve">the kernel density of a continuous variable and reports </w:t>
      </w:r>
      <w:r w:rsidR="0059204D">
        <w:rPr>
          <w:bCs/>
          <w:i/>
          <w:iCs/>
        </w:rPr>
        <w:t xml:space="preserve">n </w:t>
      </w:r>
      <w:r w:rsidR="00813874">
        <w:rPr>
          <w:bCs/>
        </w:rPr>
        <w:t>modes equal to half the number of changes in direction</w:t>
      </w:r>
      <w:r w:rsidR="00E142AE">
        <w:rPr>
          <w:bCs/>
        </w:rPr>
        <w:t xml:space="preserve">. This allows for the statistical determination of the number of </w:t>
      </w:r>
      <w:r w:rsidR="0059204D">
        <w:rPr>
          <w:bCs/>
        </w:rPr>
        <w:t>age groups</w:t>
      </w:r>
      <w:r w:rsidR="00E142AE">
        <w:rPr>
          <w:bCs/>
        </w:rPr>
        <w:t xml:space="preserve">, as opposed to traditional length frequency analysis methods that require either </w:t>
      </w:r>
      <w:r w:rsidR="00E142AE" w:rsidRPr="0059204D">
        <w:rPr>
          <w:bCs/>
          <w:i/>
          <w:iCs/>
        </w:rPr>
        <w:t>a priori</w:t>
      </w:r>
      <w:r w:rsidR="00E142AE">
        <w:rPr>
          <w:bCs/>
        </w:rPr>
        <w:t xml:space="preserve"> knowledge or graphical analysis to identify age </w:t>
      </w:r>
      <w:r w:rsidR="0059204D">
        <w:rPr>
          <w:bCs/>
        </w:rPr>
        <w:t>structure</w:t>
      </w:r>
      <w:r w:rsidR="00E142AE">
        <w:rPr>
          <w:bCs/>
        </w:rPr>
        <w:t xml:space="preserve"> </w:t>
      </w:r>
      <w:r w:rsidR="007651E3">
        <w:rPr>
          <w:bCs/>
        </w:rPr>
        <w:fldChar w:fldCharType="begin"/>
      </w:r>
      <w:r w:rsidR="007651E3">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Pr>
          <w:bCs/>
        </w:rPr>
        <w:fldChar w:fldCharType="separate"/>
      </w:r>
      <w:r w:rsidR="007651E3" w:rsidRPr="007651E3">
        <w:rPr>
          <w:rFonts w:ascii="Aptos" w:hAnsi="Aptos"/>
        </w:rPr>
        <w:t>(Petersen 1891, Fournier et al. 1990, Zhou et al. 2022)</w:t>
      </w:r>
      <w:r w:rsidR="007651E3">
        <w:rPr>
          <w:bCs/>
        </w:rPr>
        <w:fldChar w:fldCharType="end"/>
      </w:r>
      <w:r w:rsidR="00E142AE">
        <w:rPr>
          <w:bCs/>
        </w:rPr>
        <w:t xml:space="preserve">. </w:t>
      </w:r>
      <w:r w:rsidR="00813874">
        <w:rPr>
          <w:bCs/>
        </w:rPr>
        <w:t>If the assumption that</w:t>
      </w:r>
      <w:r w:rsidR="00BD6ED4">
        <w:rPr>
          <w:bCs/>
        </w:rPr>
        <w:t xml:space="preserve"> the</w:t>
      </w:r>
      <w:r w:rsidR="00813874">
        <w:rPr>
          <w:bCs/>
        </w:rPr>
        <w:t xml:space="preserve"> </w:t>
      </w:r>
      <w:r w:rsidR="00BD6ED4">
        <w:rPr>
          <w:bCs/>
        </w:rPr>
        <w:t xml:space="preserve">lengths of </w:t>
      </w:r>
      <w:r w:rsidR="0059204D">
        <w:rPr>
          <w:bCs/>
        </w:rPr>
        <w:t xml:space="preserve">each age group </w:t>
      </w:r>
      <w:r w:rsidR="00BD6ED4">
        <w:rPr>
          <w:bCs/>
        </w:rPr>
        <w:t xml:space="preserve">come from a </w:t>
      </w:r>
      <w:proofErr w:type="gramStart"/>
      <w:r w:rsidR="00BD6ED4">
        <w:rPr>
          <w:bCs/>
        </w:rPr>
        <w:t>normal distribution holds</w:t>
      </w:r>
      <w:proofErr w:type="gramEnd"/>
      <w:r w:rsidR="00813874">
        <w:rPr>
          <w:bCs/>
        </w:rPr>
        <w:t xml:space="preserve">, the location of each mode would represent the mean length of fish belonging to that </w:t>
      </w:r>
      <w:r w:rsidR="0059204D">
        <w:rPr>
          <w:bCs/>
        </w:rPr>
        <w:t>group</w:t>
      </w:r>
      <w:r w:rsidR="00813874">
        <w:rPr>
          <w:bCs/>
        </w:rPr>
        <w:t xml:space="preserve">. The location of modes was estimated using a mixed modeling approach via the </w:t>
      </w:r>
      <w:r w:rsidR="00813874" w:rsidRPr="004B3608">
        <w:rPr>
          <w:bCs/>
          <w:i/>
          <w:iCs/>
        </w:rPr>
        <w:t>mixtools</w:t>
      </w:r>
      <w:r w:rsidR="00813874">
        <w:rPr>
          <w:bCs/>
        </w:rPr>
        <w:t xml:space="preserve"> R package </w:t>
      </w:r>
      <w:r w:rsidR="00813874">
        <w:rPr>
          <w:bCs/>
        </w:rPr>
        <w:fldChar w:fldCharType="begin"/>
      </w:r>
      <w:r w:rsidR="00813874">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Pr>
          <w:rFonts w:ascii="Arial" w:hAnsi="Arial" w:cs="Arial"/>
          <w:bCs/>
        </w:rPr>
        <w:instrText>ﬀ</w:instrText>
      </w:r>
      <w:r w:rsidR="00813874">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Pr>
          <w:rFonts w:ascii="Aptos" w:hAnsi="Aptos" w:cs="Aptos"/>
          <w:bCs/>
        </w:rPr>
        <w:instrText>ﬁ</w:instrText>
      </w:r>
      <w:r w:rsidR="00813874">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Pr>
          <w:bCs/>
        </w:rPr>
        <w:fldChar w:fldCharType="separate"/>
      </w:r>
      <w:r w:rsidR="00813874" w:rsidRPr="00813874">
        <w:rPr>
          <w:rFonts w:ascii="Aptos" w:hAnsi="Aptos"/>
        </w:rPr>
        <w:t>(Benaglia et al. 2009)</w:t>
      </w:r>
      <w:r w:rsidR="00813874">
        <w:rPr>
          <w:bCs/>
        </w:rPr>
        <w:fldChar w:fldCharType="end"/>
      </w:r>
      <w:r w:rsidR="00813874">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Pr>
          <w:bCs/>
        </w:rPr>
        <w:t>mode and</w:t>
      </w:r>
      <w:r w:rsidR="00C34F02">
        <w:rPr>
          <w:bCs/>
        </w:rPr>
        <w:t xml:space="preserve"> stood in for</w:t>
      </w:r>
      <w:r w:rsidR="0059204D">
        <w:rPr>
          <w:bCs/>
        </w:rPr>
        <w:t xml:space="preserve"> the</w:t>
      </w:r>
      <w:r w:rsidR="00C34F02">
        <w:rPr>
          <w:bCs/>
        </w:rPr>
        <w:t xml:space="preserve"> estimated size range of each </w:t>
      </w:r>
      <w:r w:rsidR="0059204D">
        <w:rPr>
          <w:bCs/>
        </w:rPr>
        <w:t>age group</w:t>
      </w:r>
      <w:r w:rsidR="00813874">
        <w:rPr>
          <w:bCs/>
        </w:rPr>
        <w:t>.</w:t>
      </w:r>
    </w:p>
    <w:p w14:paraId="6AB59787" w14:textId="77777777" w:rsidR="00813874" w:rsidRDefault="00813874" w:rsidP="001F1CA4">
      <w:pPr>
        <w:spacing w:after="0" w:line="240" w:lineRule="auto"/>
        <w:rPr>
          <w:bCs/>
        </w:rPr>
      </w:pPr>
    </w:p>
    <w:p w14:paraId="1A2F448D" w14:textId="67096734" w:rsidR="00B10F9B" w:rsidRDefault="00075F98" w:rsidP="001F1CA4">
      <w:pPr>
        <w:spacing w:after="0" w:line="240" w:lineRule="auto"/>
        <w:rPr>
          <w:bCs/>
        </w:rPr>
      </w:pPr>
      <w:r>
        <w:rPr>
          <w:bCs/>
        </w:rPr>
        <w:t>This approach to length-frequency analysis is similar to established software and methods</w:t>
      </w:r>
      <w:r w:rsidR="00BD6ED4">
        <w:rPr>
          <w:bCs/>
        </w:rPr>
        <w:t xml:space="preserve"> </w:t>
      </w:r>
      <w:r w:rsidR="00BD6ED4">
        <w:rPr>
          <w:bCs/>
        </w:rPr>
        <w:fldChar w:fldCharType="begin"/>
      </w:r>
      <w:r w:rsidR="00BD6ED4">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Pr>
          <w:bCs/>
        </w:rPr>
        <w:fldChar w:fldCharType="separate"/>
      </w:r>
      <w:r w:rsidR="00BD6ED4" w:rsidRPr="00BD6ED4">
        <w:rPr>
          <w:rFonts w:ascii="Aptos" w:hAnsi="Aptos"/>
        </w:rPr>
        <w:t>(Gayanilo et al. 1996, Mildenberger et al. 2017, Zhou et al. 2022)</w:t>
      </w:r>
      <w:r w:rsidR="00BD6ED4">
        <w:rPr>
          <w:bCs/>
        </w:rPr>
        <w:fldChar w:fldCharType="end"/>
      </w:r>
      <w:r w:rsidR="00BD6ED4">
        <w:rPr>
          <w:bCs/>
        </w:rPr>
        <w:t xml:space="preserve">. </w:t>
      </w:r>
      <w:r>
        <w:rPr>
          <w:bCs/>
        </w:rPr>
        <w:t xml:space="preserve">Like these other approaches, an expert is required to </w:t>
      </w:r>
      <w:r w:rsidR="00E142AE">
        <w:rPr>
          <w:bCs/>
        </w:rPr>
        <w:t xml:space="preserve">apply informative </w:t>
      </w:r>
      <w:proofErr w:type="gramStart"/>
      <w:r w:rsidR="00E142AE">
        <w:rPr>
          <w:bCs/>
        </w:rPr>
        <w:t>priors</w:t>
      </w:r>
      <w:proofErr w:type="gramEnd"/>
      <w:r w:rsidR="00E142AE">
        <w:rPr>
          <w:bCs/>
        </w:rPr>
        <w:t xml:space="preserve"> and </w:t>
      </w:r>
      <w:r>
        <w:rPr>
          <w:bCs/>
        </w:rPr>
        <w:t xml:space="preserve">make decisions about the validity of the identified </w:t>
      </w:r>
      <w:r w:rsidR="0059204D">
        <w:rPr>
          <w:bCs/>
        </w:rPr>
        <w:t>age groups</w:t>
      </w:r>
      <w:r>
        <w:rPr>
          <w:bCs/>
        </w:rPr>
        <w:t xml:space="preserve">. We developed a set of rules to exclude biologically invalid or improbable estimates of </w:t>
      </w:r>
      <w:r w:rsidR="0059204D">
        <w:rPr>
          <w:bCs/>
        </w:rPr>
        <w:t>age-specific</w:t>
      </w:r>
      <w:r>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Pr>
          <w:bCs/>
        </w:rPr>
        <w:t xml:space="preserve">the </w:t>
      </w:r>
      <w:r>
        <w:rPr>
          <w:bCs/>
        </w:rPr>
        <w:t xml:space="preserve">maximum asymptotic body length. It is unlikely that fish of the same age and captured in the same location would have such extreme variation in achieved </w:t>
      </w:r>
      <w:r w:rsidR="0059204D">
        <w:rPr>
          <w:bCs/>
        </w:rPr>
        <w:t>lengths</w:t>
      </w:r>
      <w:r>
        <w:rPr>
          <w:bCs/>
        </w:rPr>
        <w:t>. We also merged</w:t>
      </w:r>
      <w:r w:rsidR="0059204D">
        <w:rPr>
          <w:bCs/>
        </w:rPr>
        <w:t xml:space="preserve"> groups</w:t>
      </w:r>
      <w:r>
        <w:rPr>
          <w:bCs/>
        </w:rPr>
        <w:t xml:space="preserve"> with more than </w:t>
      </w:r>
      <w:r w:rsidR="00DF6469">
        <w:rPr>
          <w:bCs/>
        </w:rPr>
        <w:t>5</w:t>
      </w:r>
      <w:r>
        <w:rPr>
          <w:bCs/>
        </w:rPr>
        <w:t>0% overlap in estimated size confidence intervals, as this is not enough separation to identify distinct</w:t>
      </w:r>
      <w:r w:rsidR="0059204D">
        <w:rPr>
          <w:bCs/>
        </w:rPr>
        <w:t xml:space="preserve"> age</w:t>
      </w:r>
      <w:r>
        <w:rPr>
          <w:bCs/>
        </w:rPr>
        <w:t xml:space="preserve"> groups. From the remaining data, we identified the first week each summer in which</w:t>
      </w:r>
      <w:r w:rsidR="004B3608">
        <w:rPr>
          <w:bCs/>
        </w:rPr>
        <w:t xml:space="preserve"> probable</w:t>
      </w:r>
      <w:r>
        <w:rPr>
          <w:bCs/>
        </w:rPr>
        <w:t xml:space="preserve"> </w:t>
      </w:r>
      <w:r w:rsidR="00F10420">
        <w:rPr>
          <w:bCs/>
        </w:rPr>
        <w:t>age-0 fish</w:t>
      </w:r>
      <w:r>
        <w:rPr>
          <w:bCs/>
        </w:rPr>
        <w:t xml:space="preserve"> </w:t>
      </w:r>
      <w:r w:rsidR="00C34F02">
        <w:rPr>
          <w:bCs/>
        </w:rPr>
        <w:t>w</w:t>
      </w:r>
      <w:r w:rsidR="00F10420">
        <w:rPr>
          <w:bCs/>
        </w:rPr>
        <w:t>ere</w:t>
      </w:r>
      <w:r w:rsidR="00C34F02">
        <w:rPr>
          <w:bCs/>
        </w:rPr>
        <w:t xml:space="preserve"> identified, then tracked the growth of that cohort through the following weeks. </w:t>
      </w:r>
    </w:p>
    <w:p w14:paraId="7AEA0EB0" w14:textId="77777777" w:rsidR="00C34F02" w:rsidRDefault="00C34F02" w:rsidP="001F1CA4">
      <w:pPr>
        <w:spacing w:after="0" w:line="240" w:lineRule="auto"/>
        <w:rPr>
          <w:bCs/>
        </w:rPr>
      </w:pPr>
    </w:p>
    <w:p w14:paraId="173903B1" w14:textId="05308E23" w:rsidR="004E0283" w:rsidRDefault="00ED01C5" w:rsidP="0005676A">
      <w:pPr>
        <w:spacing w:after="0" w:line="240" w:lineRule="auto"/>
        <w:rPr>
          <w:bCs/>
        </w:rPr>
      </w:pPr>
      <w:r>
        <w:rPr>
          <w:bCs/>
        </w:rPr>
        <w:lastRenderedPageBreak/>
        <w:t xml:space="preserve">Next, the </w:t>
      </w:r>
      <w:r w:rsidR="0019083E">
        <w:rPr>
          <w:bCs/>
        </w:rPr>
        <w:t xml:space="preserve">lower and upper limits of </w:t>
      </w:r>
      <w:r w:rsidR="0059204D">
        <w:rPr>
          <w:bCs/>
        </w:rPr>
        <w:t xml:space="preserve">the </w:t>
      </w:r>
      <w:r w:rsidR="0019083E">
        <w:rPr>
          <w:bCs/>
        </w:rPr>
        <w:t xml:space="preserve">length </w:t>
      </w:r>
      <w:r w:rsidR="00C34F02">
        <w:rPr>
          <w:bCs/>
        </w:rPr>
        <w:t xml:space="preserve">range of </w:t>
      </w:r>
      <w:r>
        <w:rPr>
          <w:bCs/>
        </w:rPr>
        <w:t xml:space="preserve">the age-0 cohort </w:t>
      </w:r>
      <w:r w:rsidR="00C34F02">
        <w:rPr>
          <w:bCs/>
        </w:rPr>
        <w:t>for every week in the sampling period</w:t>
      </w:r>
      <w:r>
        <w:rPr>
          <w:bCs/>
        </w:rPr>
        <w:t xml:space="preserve"> w</w:t>
      </w:r>
      <w:r w:rsidR="0059204D">
        <w:rPr>
          <w:bCs/>
        </w:rPr>
        <w:t>ere</w:t>
      </w:r>
      <w:r>
        <w:rPr>
          <w:bCs/>
        </w:rPr>
        <w:t xml:space="preserve"> estimated</w:t>
      </w:r>
      <w:r w:rsidR="00C34F02">
        <w:rPr>
          <w:bCs/>
        </w:rPr>
        <w:t xml:space="preserve">. </w:t>
      </w:r>
      <w:r w:rsidR="00B62476">
        <w:rPr>
          <w:bCs/>
        </w:rPr>
        <w:t xml:space="preserve">This was necessary </w:t>
      </w:r>
      <w:r w:rsidR="004B3608">
        <w:rPr>
          <w:bCs/>
        </w:rPr>
        <w:t>to create a continuous time series of estimated lengths;</w:t>
      </w:r>
      <w:r w:rsidR="00B62476">
        <w:rPr>
          <w:bCs/>
        </w:rPr>
        <w:t xml:space="preserve"> </w:t>
      </w:r>
      <w:r>
        <w:rPr>
          <w:bCs/>
        </w:rPr>
        <w:t xml:space="preserve">data volume limitations prevented </w:t>
      </w:r>
      <w:r w:rsidR="00B62476">
        <w:rPr>
          <w:bCs/>
        </w:rPr>
        <w:t xml:space="preserve">the Bayesian and mixed modeling approach </w:t>
      </w:r>
      <w:r>
        <w:rPr>
          <w:bCs/>
        </w:rPr>
        <w:t>from identifying an</w:t>
      </w:r>
      <w:r w:rsidR="00B62476">
        <w:rPr>
          <w:bCs/>
        </w:rPr>
        <w:t xml:space="preserve"> </w:t>
      </w:r>
      <w:r w:rsidR="00F10420">
        <w:rPr>
          <w:bCs/>
        </w:rPr>
        <w:t>age-0</w:t>
      </w:r>
      <w:r w:rsidR="00B62476">
        <w:rPr>
          <w:bCs/>
        </w:rPr>
        <w:t xml:space="preserve"> cohort</w:t>
      </w:r>
      <w:r w:rsidR="004B3608">
        <w:rPr>
          <w:bCs/>
        </w:rPr>
        <w:t xml:space="preserve"> in some weeks</w:t>
      </w:r>
      <w:r w:rsidR="00B62476">
        <w:rPr>
          <w:bCs/>
        </w:rPr>
        <w:t xml:space="preserve">. </w:t>
      </w:r>
      <w:r w:rsidR="00DF6469">
        <w:rPr>
          <w:bCs/>
        </w:rPr>
        <w:t xml:space="preserve">Lifetime fish growth is usually modeled using </w:t>
      </w:r>
      <w:r w:rsidR="00C94488">
        <w:rPr>
          <w:bCs/>
        </w:rPr>
        <w:t xml:space="preserve">the </w:t>
      </w:r>
      <w:r w:rsidR="00DF6469">
        <w:rPr>
          <w:bCs/>
        </w:rPr>
        <w:t xml:space="preserve">von Bertalanffy </w:t>
      </w:r>
      <w:r w:rsidR="00C94488">
        <w:rPr>
          <w:bCs/>
        </w:rPr>
        <w:t>equation</w:t>
      </w:r>
      <w:r w:rsidR="00DF6469">
        <w:rPr>
          <w:bCs/>
        </w:rPr>
        <w:t xml:space="preserve">, which is a </w:t>
      </w:r>
      <w:r w:rsidR="0019083E">
        <w:rPr>
          <w:bCs/>
        </w:rPr>
        <w:t>specialized case of logistic growth</w:t>
      </w:r>
      <w:r w:rsidR="00DF6469">
        <w:rPr>
          <w:bCs/>
        </w:rPr>
        <w:t xml:space="preserve">. Beach seine operations took place over 15 weeks each </w:t>
      </w:r>
      <w:r w:rsidR="002E045D">
        <w:rPr>
          <w:bCs/>
        </w:rPr>
        <w:t>summer</w:t>
      </w:r>
      <w:r w:rsidR="00DF6469">
        <w:rPr>
          <w:bCs/>
        </w:rPr>
        <w:t>,</w:t>
      </w:r>
      <w:r w:rsidR="00E142AE">
        <w:rPr>
          <w:bCs/>
        </w:rPr>
        <w:t xml:space="preserve"> with </w:t>
      </w:r>
      <w:r w:rsidR="0059204D">
        <w:rPr>
          <w:bCs/>
        </w:rPr>
        <w:t xml:space="preserve">age-0 cohorts for both </w:t>
      </w:r>
      <w:r w:rsidR="00E142AE">
        <w:rPr>
          <w:bCs/>
        </w:rPr>
        <w:t xml:space="preserve">focal species persisting in the area for </w:t>
      </w:r>
      <w:r w:rsidR="0059204D">
        <w:rPr>
          <w:bCs/>
        </w:rPr>
        <w:t xml:space="preserve">only </w:t>
      </w:r>
      <w:r w:rsidR="00E142AE">
        <w:rPr>
          <w:bCs/>
        </w:rPr>
        <w:t xml:space="preserve">a </w:t>
      </w:r>
      <w:r w:rsidR="0059204D">
        <w:rPr>
          <w:bCs/>
        </w:rPr>
        <w:t>few weeks</w:t>
      </w:r>
      <w:r w:rsidR="00E142AE">
        <w:rPr>
          <w:bCs/>
        </w:rPr>
        <w:t xml:space="preserve"> of that time. R</w:t>
      </w:r>
      <w:r w:rsidR="002E045D">
        <w:rPr>
          <w:bCs/>
        </w:rPr>
        <w:t xml:space="preserve">apid growth over </w:t>
      </w:r>
      <w:r w:rsidR="00C94488">
        <w:rPr>
          <w:bCs/>
        </w:rPr>
        <w:t>this</w:t>
      </w:r>
      <w:r w:rsidR="002E045D">
        <w:rPr>
          <w:bCs/>
        </w:rPr>
        <w:t xml:space="preserve"> relatively short period supports </w:t>
      </w:r>
      <w:r w:rsidR="0059204D">
        <w:rPr>
          <w:bCs/>
        </w:rPr>
        <w:t>estimating</w:t>
      </w:r>
      <w:r w:rsidR="002E045D">
        <w:rPr>
          <w:bCs/>
        </w:rPr>
        <w:t xml:space="preserve"> </w:t>
      </w:r>
      <w:r w:rsidR="00C94488">
        <w:rPr>
          <w:bCs/>
        </w:rPr>
        <w:t xml:space="preserve">the observed </w:t>
      </w:r>
      <w:r w:rsidR="002E045D">
        <w:rPr>
          <w:bCs/>
        </w:rPr>
        <w:t xml:space="preserve">growth rate as a linear </w:t>
      </w:r>
      <w:r w:rsidR="0059204D">
        <w:rPr>
          <w:bCs/>
        </w:rPr>
        <w:t>relationship</w:t>
      </w:r>
      <w:r w:rsidR="00DF6469">
        <w:rPr>
          <w:bCs/>
        </w:rPr>
        <w:t xml:space="preserve">. </w:t>
      </w:r>
      <w:r w:rsidR="0019083E">
        <w:rPr>
          <w:bCs/>
        </w:rPr>
        <w:t>Therefore, linear models were fit to the weekly upper and lower limits of length range</w:t>
      </w:r>
      <w:r w:rsidR="0059204D">
        <w:rPr>
          <w:bCs/>
        </w:rPr>
        <w:t>s</w:t>
      </w:r>
      <w:r w:rsidR="0019083E">
        <w:rPr>
          <w:bCs/>
        </w:rPr>
        <w:t xml:space="preserve"> as estimated in the previous step. Fish with lengths within the modeled limits of each week were </w:t>
      </w:r>
      <w:r w:rsidR="00984539">
        <w:rPr>
          <w:bCs/>
        </w:rPr>
        <w:t xml:space="preserve">assigned to the </w:t>
      </w:r>
      <w:r w:rsidR="00F10420">
        <w:rPr>
          <w:bCs/>
        </w:rPr>
        <w:t>age-0 cohort.</w:t>
      </w:r>
      <w:r w:rsidR="00F16509">
        <w:rPr>
          <w:bCs/>
        </w:rPr>
        <w:t xml:space="preserve"> </w:t>
      </w:r>
      <w:r>
        <w:rPr>
          <w:bCs/>
        </w:rPr>
        <w:t xml:space="preserve">Fish not </w:t>
      </w:r>
      <w:r w:rsidR="00E142AE">
        <w:rPr>
          <w:bCs/>
        </w:rPr>
        <w:t>assigned to</w:t>
      </w:r>
      <w:r>
        <w:rPr>
          <w:bCs/>
        </w:rPr>
        <w:t xml:space="preserve"> the age-0 cohort were removed from further growth analyses.</w:t>
      </w:r>
    </w:p>
    <w:p w14:paraId="5C4D8348" w14:textId="77777777" w:rsidR="004E0283" w:rsidRDefault="004E0283" w:rsidP="0005676A">
      <w:pPr>
        <w:spacing w:after="0" w:line="240" w:lineRule="auto"/>
        <w:rPr>
          <w:bCs/>
        </w:rPr>
      </w:pPr>
    </w:p>
    <w:p w14:paraId="7F5656CC" w14:textId="5EBA301B" w:rsidR="00ED01C5" w:rsidRDefault="00ED01C5" w:rsidP="0005676A">
      <w:pPr>
        <w:spacing w:after="0" w:line="240" w:lineRule="auto"/>
        <w:rPr>
          <w:bCs/>
        </w:rPr>
      </w:pPr>
      <w:r>
        <w:rPr>
          <w:bCs/>
        </w:rPr>
        <w:t>The weekly length distribution of both age-0 silverside</w:t>
      </w:r>
      <w:r w:rsidR="0059204D">
        <w:rPr>
          <w:bCs/>
        </w:rPr>
        <w:t>s</w:t>
      </w:r>
      <w:r>
        <w:rPr>
          <w:bCs/>
        </w:rPr>
        <w:t xml:space="preserve"> and age-0 herring in each year often exhibited higher variance in later weeks as compared to earlier weeks. Weighted least </w:t>
      </w:r>
      <w:proofErr w:type="gramStart"/>
      <w:r>
        <w:rPr>
          <w:bCs/>
        </w:rPr>
        <w:t>squares</w:t>
      </w:r>
      <w:proofErr w:type="gramEnd"/>
      <w:r>
        <w:rPr>
          <w:bCs/>
        </w:rPr>
        <w:t xml:space="preserve"> regressions were used to </w:t>
      </w:r>
      <w:proofErr w:type="gramStart"/>
      <w:r w:rsidR="00E142AE">
        <w:rPr>
          <w:bCs/>
        </w:rPr>
        <w:t>control</w:t>
      </w:r>
      <w:r>
        <w:rPr>
          <w:bCs/>
        </w:rPr>
        <w:t xml:space="preserve"> </w:t>
      </w:r>
      <w:r w:rsidR="00E142AE">
        <w:rPr>
          <w:bCs/>
        </w:rPr>
        <w:t>for</w:t>
      </w:r>
      <w:proofErr w:type="gramEnd"/>
      <w:r w:rsidR="00E142AE">
        <w:rPr>
          <w:bCs/>
        </w:rPr>
        <w:t xml:space="preserve"> </w:t>
      </w:r>
      <w:r>
        <w:rPr>
          <w:bCs/>
        </w:rPr>
        <w:t xml:space="preserve">this heteroskedasticity. In these models, </w:t>
      </w:r>
      <w:r w:rsidR="0059204D">
        <w:rPr>
          <w:bCs/>
        </w:rPr>
        <w:t xml:space="preserve">the </w:t>
      </w:r>
      <w:r>
        <w:rPr>
          <w:bCs/>
        </w:rPr>
        <w:t>length</w:t>
      </w:r>
      <w:r w:rsidR="00E142AE">
        <w:rPr>
          <w:bCs/>
        </w:rPr>
        <w:t>s</w:t>
      </w:r>
      <w:r>
        <w:rPr>
          <w:bCs/>
        </w:rPr>
        <w:t xml:space="preserve"> of the selected fishes </w:t>
      </w:r>
      <w:r w:rsidR="00E142AE">
        <w:rPr>
          <w:bCs/>
        </w:rPr>
        <w:t>were</w:t>
      </w:r>
      <w:r>
        <w:rPr>
          <w:bCs/>
        </w:rPr>
        <w:t xml:space="preserve"> the response </w:t>
      </w:r>
      <w:proofErr w:type="gramStart"/>
      <w:r>
        <w:rPr>
          <w:bCs/>
        </w:rPr>
        <w:t>variable</w:t>
      </w:r>
      <w:proofErr w:type="gramEnd"/>
      <w:r>
        <w:rPr>
          <w:bCs/>
        </w:rPr>
        <w:t xml:space="preserve"> and </w:t>
      </w:r>
      <w:r w:rsidR="0059204D">
        <w:rPr>
          <w:bCs/>
        </w:rPr>
        <w:t xml:space="preserve">the numeric </w:t>
      </w:r>
      <w:r>
        <w:rPr>
          <w:bCs/>
        </w:rPr>
        <w:t xml:space="preserve">week of </w:t>
      </w:r>
      <w:r w:rsidR="0059204D">
        <w:rPr>
          <w:bCs/>
        </w:rPr>
        <w:t xml:space="preserve">the </w:t>
      </w:r>
      <w:r>
        <w:rPr>
          <w:bCs/>
        </w:rPr>
        <w:t xml:space="preserve">year was the </w:t>
      </w:r>
      <w:r w:rsidR="00E142AE">
        <w:rPr>
          <w:bCs/>
        </w:rPr>
        <w:t>explanatory</w:t>
      </w:r>
      <w:r>
        <w:rPr>
          <w:bCs/>
        </w:rPr>
        <w:t xml:space="preserve"> variable. The weekly growth rate of the age-0 cohort of each species in each year was therefore defined as the slope of the regression fit to the weekly </w:t>
      </w:r>
      <w:r w:rsidR="00E142AE">
        <w:rPr>
          <w:bCs/>
        </w:rPr>
        <w:t xml:space="preserve">age-0 cohort </w:t>
      </w:r>
      <w:r>
        <w:rPr>
          <w:bCs/>
        </w:rPr>
        <w:t xml:space="preserve">length frequency distribution data. </w:t>
      </w:r>
      <w:r w:rsidR="004D46E9">
        <w:rPr>
          <w:bCs/>
        </w:rPr>
        <w:t xml:space="preserve">Two-sided </w:t>
      </w:r>
      <w:r>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Default="001F1CA4" w:rsidP="0005676A">
      <w:pPr>
        <w:spacing w:after="0" w:line="240" w:lineRule="auto"/>
        <w:rPr>
          <w:bCs/>
          <w:color w:val="4472C4"/>
        </w:rPr>
      </w:pPr>
    </w:p>
    <w:p w14:paraId="25B1B6B4" w14:textId="7B92C4F7" w:rsidR="00562A5F" w:rsidRDefault="00562A5F" w:rsidP="0005676A">
      <w:pPr>
        <w:spacing w:after="0" w:line="240" w:lineRule="auto"/>
        <w:rPr>
          <w:bCs/>
          <w:color w:val="4472C4"/>
        </w:rPr>
      </w:pPr>
      <w:r>
        <w:rPr>
          <w:bCs/>
          <w:color w:val="4472C4"/>
        </w:rPr>
        <w:t>3.3.2</w:t>
      </w:r>
      <w:r>
        <w:rPr>
          <w:bCs/>
          <w:color w:val="4472C4"/>
        </w:rPr>
        <w:tab/>
      </w:r>
      <w:r w:rsidR="001579FC">
        <w:rPr>
          <w:bCs/>
          <w:color w:val="4472C4"/>
        </w:rPr>
        <w:t>Effects on catch</w:t>
      </w:r>
    </w:p>
    <w:p w14:paraId="6CB1FC89" w14:textId="6325D990" w:rsidR="00ED01C5" w:rsidRDefault="00E142AE" w:rsidP="0005676A">
      <w:pPr>
        <w:spacing w:after="0" w:line="240" w:lineRule="auto"/>
        <w:rPr>
          <w:bCs/>
        </w:rPr>
      </w:pPr>
      <w:r>
        <w:rPr>
          <w:bCs/>
        </w:rPr>
        <w:t>Generalized</w:t>
      </w:r>
      <w:r w:rsidR="00ED01C5">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Pr>
          <w:bCs/>
        </w:rPr>
        <w:t>,</w:t>
      </w:r>
      <w:r w:rsidR="00ED01C5">
        <w:rPr>
          <w:bCs/>
        </w:rPr>
        <w:t xml:space="preserve"> unlike the growth analysis, these GAMs</w:t>
      </w:r>
      <w:r w:rsidR="0059204D">
        <w:rPr>
          <w:bCs/>
        </w:rPr>
        <w:t xml:space="preserve"> use all catch data and do not</w:t>
      </w:r>
      <w:r w:rsidR="00ED01C5">
        <w:rPr>
          <w:bCs/>
        </w:rPr>
        <w:t xml:space="preserve"> focus on </w:t>
      </w:r>
      <w:r w:rsidR="0059204D">
        <w:rPr>
          <w:bCs/>
        </w:rPr>
        <w:t>only age-0 fishes</w:t>
      </w:r>
      <w:r w:rsidR="00ED01C5">
        <w:rPr>
          <w:bCs/>
        </w:rPr>
        <w:t xml:space="preserve">. </w:t>
      </w:r>
      <w:r w:rsidR="001579FC">
        <w:rPr>
          <w:bCs/>
        </w:rPr>
        <w:t xml:space="preserve">GAMs were fit with a negative </w:t>
      </w:r>
      <w:r>
        <w:rPr>
          <w:bCs/>
        </w:rPr>
        <w:t>binomial</w:t>
      </w:r>
      <w:r w:rsidR="001579FC">
        <w:rPr>
          <w:bCs/>
        </w:rPr>
        <w:t xml:space="preserve"> error distribution family and a log-link function due to the zero-inflated and </w:t>
      </w:r>
      <w:proofErr w:type="spellStart"/>
      <w:r w:rsidR="001579FC">
        <w:rPr>
          <w:bCs/>
        </w:rPr>
        <w:t>overdispersed</w:t>
      </w:r>
      <w:proofErr w:type="spellEnd"/>
      <w:r w:rsidR="001579FC">
        <w:rPr>
          <w:bCs/>
        </w:rPr>
        <w:t xml:space="preserve"> nature of the catch data. Thin-plate regression splines were fit to all continuous numeric variables and interaction terms.</w:t>
      </w:r>
    </w:p>
    <w:p w14:paraId="3135603A" w14:textId="77777777" w:rsidR="00ED01C5" w:rsidRDefault="00ED01C5" w:rsidP="0005676A">
      <w:pPr>
        <w:spacing w:after="0" w:line="240" w:lineRule="auto"/>
        <w:rPr>
          <w:bCs/>
        </w:rPr>
      </w:pPr>
    </w:p>
    <w:p w14:paraId="1CEDDC30" w14:textId="6751423C" w:rsidR="001F1CA4" w:rsidRDefault="00ED01C5" w:rsidP="0005676A">
      <w:pPr>
        <w:spacing w:after="0" w:line="240" w:lineRule="auto"/>
        <w:rPr>
          <w:bCs/>
        </w:rPr>
      </w:pPr>
      <w:r>
        <w:rPr>
          <w:bCs/>
        </w:rPr>
        <w:t xml:space="preserve">Environmental variables tested as explanatory variables included surface temperature </w:t>
      </w:r>
      <w:del w:id="24" w:author="Katie Lankowicz" w:date="2025-07-01T12:53:00Z" w16du:dateUtc="2025-07-01T16:53:00Z">
        <w:r>
          <w:rPr>
            <w:bCs/>
          </w:rPr>
          <w:delText>(</w:delText>
        </w:r>
      </w:del>
      <w:ins w:id="25" w:author="Katie Lankowicz" w:date="2025-07-01T12:53:00Z" w16du:dateUtc="2025-07-01T16:53:00Z">
        <w:r>
          <w:rPr>
            <w:bCs/>
          </w:rPr>
          <w:t>(</w:t>
        </w:r>
      </w:ins>
      <w:ins w:id="26" w:author="Graham Sherwood" w:date="2025-06-27T10:23:00Z" w16du:dateUtc="2025-06-27T14:23:00Z">
        <w:r w:rsidR="005B3CE9">
          <w:rPr>
            <w:bCs/>
          </w:rPr>
          <w:t>°</w:t>
        </w:r>
      </w:ins>
      <w:r>
        <w:rPr>
          <w:bCs/>
        </w:rPr>
        <w:t>C), substrate type, weather conditions, tidal state (rising or falling), and water level</w:t>
      </w:r>
      <w:r w:rsidR="00792C70">
        <w:rPr>
          <w:bCs/>
        </w:rPr>
        <w:t xml:space="preserve"> (m) as compared to the Mean Low </w:t>
      </w:r>
      <w:proofErr w:type="spellStart"/>
      <w:r w:rsidR="00792C70">
        <w:rPr>
          <w:bCs/>
        </w:rPr>
        <w:t>Low</w:t>
      </w:r>
      <w:proofErr w:type="spellEnd"/>
      <w:r w:rsidR="00792C70">
        <w:rPr>
          <w:bCs/>
        </w:rPr>
        <w:t xml:space="preserve"> Water (MLLW) datum at the time and location of each seine haul</w:t>
      </w:r>
      <w:r>
        <w:rPr>
          <w:bCs/>
        </w:rPr>
        <w:t xml:space="preserve">. </w:t>
      </w:r>
      <w:r w:rsidR="001579F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Pr>
          <w:bCs/>
        </w:rPr>
        <w:t>The s</w:t>
      </w:r>
      <w:r>
        <w:rPr>
          <w:bCs/>
        </w:rPr>
        <w:t xml:space="preserve">ubstrate </w:t>
      </w:r>
      <w:r w:rsidR="00792C70">
        <w:rPr>
          <w:bCs/>
        </w:rPr>
        <w:t xml:space="preserve">at each sampling site </w:t>
      </w:r>
      <w:r>
        <w:rPr>
          <w:bCs/>
        </w:rPr>
        <w:t xml:space="preserve">was categorized as mud, sand, or sand/gravel mixture </w:t>
      </w:r>
      <w:r w:rsidR="001579FC">
        <w:rPr>
          <w:bCs/>
        </w:rPr>
        <w:t>according to</w:t>
      </w:r>
      <w:r>
        <w:rPr>
          <w:bCs/>
        </w:rPr>
        <w:t xml:space="preserve"> an estimate of average grain size within the </w:t>
      </w:r>
      <w:r w:rsidR="0059204D">
        <w:rPr>
          <w:bCs/>
        </w:rPr>
        <w:t>sampled</w:t>
      </w:r>
      <w:r>
        <w:rPr>
          <w:bCs/>
        </w:rPr>
        <w:t xml:space="preserve"> area. Weather conditions were categorized </w:t>
      </w:r>
      <w:proofErr w:type="gramStart"/>
      <w:r>
        <w:rPr>
          <w:bCs/>
        </w:rPr>
        <w:t>into</w:t>
      </w:r>
      <w:proofErr w:type="gramEnd"/>
      <w:r>
        <w:rPr>
          <w:bCs/>
        </w:rPr>
        <w:t xml:space="preserve"> sunny, partly cloudy, overcast, or rainy. </w:t>
      </w:r>
      <w:r w:rsidR="004808FE">
        <w:rPr>
          <w:bCs/>
        </w:rPr>
        <w:t xml:space="preserve">Both substrate type and weather conditions were included as fixed-effect factor variables. </w:t>
      </w:r>
      <w:r>
        <w:rPr>
          <w:bCs/>
        </w:rPr>
        <w:t xml:space="preserve">Tidal </w:t>
      </w:r>
      <w:r w:rsidR="001579FC">
        <w:rPr>
          <w:bCs/>
        </w:rPr>
        <w:t>data were</w:t>
      </w:r>
      <w:r>
        <w:rPr>
          <w:bCs/>
        </w:rPr>
        <w:t xml:space="preserve"> extracted from the nearby Portland Harbor tide gauge. Water level </w:t>
      </w:r>
      <w:r w:rsidR="00E142AE">
        <w:rPr>
          <w:bCs/>
        </w:rPr>
        <w:t xml:space="preserve">data </w:t>
      </w:r>
      <w:r>
        <w:rPr>
          <w:bCs/>
        </w:rPr>
        <w:t>w</w:t>
      </w:r>
      <w:r w:rsidR="00E142AE">
        <w:rPr>
          <w:bCs/>
        </w:rPr>
        <w:t>ere</w:t>
      </w:r>
      <w:r>
        <w:rPr>
          <w:bCs/>
        </w:rPr>
        <w:t xml:space="preserve"> extracted at </w:t>
      </w:r>
      <w:r w:rsidR="0059204D">
        <w:rPr>
          <w:bCs/>
        </w:rPr>
        <w:t xml:space="preserve">the </w:t>
      </w:r>
      <w:r>
        <w:rPr>
          <w:bCs/>
        </w:rPr>
        <w:t>native 6-minute frequency, then interpolated and smoothed to a 1-minute frequency</w:t>
      </w:r>
      <w:r w:rsidR="0059204D">
        <w:rPr>
          <w:bCs/>
        </w:rPr>
        <w:t xml:space="preserve"> for</w:t>
      </w:r>
      <w:r>
        <w:rPr>
          <w:bCs/>
        </w:rPr>
        <w:t xml:space="preserve"> every summer </w:t>
      </w:r>
      <w:r w:rsidR="001579FC">
        <w:rPr>
          <w:bCs/>
        </w:rPr>
        <w:t>when</w:t>
      </w:r>
      <w:r>
        <w:rPr>
          <w:bCs/>
        </w:rPr>
        <w:t xml:space="preserve"> sampling occurred. The timestamp of each seine set was then used to determine </w:t>
      </w:r>
      <w:r w:rsidR="0059204D">
        <w:rPr>
          <w:bCs/>
        </w:rPr>
        <w:t xml:space="preserve">the </w:t>
      </w:r>
      <w:r>
        <w:rPr>
          <w:bCs/>
        </w:rPr>
        <w:t>tidal state (rising or falling</w:t>
      </w:r>
      <w:r w:rsidR="009212C7">
        <w:rPr>
          <w:bCs/>
        </w:rPr>
        <w:t>; fixed-effect factor variable</w:t>
      </w:r>
      <w:r>
        <w:rPr>
          <w:bCs/>
        </w:rPr>
        <w:t xml:space="preserve">) and approximate water level as compared to the </w:t>
      </w:r>
      <w:r w:rsidR="00792C70">
        <w:rPr>
          <w:bCs/>
        </w:rPr>
        <w:t xml:space="preserve">MLLW </w:t>
      </w:r>
      <w:r>
        <w:rPr>
          <w:bCs/>
        </w:rPr>
        <w:t xml:space="preserve">datum. Though the gauge measurements are specific to Portland Harbor, the time </w:t>
      </w:r>
      <w:r w:rsidR="00E142AE">
        <w:rPr>
          <w:bCs/>
        </w:rPr>
        <w:t>offsets</w:t>
      </w:r>
      <w:r>
        <w:rPr>
          <w:bCs/>
        </w:rPr>
        <w:t xml:space="preserve"> for high and low tides at subordinate NOAA tidal prediction stations </w:t>
      </w:r>
      <w:r w:rsidR="001579FC">
        <w:rPr>
          <w:bCs/>
        </w:rPr>
        <w:t xml:space="preserve">near </w:t>
      </w:r>
      <w:r>
        <w:rPr>
          <w:bCs/>
        </w:rPr>
        <w:t xml:space="preserve">the edges of Casco Bay are between 1 and 2 minutes and tidal height </w:t>
      </w:r>
      <w:r w:rsidR="00E142AE">
        <w:rPr>
          <w:bCs/>
        </w:rPr>
        <w:t>offsets</w:t>
      </w:r>
      <w:r>
        <w:rPr>
          <w:bCs/>
        </w:rPr>
        <w:t xml:space="preserve"> are between 0 and 0.3 m. </w:t>
      </w:r>
      <w:r w:rsidR="001579FC">
        <w:rPr>
          <w:bCs/>
        </w:rPr>
        <w:t xml:space="preserve">All our sampled sites </w:t>
      </w:r>
      <w:r w:rsidR="001579FC">
        <w:rPr>
          <w:bCs/>
        </w:rPr>
        <w:lastRenderedPageBreak/>
        <w:t xml:space="preserve">are relatively close to Portland Harbor and would likely have temporal and tidal height </w:t>
      </w:r>
      <w:r w:rsidR="00E142AE">
        <w:rPr>
          <w:bCs/>
        </w:rPr>
        <w:t>offsets</w:t>
      </w:r>
      <w:r w:rsidR="001579FC">
        <w:rPr>
          <w:bCs/>
        </w:rPr>
        <w:t xml:space="preserve"> within this range</w:t>
      </w:r>
      <w:r w:rsidR="0059204D">
        <w:rPr>
          <w:bCs/>
        </w:rPr>
        <w:t>, which is small enough that we would not likely be able to detect any ecological effects.</w:t>
      </w:r>
    </w:p>
    <w:p w14:paraId="32F1FFD8" w14:textId="77777777" w:rsidR="00ED01C5" w:rsidRDefault="00ED01C5" w:rsidP="0005676A">
      <w:pPr>
        <w:spacing w:after="0" w:line="240" w:lineRule="auto"/>
        <w:rPr>
          <w:bCs/>
        </w:rPr>
      </w:pPr>
    </w:p>
    <w:p w14:paraId="6FEB25D4" w14:textId="337743A1" w:rsidR="00E64C2E" w:rsidRDefault="00ED01C5" w:rsidP="001579FC">
      <w:pPr>
        <w:spacing w:after="0" w:line="240" w:lineRule="auto"/>
        <w:rPr>
          <w:bCs/>
        </w:rPr>
      </w:pPr>
      <w:r>
        <w:rPr>
          <w:bCs/>
        </w:rPr>
        <w:t>Temporal variables included</w:t>
      </w:r>
      <w:r w:rsidR="0059204D">
        <w:rPr>
          <w:bCs/>
        </w:rPr>
        <w:t xml:space="preserve"> </w:t>
      </w:r>
      <w:r w:rsidR="004B3608">
        <w:rPr>
          <w:bCs/>
        </w:rPr>
        <w:t xml:space="preserve">year and </w:t>
      </w:r>
      <w:r w:rsidR="0059204D">
        <w:rPr>
          <w:bCs/>
        </w:rPr>
        <w:t>numeric</w:t>
      </w:r>
      <w:r>
        <w:rPr>
          <w:bCs/>
        </w:rPr>
        <w:t xml:space="preserve"> week of year. Year was treated as a </w:t>
      </w:r>
      <w:proofErr w:type="gramStart"/>
      <w:r w:rsidR="004808FE">
        <w:rPr>
          <w:bCs/>
        </w:rPr>
        <w:t xml:space="preserve">fixed-effect </w:t>
      </w:r>
      <w:r>
        <w:rPr>
          <w:bCs/>
        </w:rPr>
        <w:t>factor variable</w:t>
      </w:r>
      <w:proofErr w:type="gramEnd"/>
      <w:r>
        <w:rPr>
          <w:bCs/>
        </w:rPr>
        <w:t xml:space="preserve"> so that the effect of each year on catch could be estimated independently</w:t>
      </w:r>
      <w:r w:rsidR="004B3608">
        <w:rPr>
          <w:bCs/>
        </w:rPr>
        <w:t>, as is most appropriate for generating indices of relative abundance</w:t>
      </w:r>
      <w:r>
        <w:rPr>
          <w:bCs/>
        </w:rPr>
        <w:t xml:space="preserve">. Week was incorporated as an interaction term with surface temperature. This was done to </w:t>
      </w:r>
      <w:r w:rsidR="004B3608">
        <w:rPr>
          <w:bCs/>
        </w:rPr>
        <w:t>account for the effect of seasonal warming on the phenology of the focal species, particularly herring.</w:t>
      </w:r>
      <w:r>
        <w:rPr>
          <w:bCs/>
        </w:rPr>
        <w:t xml:space="preserve"> If warming signals and temperature maxima are earlier each year, herring use of the nearshore area </w:t>
      </w:r>
      <w:r w:rsidR="004B3608">
        <w:rPr>
          <w:bCs/>
        </w:rPr>
        <w:t>may</w:t>
      </w:r>
      <w:r>
        <w:rPr>
          <w:bCs/>
        </w:rPr>
        <w:t xml:space="preserve"> end </w:t>
      </w:r>
      <w:r w:rsidR="007651E3">
        <w:rPr>
          <w:bCs/>
        </w:rPr>
        <w:t>earlier,</w:t>
      </w:r>
      <w:r>
        <w:rPr>
          <w:bCs/>
        </w:rPr>
        <w:t xml:space="preserve"> and herring catch may decrease. The interaction between week of year and surface temperature could also highlight age-specific temperature preferences</w:t>
      </w:r>
      <w:r w:rsidR="00792C70">
        <w:rPr>
          <w:bCs/>
        </w:rPr>
        <w:t>, particularly</w:t>
      </w:r>
      <w:r>
        <w:rPr>
          <w:bCs/>
        </w:rPr>
        <w:t xml:space="preserve"> </w:t>
      </w:r>
      <w:r w:rsidR="00792C70">
        <w:rPr>
          <w:bCs/>
        </w:rPr>
        <w:t>for</w:t>
      </w:r>
      <w:r>
        <w:rPr>
          <w:bCs/>
        </w:rPr>
        <w:t xml:space="preserve"> silverside</w:t>
      </w:r>
      <w:r w:rsidR="00792C70">
        <w:rPr>
          <w:bCs/>
        </w:rPr>
        <w:t>s</w:t>
      </w:r>
      <w:r>
        <w:rPr>
          <w:bCs/>
        </w:rPr>
        <w:t xml:space="preserve">. </w:t>
      </w:r>
    </w:p>
    <w:p w14:paraId="738DA727" w14:textId="77777777" w:rsidR="00E64C2E" w:rsidRDefault="00E64C2E" w:rsidP="001579FC">
      <w:pPr>
        <w:spacing w:after="0" w:line="240" w:lineRule="auto"/>
        <w:rPr>
          <w:bCs/>
        </w:rPr>
      </w:pPr>
    </w:p>
    <w:p w14:paraId="3DECC9BA" w14:textId="0A9EF00F" w:rsidR="00ED01C5" w:rsidRDefault="0059204D" w:rsidP="0005676A">
      <w:pPr>
        <w:spacing w:after="0" w:line="240" w:lineRule="auto"/>
        <w:rPr>
          <w:bCs/>
        </w:rPr>
      </w:pPr>
      <w:r>
        <w:rPr>
          <w:bCs/>
        </w:rPr>
        <w:t>A</w:t>
      </w:r>
      <w:r w:rsidR="00ED01C5">
        <w:rPr>
          <w:bCs/>
        </w:rPr>
        <w:t xml:space="preserve"> random effect for each site</w:t>
      </w:r>
      <w:r>
        <w:rPr>
          <w:bCs/>
        </w:rPr>
        <w:t xml:space="preserve"> was also included as a model term</w:t>
      </w:r>
      <w:r w:rsidR="00ED01C5">
        <w:rPr>
          <w:bCs/>
        </w:rPr>
        <w:t xml:space="preserve">. </w:t>
      </w:r>
      <w:r>
        <w:rPr>
          <w:bCs/>
        </w:rPr>
        <w:t>Though we</w:t>
      </w:r>
      <w:r w:rsidR="00E64C2E">
        <w:rPr>
          <w:bCs/>
        </w:rPr>
        <w:t xml:space="preserve"> were not interested in characterizing the difference in catch between sites, </w:t>
      </w:r>
      <w:r>
        <w:rPr>
          <w:bCs/>
        </w:rPr>
        <w:t>including this term was</w:t>
      </w:r>
      <w:r w:rsidR="008B7A5F">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r w:rsidR="00686FE7">
        <w:rPr>
          <w:bCs/>
        </w:rPr>
        <w:t>.</w:t>
      </w:r>
      <w:r w:rsidR="008B7A5F">
        <w:rPr>
          <w:bCs/>
        </w:rPr>
        <w:t xml:space="preserve">, bathymetric features or shoreline shapes that influence currents, concentration of </w:t>
      </w:r>
      <w:r w:rsidR="004B3608">
        <w:rPr>
          <w:bCs/>
        </w:rPr>
        <w:t>planktonic prey items</w:t>
      </w:r>
      <w:r w:rsidR="008B7A5F">
        <w:rPr>
          <w:bCs/>
        </w:rPr>
        <w:t>, salinity). The sites in our study design can be thought of as random samples along the gradients of those unmeasured environmental conditions.</w:t>
      </w:r>
      <w:r w:rsidR="004B3608">
        <w:rPr>
          <w:bCs/>
        </w:rPr>
        <w:t xml:space="preserve"> </w:t>
      </w:r>
      <w:r w:rsidR="001579FC">
        <w:rPr>
          <w:bCs/>
        </w:rPr>
        <w:t xml:space="preserve">Term selection was conducted according to the “double penalty,” or “null space penalization,” approach </w:t>
      </w:r>
      <w:r w:rsidR="001579FC">
        <w:rPr>
          <w:bCs/>
        </w:rPr>
        <w:fldChar w:fldCharType="begin"/>
      </w:r>
      <w:r w:rsidR="001579F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Pr>
          <w:bCs/>
        </w:rPr>
        <w:fldChar w:fldCharType="separate"/>
      </w:r>
      <w:r w:rsidR="001579FC" w:rsidRPr="001579FC">
        <w:rPr>
          <w:rFonts w:ascii="Aptos" w:hAnsi="Aptos"/>
        </w:rPr>
        <w:t>(Marra &amp; Wood 2011)</w:t>
      </w:r>
      <w:r w:rsidR="001579FC">
        <w:rPr>
          <w:bCs/>
        </w:rPr>
        <w:fldChar w:fldCharType="end"/>
      </w:r>
      <w:r w:rsidR="001579FC">
        <w:rPr>
          <w:bCs/>
        </w:rPr>
        <w:t xml:space="preserve">. This enables shrinkage for all smoothed </w:t>
      </w:r>
      <w:r w:rsidR="007651E3">
        <w:rPr>
          <w:bCs/>
        </w:rPr>
        <w:t>terms and</w:t>
      </w:r>
      <w:r w:rsidR="001579FC">
        <w:rPr>
          <w:bCs/>
        </w:rPr>
        <w:t xml:space="preserve"> essentially penalizes </w:t>
      </w:r>
      <w:r w:rsidR="00E142AE">
        <w:rPr>
          <w:bCs/>
        </w:rPr>
        <w:t>insignificant</w:t>
      </w:r>
      <w:r w:rsidR="001579FC">
        <w:rPr>
          <w:bCs/>
        </w:rPr>
        <w:t xml:space="preserve"> terms to 0 through shrinking function components both in the range space and in the null space.</w:t>
      </w:r>
    </w:p>
    <w:p w14:paraId="69FF97B2" w14:textId="77777777" w:rsidR="00ED01C5" w:rsidRDefault="00ED01C5" w:rsidP="0005676A">
      <w:pPr>
        <w:spacing w:after="0" w:line="240" w:lineRule="auto"/>
        <w:rPr>
          <w:bCs/>
          <w:color w:val="4472C4"/>
        </w:rPr>
      </w:pPr>
    </w:p>
    <w:p w14:paraId="404CC5EB" w14:textId="5F060FEE" w:rsidR="001F1CA4" w:rsidRDefault="00562A5F" w:rsidP="001F1CA4">
      <w:pPr>
        <w:spacing w:after="0" w:line="240" w:lineRule="auto"/>
        <w:rPr>
          <w:bCs/>
          <w:color w:val="4472C4"/>
        </w:rPr>
      </w:pPr>
      <w:r>
        <w:rPr>
          <w:bCs/>
          <w:color w:val="4472C4"/>
        </w:rPr>
        <w:t>3.3.3</w:t>
      </w:r>
      <w:r>
        <w:rPr>
          <w:bCs/>
          <w:color w:val="4472C4"/>
        </w:rPr>
        <w:tab/>
        <w:t xml:space="preserve">Spatiotemporal </w:t>
      </w:r>
      <w:r w:rsidR="009F7462">
        <w:rPr>
          <w:bCs/>
          <w:color w:val="4472C4"/>
        </w:rPr>
        <w:t>community structure</w:t>
      </w:r>
      <w:r>
        <w:rPr>
          <w:bCs/>
          <w:color w:val="4472C4"/>
        </w:rPr>
        <w:t xml:space="preserve"> </w:t>
      </w:r>
    </w:p>
    <w:p w14:paraId="7DCE4D7C" w14:textId="417CEDD9" w:rsidR="009F7462" w:rsidRDefault="009F7462" w:rsidP="0005676A">
      <w:pPr>
        <w:spacing w:after="0" w:line="240" w:lineRule="auto"/>
        <w:rPr>
          <w:bCs/>
        </w:rPr>
      </w:pPr>
      <w:r>
        <w:rPr>
          <w:bCs/>
        </w:rPr>
        <w:t xml:space="preserve">The abundances and distributions of taxonomic groups are spatially and temporally variable along environmental gradients in highly heterogeneous ecosystems like nearshore areas. Some environmental gradients may directly influence the behavior of a species </w:t>
      </w:r>
      <w:r w:rsidR="00792C70">
        <w:rPr>
          <w:bCs/>
        </w:rPr>
        <w:t>(temperature, dissolved oxygen, salinity)</w:t>
      </w:r>
      <w:r>
        <w:rPr>
          <w:bCs/>
        </w:rPr>
        <w:t>; this may modify interspecific interactions (competition, predation) and lead to further indirect effects. Identifying the environmental patterns that drive fish distribution and community structure could help predict fish distributions and community structures under alternate climate scenarios</w:t>
      </w:r>
      <w:r w:rsidR="00792C70">
        <w:rPr>
          <w:bCs/>
        </w:rPr>
        <w:t xml:space="preserve"> and environmental patterns</w:t>
      </w:r>
      <w:r>
        <w:rPr>
          <w:bCs/>
        </w:rPr>
        <w:t>.</w:t>
      </w:r>
    </w:p>
    <w:p w14:paraId="6B94E41C" w14:textId="77777777" w:rsidR="009F7462" w:rsidRDefault="009F7462" w:rsidP="0005676A">
      <w:pPr>
        <w:spacing w:after="0" w:line="240" w:lineRule="auto"/>
        <w:rPr>
          <w:bCs/>
        </w:rPr>
      </w:pPr>
    </w:p>
    <w:p w14:paraId="29712B67" w14:textId="6D3943DF" w:rsidR="00792C70" w:rsidRDefault="0059204D" w:rsidP="0005676A">
      <w:pPr>
        <w:spacing w:after="0" w:line="240" w:lineRule="auto"/>
        <w:rPr>
          <w:bCs/>
        </w:rPr>
      </w:pPr>
      <w:r>
        <w:rPr>
          <w:bCs/>
        </w:rPr>
        <w:t>The</w:t>
      </w:r>
      <w:r w:rsidR="009F7462">
        <w:rPr>
          <w:bCs/>
        </w:rPr>
        <w:t xml:space="preserve"> relative proportion of </w:t>
      </w:r>
      <w:r>
        <w:rPr>
          <w:bCs/>
        </w:rPr>
        <w:t xml:space="preserve">observed </w:t>
      </w:r>
      <w:r w:rsidR="009F7462">
        <w:rPr>
          <w:bCs/>
        </w:rPr>
        <w:t>species is variable across the different sampling sites within Casco Bay, as each site has a unique set of static and dynamic environmental characteristics</w:t>
      </w:r>
      <w:r>
        <w:rPr>
          <w:bCs/>
        </w:rPr>
        <w:t xml:space="preserve"> that can influence species-specific habitat selection patterns</w:t>
      </w:r>
      <w:r w:rsidR="009F7462">
        <w:rPr>
          <w:bCs/>
        </w:rPr>
        <w:t xml:space="preserve">. Seasonal warming </w:t>
      </w:r>
      <w:r>
        <w:rPr>
          <w:bCs/>
        </w:rPr>
        <w:t>can</w:t>
      </w:r>
      <w:r w:rsidR="009F7462">
        <w:rPr>
          <w:bCs/>
        </w:rPr>
        <w:t xml:space="preserve"> trigger shifts in habitat use patterns, especially for </w:t>
      </w:r>
      <w:r>
        <w:rPr>
          <w:bCs/>
        </w:rPr>
        <w:t>migratory</w:t>
      </w:r>
      <w:r w:rsidR="009F7462">
        <w:rPr>
          <w:bCs/>
        </w:rPr>
        <w:t xml:space="preserve"> fishes</w:t>
      </w:r>
      <w:r>
        <w:rPr>
          <w:bCs/>
        </w:rPr>
        <w:t xml:space="preserve"> seeking a preferred thermal range</w:t>
      </w:r>
      <w:r w:rsidR="009F7462">
        <w:rPr>
          <w:bCs/>
        </w:rPr>
        <w:t xml:space="preserve">. </w:t>
      </w:r>
      <w:r w:rsidR="00792C70">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Pr>
          <w:bCs/>
        </w:rPr>
        <w:t>defined as</w:t>
      </w:r>
      <w:r w:rsidR="00792C70">
        <w:rPr>
          <w:bCs/>
        </w:rPr>
        <w:t xml:space="preserve"> </w:t>
      </w:r>
      <w:r>
        <w:rPr>
          <w:bCs/>
        </w:rPr>
        <w:t>e</w:t>
      </w:r>
      <w:r w:rsidR="00792C70">
        <w:rPr>
          <w:bCs/>
        </w:rPr>
        <w:t xml:space="preserve">arly </w:t>
      </w:r>
      <w:r>
        <w:rPr>
          <w:bCs/>
        </w:rPr>
        <w:t>s</w:t>
      </w:r>
      <w:r w:rsidR="00792C70">
        <w:rPr>
          <w:bCs/>
        </w:rPr>
        <w:t xml:space="preserve">ummer (weeks 24-28 of each year), </w:t>
      </w:r>
      <w:proofErr w:type="spellStart"/>
      <w:r>
        <w:rPr>
          <w:bCs/>
        </w:rPr>
        <w:t>mid summer</w:t>
      </w:r>
      <w:proofErr w:type="spellEnd"/>
      <w:r w:rsidR="00792C70">
        <w:rPr>
          <w:bCs/>
        </w:rPr>
        <w:t xml:space="preserve"> (weeks </w:t>
      </w:r>
      <w:r>
        <w:rPr>
          <w:bCs/>
        </w:rPr>
        <w:t>2</w:t>
      </w:r>
      <w:r w:rsidR="00792C70">
        <w:rPr>
          <w:bCs/>
        </w:rPr>
        <w:t xml:space="preserve">9-33), and </w:t>
      </w:r>
      <w:r>
        <w:rPr>
          <w:bCs/>
        </w:rPr>
        <w:t>late summer</w:t>
      </w:r>
      <w:r w:rsidR="004B3608">
        <w:rPr>
          <w:bCs/>
        </w:rPr>
        <w:t xml:space="preserve"> </w:t>
      </w:r>
      <w:r w:rsidR="00792C70">
        <w:rPr>
          <w:bCs/>
        </w:rPr>
        <w:t xml:space="preserve">(weeks 34-39). CPUE </w:t>
      </w:r>
      <w:r>
        <w:rPr>
          <w:bCs/>
        </w:rPr>
        <w:t xml:space="preserve">per seasonal period </w:t>
      </w:r>
      <w:r w:rsidR="00792C70">
        <w:rPr>
          <w:bCs/>
        </w:rPr>
        <w:t xml:space="preserve">for each species was calculated as the number of </w:t>
      </w:r>
      <w:r>
        <w:rPr>
          <w:bCs/>
        </w:rPr>
        <w:t>individuals</w:t>
      </w:r>
      <w:r w:rsidR="00792C70">
        <w:rPr>
          <w:bCs/>
        </w:rPr>
        <w:t xml:space="preserve"> caught divided by the number of seine hauls. </w:t>
      </w:r>
      <w:r>
        <w:rPr>
          <w:bCs/>
        </w:rPr>
        <w:t>The data were filtered</w:t>
      </w:r>
      <w:r w:rsidR="00792C70">
        <w:rPr>
          <w:bCs/>
        </w:rPr>
        <w:t xml:space="preserve"> so that only species that were caught in more than 1% of all seine hauls and across 8 of 10 sampling years remained. This approach was used to limit the influence of uncommon</w:t>
      </w:r>
      <w:r w:rsidR="007651E3">
        <w:rPr>
          <w:bCs/>
        </w:rPr>
        <w:t xml:space="preserve"> and</w:t>
      </w:r>
      <w:r w:rsidR="00792C70">
        <w:rPr>
          <w:bCs/>
        </w:rPr>
        <w:t xml:space="preserve"> possibly misidentified species. </w:t>
      </w:r>
      <w:r>
        <w:rPr>
          <w:bCs/>
        </w:rPr>
        <w:t>Encounter</w:t>
      </w:r>
      <w:r w:rsidR="00792C70">
        <w:rPr>
          <w:bCs/>
        </w:rPr>
        <w:t xml:space="preserve"> rates </w:t>
      </w:r>
      <w:r>
        <w:rPr>
          <w:bCs/>
        </w:rPr>
        <w:t xml:space="preserve">were used as thresholds </w:t>
      </w:r>
      <w:r w:rsidR="00792C70">
        <w:rPr>
          <w:bCs/>
        </w:rPr>
        <w:t xml:space="preserve">rather than total abundance to avoid bias </w:t>
      </w:r>
      <w:r w:rsidR="00792C70">
        <w:rPr>
          <w:bCs/>
        </w:rPr>
        <w:lastRenderedPageBreak/>
        <w:t xml:space="preserve">towards schooling or shoaling </w:t>
      </w:r>
      <w:r>
        <w:rPr>
          <w:bCs/>
        </w:rPr>
        <w:t>species</w:t>
      </w:r>
      <w:r w:rsidR="00792C70">
        <w:rPr>
          <w:bCs/>
        </w:rPr>
        <w:t>. After this process, 10 species</w:t>
      </w:r>
      <w:r w:rsidR="007651E3">
        <w:rPr>
          <w:bCs/>
        </w:rPr>
        <w:t xml:space="preserve"> remained</w:t>
      </w:r>
      <w:r w:rsidR="00792C70">
        <w:rPr>
          <w:bCs/>
        </w:rPr>
        <w:t xml:space="preserve"> of 42 </w:t>
      </w:r>
      <w:r w:rsidR="007651E3">
        <w:rPr>
          <w:bCs/>
        </w:rPr>
        <w:t xml:space="preserve">total </w:t>
      </w:r>
      <w:r w:rsidR="00792C70">
        <w:rPr>
          <w:bCs/>
        </w:rPr>
        <w:t xml:space="preserve">species encountered. </w:t>
      </w:r>
    </w:p>
    <w:p w14:paraId="73067C5D" w14:textId="77777777" w:rsidR="00792C70" w:rsidRDefault="00792C70" w:rsidP="0005676A">
      <w:pPr>
        <w:spacing w:after="0" w:line="240" w:lineRule="auto"/>
        <w:rPr>
          <w:bCs/>
        </w:rPr>
      </w:pPr>
    </w:p>
    <w:p w14:paraId="28E349F3" w14:textId="506162CA" w:rsidR="00792C70" w:rsidRDefault="00792C70" w:rsidP="0005676A">
      <w:pPr>
        <w:spacing w:after="0" w:line="240" w:lineRule="auto"/>
        <w:rPr>
          <w:bCs/>
        </w:rPr>
      </w:pPr>
      <w:r>
        <w:rPr>
          <w:bCs/>
        </w:rPr>
        <w:t xml:space="preserve">Community composition analysis was conducted using nonmetric multidimensional scaling (NMDS), which ordinates data without assuming linear relationships or distance metric properties </w:t>
      </w:r>
      <w:r>
        <w:rPr>
          <w:bCs/>
        </w:rPr>
        <w:fldChar w:fldCharType="begin"/>
      </w:r>
      <w:r>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 This approach was applied to Bray-</w:t>
      </w:r>
      <w:proofErr w:type="gramStart"/>
      <w:r>
        <w:rPr>
          <w:bCs/>
        </w:rPr>
        <w:t>Curtis</w:t>
      </w:r>
      <w:proofErr w:type="gramEnd"/>
      <w:r>
        <w:rPr>
          <w:bCs/>
        </w:rPr>
        <w:t xml:space="preserve"> similarity matrices. Because catch </w:t>
      </w:r>
      <w:r w:rsidR="0059204D">
        <w:rPr>
          <w:bCs/>
        </w:rPr>
        <w:t xml:space="preserve">was standardized </w:t>
      </w:r>
      <w:r>
        <w:rPr>
          <w:bCs/>
        </w:rPr>
        <w:t>by effort in the previous step, no transformation was applied. The goodness of fit of the data across the ordination axes was indexed by the stress coefficient, which represents</w:t>
      </w:r>
      <w:r w:rsidR="004B3608">
        <w:rPr>
          <w:bCs/>
        </w:rPr>
        <w:t xml:space="preserve"> </w:t>
      </w:r>
      <w:r>
        <w:rPr>
          <w:bCs/>
        </w:rPr>
        <w:t xml:space="preserve">distortion </w:t>
      </w:r>
      <w:r w:rsidR="004B3608">
        <w:rPr>
          <w:bCs/>
        </w:rPr>
        <w:t>from</w:t>
      </w:r>
      <w:r>
        <w:rPr>
          <w:bCs/>
        </w:rPr>
        <w:t xml:space="preserve"> reducing multidimensional data to </w:t>
      </w:r>
      <w:r w:rsidR="007651E3">
        <w:rPr>
          <w:bCs/>
        </w:rPr>
        <w:t>fewer</w:t>
      </w:r>
      <w:r>
        <w:rPr>
          <w:bCs/>
        </w:rPr>
        <w:t xml:space="preserve"> dimensions. If the </w:t>
      </w:r>
      <w:r w:rsidR="004B3608">
        <w:rPr>
          <w:bCs/>
        </w:rPr>
        <w:t xml:space="preserve">calculated </w:t>
      </w:r>
      <w:r>
        <w:rPr>
          <w:bCs/>
        </w:rPr>
        <w:t xml:space="preserve">stress coefficient was less than 0.2, the NMDS plot was deemed an acceptable representation of the data </w:t>
      </w:r>
      <w:r>
        <w:rPr>
          <w:bCs/>
        </w:rPr>
        <w:fldChar w:fldCharType="begin"/>
      </w:r>
      <w:r>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(Field et al. 1982, Clarke 1993)</w:t>
      </w:r>
      <w:r>
        <w:rPr>
          <w:bCs/>
        </w:rPr>
        <w:fldChar w:fldCharType="end"/>
      </w:r>
      <w:r>
        <w:rPr>
          <w:bCs/>
        </w:rPr>
        <w:t>.</w:t>
      </w:r>
    </w:p>
    <w:p w14:paraId="7751F9FD" w14:textId="77777777" w:rsidR="00792C70" w:rsidRDefault="00792C70" w:rsidP="0005676A">
      <w:pPr>
        <w:spacing w:after="0" w:line="240" w:lineRule="auto"/>
        <w:rPr>
          <w:bCs/>
        </w:rPr>
      </w:pPr>
    </w:p>
    <w:p w14:paraId="3C4632EC" w14:textId="4B80024E" w:rsidR="00767559" w:rsidRDefault="00792C70" w:rsidP="0005676A">
      <w:pPr>
        <w:spacing w:after="0" w:line="240" w:lineRule="auto"/>
        <w:rPr>
          <w:bCs/>
        </w:rPr>
      </w:pPr>
      <w:r>
        <w:rPr>
          <w:bCs/>
        </w:rPr>
        <w:t>After NMDS, k-means clustering was used to identify groups with similar community structures.</w:t>
      </w:r>
      <w:r w:rsidR="000337C8">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not assign data points </w:t>
      </w:r>
      <w:r w:rsidR="008055D9" w:rsidRPr="008055D9">
        <w:rPr>
          <w:bCs/>
          <w:i/>
          <w:iCs/>
        </w:rPr>
        <w:t>a priori</w:t>
      </w:r>
      <w:r w:rsidR="008055D9" w:rsidRPr="00F47048">
        <w:rPr>
          <w:i/>
        </w:rPr>
        <w:t xml:space="preserve"> </w:t>
      </w:r>
      <w:r w:rsidR="000337C8">
        <w:rPr>
          <w:bCs/>
        </w:rPr>
        <w:t xml:space="preserve">to clusters by seasonal period or location within the study area, as we expected both spatial location and seasonal </w:t>
      </w:r>
      <w:r w:rsidR="0059204D">
        <w:rPr>
          <w:bCs/>
        </w:rPr>
        <w:t>warming</w:t>
      </w:r>
      <w:r w:rsidR="000337C8">
        <w:rPr>
          <w:bCs/>
        </w:rPr>
        <w:t xml:space="preserve"> to affect community composition and did not want to assume the nature of that interaction. </w:t>
      </w:r>
      <w:r>
        <w:rPr>
          <w:bCs/>
        </w:rPr>
        <w:t>A</w:t>
      </w:r>
      <w:r w:rsidR="000337C8">
        <w:rPr>
          <w:bCs/>
        </w:rPr>
        <w:t xml:space="preserve"> permutation-based, one-way</w:t>
      </w:r>
      <w:r>
        <w:rPr>
          <w:bCs/>
        </w:rPr>
        <w:t xml:space="preserve"> Analysis of Similarities (ANOSIM) test was used to identify whether community composition</w:t>
      </w:r>
      <w:r w:rsidR="000337C8">
        <w:rPr>
          <w:bCs/>
        </w:rPr>
        <w:t xml:space="preserve"> </w:t>
      </w:r>
      <w:r>
        <w:rPr>
          <w:bCs/>
        </w:rPr>
        <w:t>w</w:t>
      </w:r>
      <w:r w:rsidR="000337C8">
        <w:rPr>
          <w:bCs/>
        </w:rPr>
        <w:t>as</w:t>
      </w:r>
      <w:r>
        <w:rPr>
          <w:bCs/>
        </w:rPr>
        <w:t xml:space="preserve"> statistically significantly different between clusters</w:t>
      </w:r>
      <w:r w:rsidR="000337C8">
        <w:rPr>
          <w:bCs/>
        </w:rPr>
        <w:t xml:space="preserve"> </w:t>
      </w:r>
      <w:r w:rsidR="000337C8">
        <w:rPr>
          <w:bCs/>
        </w:rPr>
        <w:fldChar w:fldCharType="begin"/>
      </w:r>
      <w:r w:rsidR="000337C8">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Pr>
          <w:rFonts w:ascii="Cambria Math" w:hAnsi="Cambria Math" w:cs="Cambria Math"/>
          <w:bCs/>
        </w:rPr>
        <w:instrText>‐</w:instrText>
      </w:r>
      <w:r w:rsidR="000337C8">
        <w:rPr>
          <w:bCs/>
        </w:rPr>
        <w:instrText>species) abundance data was introduced into marine ecology by, among others, Field,\n              et al.\n              (1982). A decade on, it is instructive to: (i) identify which elements of this often</w:instrText>
      </w:r>
      <w:r w:rsidR="000337C8">
        <w:rPr>
          <w:rFonts w:ascii="Cambria Math" w:hAnsi="Cambria Math" w:cs="Cambria Math"/>
          <w:bCs/>
        </w:rPr>
        <w:instrText>‐</w:instrText>
      </w:r>
      <w:r w:rsidR="000337C8">
        <w:rPr>
          <w:bCs/>
        </w:rPr>
        <w:instrText>quoted strategy have proved most useful in practical assessment of community change resulting from pollution impact; and (ii) ask to what extent evolution of techniques in the intervening years has added self</w:instrText>
      </w:r>
      <w:r w:rsidR="000337C8">
        <w:rPr>
          <w:rFonts w:ascii="Cambria Math" w:hAnsi="Cambria Math" w:cs="Cambria Math"/>
          <w:bCs/>
        </w:rPr>
        <w:instrText>‐</w:instrText>
      </w:r>
      <w:r w:rsidR="000337C8">
        <w:rPr>
          <w:bCs/>
        </w:rPr>
        <w:instrText>consistency and comprehensiveness to the approach. The pivotal concept has proved to be that of a biologically</w:instrText>
      </w:r>
      <w:r w:rsidR="000337C8">
        <w:rPr>
          <w:rFonts w:ascii="Cambria Math" w:hAnsi="Cambria Math" w:cs="Cambria Math"/>
          <w:bCs/>
        </w:rPr>
        <w:instrText>‐</w:instrText>
      </w:r>
      <w:r w:rsidR="000337C8">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Pr>
          <w:rFonts w:ascii="Cambria Math" w:hAnsi="Cambria Math" w:cs="Cambria Math"/>
          <w:bCs/>
        </w:rPr>
        <w:instrText>‐</w:instrText>
      </w:r>
      <w:r w:rsidR="000337C8">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Pr>
          <w:rFonts w:ascii="Cambria Math" w:hAnsi="Cambria Math" w:cs="Cambria Math"/>
          <w:bCs/>
        </w:rPr>
        <w:instrText>‐</w:instrText>
      </w:r>
      <w:r w:rsidR="000337C8">
        <w:rPr>
          <w:bCs/>
        </w:rPr>
        <w:instrText xml:space="preserve">parametric multivariate analyses of changes in community structure","volume":"18","author":[{"family":"Clarke","given":"K. R."}],"issued":{"date-parts":[["1993",3]]}}}],"schema":"https://github.com/citation-style-language/schema/raw/master/csl-citation.json"} </w:instrText>
      </w:r>
      <w:r w:rsidR="000337C8">
        <w:rPr>
          <w:bCs/>
        </w:rPr>
        <w:fldChar w:fldCharType="separate"/>
      </w:r>
      <w:r w:rsidR="000337C8" w:rsidRPr="000337C8">
        <w:rPr>
          <w:rFonts w:ascii="Aptos" w:hAnsi="Aptos"/>
        </w:rPr>
        <w:t>(Clarke 1993)</w:t>
      </w:r>
      <w:r w:rsidR="000337C8">
        <w:rPr>
          <w:bCs/>
        </w:rPr>
        <w:fldChar w:fldCharType="end"/>
      </w:r>
      <w:r w:rsidR="000337C8">
        <w:rPr>
          <w:bCs/>
        </w:rPr>
        <w:t xml:space="preserve">. This was followed by </w:t>
      </w:r>
      <w:r>
        <w:rPr>
          <w:bCs/>
        </w:rPr>
        <w:t>a Similarity Percentages (SIMPER) test</w:t>
      </w:r>
      <w:r w:rsidR="000337C8">
        <w:rPr>
          <w:bCs/>
        </w:rPr>
        <w:t>, which</w:t>
      </w:r>
      <w:r>
        <w:rPr>
          <w:bCs/>
        </w:rPr>
        <w:t xml:space="preserve"> was used to identify </w:t>
      </w:r>
      <w:r w:rsidR="000337C8">
        <w:rPr>
          <w:bCs/>
        </w:rPr>
        <w:t>the</w:t>
      </w:r>
      <w:r>
        <w:rPr>
          <w:bCs/>
        </w:rPr>
        <w:t xml:space="preserve"> species</w:t>
      </w:r>
      <w:r w:rsidR="000337C8">
        <w:rPr>
          <w:bCs/>
        </w:rPr>
        <w:t xml:space="preserve"> that</w:t>
      </w:r>
      <w:r>
        <w:rPr>
          <w:bCs/>
        </w:rPr>
        <w:t xml:space="preserve"> </w:t>
      </w:r>
      <w:r w:rsidR="000337C8">
        <w:rPr>
          <w:bCs/>
        </w:rPr>
        <w:t xml:space="preserve">contributed the most to </w:t>
      </w:r>
      <w:r w:rsidR="0059204D">
        <w:rPr>
          <w:bCs/>
        </w:rPr>
        <w:t xml:space="preserve">the </w:t>
      </w:r>
      <w:r w:rsidR="000337C8">
        <w:rPr>
          <w:bCs/>
        </w:rPr>
        <w:t>dissimilarity between identified clusters’ community composition</w:t>
      </w:r>
      <w:r>
        <w:rPr>
          <w:bCs/>
        </w:rPr>
        <w:t xml:space="preserve"> </w:t>
      </w:r>
      <w:r>
        <w:rPr>
          <w:bCs/>
        </w:rPr>
        <w:fldChar w:fldCharType="begin"/>
      </w:r>
      <w:r>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w:t>
      </w:r>
      <w:r w:rsidR="000337C8">
        <w:rPr>
          <w:bCs/>
        </w:rPr>
        <w:t xml:space="preserve"> </w:t>
      </w:r>
      <w:r>
        <w:rPr>
          <w:bCs/>
        </w:rPr>
        <w:t xml:space="preserve">All statistical tests except k-means clustering were performed using the </w:t>
      </w:r>
      <w:r w:rsidRPr="00792C70">
        <w:rPr>
          <w:bCs/>
          <w:i/>
          <w:iCs/>
        </w:rPr>
        <w:t>vegan</w:t>
      </w:r>
      <w:r>
        <w:rPr>
          <w:bCs/>
        </w:rPr>
        <w:t xml:space="preserve"> R package, version 2.6-8 </w:t>
      </w:r>
      <w:r>
        <w:rPr>
          <w:bCs/>
        </w:rPr>
        <w:fldChar w:fldCharType="begin"/>
      </w:r>
      <w:r>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Pr>
          <w:bCs/>
        </w:rPr>
        <w:fldChar w:fldCharType="separate"/>
      </w:r>
      <w:r w:rsidRPr="00792C70">
        <w:rPr>
          <w:rFonts w:ascii="Aptos" w:hAnsi="Aptos"/>
        </w:rPr>
        <w:t>(Oksanen et al. 2024)</w:t>
      </w:r>
      <w:r>
        <w:rPr>
          <w:bCs/>
        </w:rPr>
        <w:fldChar w:fldCharType="end"/>
      </w:r>
      <w:r>
        <w:rPr>
          <w:bCs/>
        </w:rPr>
        <w:t>.</w:t>
      </w:r>
    </w:p>
    <w:p w14:paraId="20E2C623" w14:textId="77777777" w:rsidR="00767559" w:rsidRDefault="00767559" w:rsidP="0005676A">
      <w:pPr>
        <w:spacing w:after="0" w:line="240" w:lineRule="auto"/>
        <w:rPr>
          <w:bCs/>
        </w:rPr>
      </w:pPr>
    </w:p>
    <w:p w14:paraId="7A2DFF77" w14:textId="2E8FF818" w:rsidR="00562A5F" w:rsidRDefault="00792C70" w:rsidP="0005676A">
      <w:pPr>
        <w:spacing w:after="0" w:line="240" w:lineRule="auto"/>
        <w:rPr>
          <w:bCs/>
        </w:rPr>
      </w:pPr>
      <w:r>
        <w:rPr>
          <w:bCs/>
        </w:rPr>
        <w:t xml:space="preserve">Interannual differences in community structure, driven by larger-scale </w:t>
      </w:r>
      <w:r w:rsidR="0059204D">
        <w:rPr>
          <w:bCs/>
        </w:rPr>
        <w:t xml:space="preserve">and longer-term </w:t>
      </w:r>
      <w:r>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C92709" w:rsidRDefault="00C92709" w:rsidP="0005676A">
      <w:pPr>
        <w:spacing w:after="0" w:line="240" w:lineRule="auto"/>
        <w:rPr>
          <w:bCs/>
          <w:color w:val="4472C4"/>
        </w:rPr>
      </w:pPr>
    </w:p>
    <w:p w14:paraId="1C507AF0" w14:textId="7BEB46D6" w:rsidR="00C92709" w:rsidRDefault="00C92709" w:rsidP="0005676A">
      <w:pPr>
        <w:spacing w:after="0" w:line="240" w:lineRule="auto"/>
        <w:rPr>
          <w:b/>
          <w:color w:val="4472C4"/>
        </w:rPr>
      </w:pPr>
      <w:r>
        <w:rPr>
          <w:b/>
          <w:color w:val="4472C4"/>
        </w:rPr>
        <w:t>4</w:t>
      </w:r>
      <w:r>
        <w:rPr>
          <w:b/>
          <w:color w:val="4472C4"/>
        </w:rPr>
        <w:tab/>
        <w:t>Results</w:t>
      </w:r>
    </w:p>
    <w:p w14:paraId="2AFFB9AA" w14:textId="23C49169" w:rsidR="00562A5F" w:rsidRDefault="00562A5F" w:rsidP="0005676A">
      <w:pPr>
        <w:spacing w:after="0" w:line="240" w:lineRule="auto"/>
        <w:rPr>
          <w:bCs/>
          <w:color w:val="4472C4"/>
        </w:rPr>
      </w:pPr>
      <w:r w:rsidRPr="00562A5F">
        <w:rPr>
          <w:bCs/>
          <w:color w:val="4472C4"/>
        </w:rPr>
        <w:t>4.1</w:t>
      </w:r>
      <w:r w:rsidRPr="00562A5F">
        <w:rPr>
          <w:bCs/>
          <w:color w:val="4472C4"/>
        </w:rPr>
        <w:tab/>
        <w:t>Species caught</w:t>
      </w:r>
    </w:p>
    <w:p w14:paraId="7777D647" w14:textId="7136B1BD" w:rsidR="00792C70" w:rsidRDefault="00792C70" w:rsidP="0005676A">
      <w:pPr>
        <w:spacing w:after="0" w:line="240" w:lineRule="auto"/>
        <w:rPr>
          <w:bCs/>
        </w:rPr>
      </w:pPr>
      <w:r>
        <w:rPr>
          <w:bCs/>
        </w:rPr>
        <w:t xml:space="preserve">In total, 659 seine hauls across 132 unique sampling days met data collection standards and were included in our </w:t>
      </w:r>
      <w:proofErr w:type="gramStart"/>
      <w:r>
        <w:rPr>
          <w:bCs/>
        </w:rPr>
        <w:t>analyses</w:t>
      </w:r>
      <w:proofErr w:type="gramEnd"/>
      <w:r w:rsidR="00C17D53">
        <w:rPr>
          <w:bCs/>
        </w:rPr>
        <w:t xml:space="preserve"> (Table 1)</w:t>
      </w:r>
      <w:r>
        <w:rPr>
          <w:bCs/>
        </w:rPr>
        <w:t>. T</w:t>
      </w:r>
      <w:r w:rsidR="0059204D">
        <w:rPr>
          <w:bCs/>
        </w:rPr>
        <w:t>he t</w:t>
      </w:r>
      <w:r>
        <w:rPr>
          <w:bCs/>
        </w:rPr>
        <w:t>otal catch was 159,590 individuals across 42 species. The 10 species that met encounter thresholds to be included in community composition analyses were</w:t>
      </w:r>
      <w:r w:rsidR="002171B2">
        <w:rPr>
          <w:bCs/>
        </w:rPr>
        <w:t>, in order of increasing encounter percentage</w:t>
      </w:r>
      <w:commentRangeStart w:id="27"/>
      <w:commentRangeStart w:id="28"/>
      <w:r w:rsidR="002171B2">
        <w:rPr>
          <w:bCs/>
        </w:rPr>
        <w:t xml:space="preserve">, </w:t>
      </w:r>
      <w:r w:rsidR="008E1E8C">
        <w:rPr>
          <w:bCs/>
        </w:rPr>
        <w:t>b</w:t>
      </w:r>
      <w:r w:rsidR="002171B2">
        <w:rPr>
          <w:bCs/>
        </w:rPr>
        <w:t>luefish (</w:t>
      </w:r>
      <w:commentRangeEnd w:id="27"/>
      <w:r w:rsidR="00E63209">
        <w:rPr>
          <w:rStyle w:val="CommentReference"/>
        </w:rPr>
        <w:commentReference w:id="27"/>
      </w:r>
      <w:commentRangeEnd w:id="28"/>
      <w:r w:rsidR="007604EB">
        <w:rPr>
          <w:rStyle w:val="CommentReference"/>
        </w:rPr>
        <w:commentReference w:id="28"/>
      </w:r>
      <w:r w:rsidR="002171B2" w:rsidRPr="00792C70">
        <w:rPr>
          <w:bCs/>
          <w:i/>
          <w:iCs/>
        </w:rPr>
        <w:t>Pomatomus</w:t>
      </w:r>
      <w:r w:rsidR="002171B2">
        <w:rPr>
          <w:bCs/>
        </w:rPr>
        <w:t xml:space="preserve"> </w:t>
      </w:r>
      <w:r w:rsidR="002171B2" w:rsidRPr="00792C70">
        <w:rPr>
          <w:bCs/>
          <w:i/>
          <w:iCs/>
        </w:rPr>
        <w:t>saltatrix</w:t>
      </w:r>
      <w:r w:rsidR="002171B2">
        <w:rPr>
          <w:bCs/>
        </w:rPr>
        <w:t xml:space="preserve">), </w:t>
      </w:r>
      <w:r w:rsidR="008E1E8C">
        <w:rPr>
          <w:bCs/>
        </w:rPr>
        <w:t>n</w:t>
      </w:r>
      <w:r w:rsidR="002171B2">
        <w:rPr>
          <w:bCs/>
        </w:rPr>
        <w:t xml:space="preserve">orthern </w:t>
      </w:r>
      <w:r w:rsidR="008E1E8C">
        <w:rPr>
          <w:bCs/>
        </w:rPr>
        <w:t>p</w:t>
      </w:r>
      <w:r w:rsidR="002171B2">
        <w:rPr>
          <w:bCs/>
        </w:rPr>
        <w:t>ipefish (</w:t>
      </w:r>
      <w:proofErr w:type="spellStart"/>
      <w:r w:rsidR="002171B2" w:rsidRPr="00792C70">
        <w:rPr>
          <w:bCs/>
          <w:i/>
          <w:iCs/>
        </w:rPr>
        <w:t>Syngnathus</w:t>
      </w:r>
      <w:proofErr w:type="spellEnd"/>
      <w:r w:rsidR="002171B2">
        <w:rPr>
          <w:bCs/>
        </w:rPr>
        <w:t xml:space="preserve"> </w:t>
      </w:r>
      <w:r w:rsidR="002171B2" w:rsidRPr="00792C70">
        <w:rPr>
          <w:bCs/>
          <w:i/>
          <w:iCs/>
        </w:rPr>
        <w:t>fuscus</w:t>
      </w:r>
      <w:r w:rsidR="002171B2">
        <w:rPr>
          <w:bCs/>
        </w:rPr>
        <w:t xml:space="preserve">), American </w:t>
      </w:r>
      <w:r w:rsidR="008E1E8C">
        <w:rPr>
          <w:bCs/>
        </w:rPr>
        <w:t>s</w:t>
      </w:r>
      <w:r w:rsidR="002171B2">
        <w:rPr>
          <w:bCs/>
        </w:rPr>
        <w:t>and</w:t>
      </w:r>
      <w:r w:rsidR="0059204D">
        <w:rPr>
          <w:bCs/>
        </w:rPr>
        <w:t xml:space="preserve"> </w:t>
      </w:r>
      <w:r w:rsidR="002171B2">
        <w:rPr>
          <w:bCs/>
        </w:rPr>
        <w:t>lance (</w:t>
      </w:r>
      <w:proofErr w:type="spellStart"/>
      <w:r w:rsidR="002171B2" w:rsidRPr="00792C70">
        <w:rPr>
          <w:bCs/>
          <w:i/>
          <w:iCs/>
        </w:rPr>
        <w:t>Ammodytes</w:t>
      </w:r>
      <w:proofErr w:type="spellEnd"/>
      <w:r w:rsidR="002171B2">
        <w:rPr>
          <w:bCs/>
        </w:rPr>
        <w:t xml:space="preserve"> </w:t>
      </w:r>
      <w:r w:rsidR="002171B2" w:rsidRPr="00792C70">
        <w:rPr>
          <w:bCs/>
          <w:i/>
          <w:iCs/>
        </w:rPr>
        <w:t>americanus</w:t>
      </w:r>
      <w:r w:rsidR="002171B2">
        <w:rPr>
          <w:bCs/>
        </w:rPr>
        <w:t xml:space="preserve">), Atlantic </w:t>
      </w:r>
      <w:r w:rsidR="008E1E8C">
        <w:rPr>
          <w:bCs/>
        </w:rPr>
        <w:t>t</w:t>
      </w:r>
      <w:r w:rsidR="002171B2">
        <w:rPr>
          <w:bCs/>
        </w:rPr>
        <w:t>omcod (</w:t>
      </w:r>
      <w:proofErr w:type="spellStart"/>
      <w:r w:rsidR="002171B2" w:rsidRPr="00792C70">
        <w:rPr>
          <w:bCs/>
          <w:i/>
          <w:iCs/>
        </w:rPr>
        <w:t>Microgadus</w:t>
      </w:r>
      <w:proofErr w:type="spellEnd"/>
      <w:r w:rsidR="002171B2">
        <w:rPr>
          <w:bCs/>
        </w:rPr>
        <w:t xml:space="preserve"> </w:t>
      </w:r>
      <w:r w:rsidR="002171B2" w:rsidRPr="00792C70">
        <w:rPr>
          <w:bCs/>
          <w:i/>
          <w:iCs/>
        </w:rPr>
        <w:t>tomcod</w:t>
      </w:r>
      <w:r w:rsidR="002171B2">
        <w:rPr>
          <w:bCs/>
        </w:rPr>
        <w:t xml:space="preserve">), Atlantic </w:t>
      </w:r>
      <w:r w:rsidR="008E1E8C">
        <w:rPr>
          <w:bCs/>
        </w:rPr>
        <w:t>h</w:t>
      </w:r>
      <w:r w:rsidR="002171B2">
        <w:rPr>
          <w:bCs/>
        </w:rPr>
        <w:t>erring (</w:t>
      </w:r>
      <w:r w:rsidR="002171B2" w:rsidRPr="00792C70">
        <w:rPr>
          <w:bCs/>
          <w:i/>
          <w:iCs/>
        </w:rPr>
        <w:t>Clupea</w:t>
      </w:r>
      <w:r w:rsidR="002171B2">
        <w:rPr>
          <w:bCs/>
        </w:rPr>
        <w:t xml:space="preserve"> </w:t>
      </w:r>
      <w:r w:rsidR="002171B2" w:rsidRPr="00792C70">
        <w:rPr>
          <w:bCs/>
          <w:i/>
          <w:iCs/>
        </w:rPr>
        <w:t>harengus</w:t>
      </w:r>
      <w:r w:rsidR="002171B2">
        <w:rPr>
          <w:bCs/>
        </w:rPr>
        <w:t xml:space="preserve">), </w:t>
      </w:r>
      <w:commentRangeStart w:id="29"/>
      <w:commentRangeStart w:id="30"/>
      <w:r w:rsidR="007604EB">
        <w:rPr>
          <w:bCs/>
        </w:rPr>
        <w:t xml:space="preserve">river herring </w:t>
      </w:r>
      <w:r w:rsidR="002171B2">
        <w:rPr>
          <w:bCs/>
        </w:rPr>
        <w:t>(</w:t>
      </w:r>
      <w:r w:rsidR="002171B2" w:rsidRPr="00792C70">
        <w:rPr>
          <w:bCs/>
          <w:i/>
          <w:iCs/>
        </w:rPr>
        <w:t>Alosa</w:t>
      </w:r>
      <w:r w:rsidR="002171B2">
        <w:rPr>
          <w:bCs/>
        </w:rPr>
        <w:t xml:space="preserve"> </w:t>
      </w:r>
      <w:r w:rsidR="007604EB">
        <w:rPr>
          <w:bCs/>
        </w:rPr>
        <w:t>spp.</w:t>
      </w:r>
      <w:r w:rsidR="002171B2">
        <w:rPr>
          <w:bCs/>
        </w:rPr>
        <w:t>)</w:t>
      </w:r>
      <w:commentRangeEnd w:id="29"/>
      <w:r w:rsidR="00686FE7">
        <w:rPr>
          <w:rStyle w:val="CommentReference"/>
        </w:rPr>
        <w:commentReference w:id="29"/>
      </w:r>
      <w:commentRangeEnd w:id="30"/>
      <w:r w:rsidR="007604EB">
        <w:rPr>
          <w:rStyle w:val="CommentReference"/>
        </w:rPr>
        <w:commentReference w:id="30"/>
      </w:r>
      <w:r w:rsidR="002171B2">
        <w:rPr>
          <w:bCs/>
        </w:rPr>
        <w:t xml:space="preserve">, </w:t>
      </w:r>
      <w:r w:rsidR="008E1E8C">
        <w:rPr>
          <w:bCs/>
        </w:rPr>
        <w:t>m</w:t>
      </w:r>
      <w:r w:rsidR="002171B2">
        <w:rPr>
          <w:bCs/>
        </w:rPr>
        <w:t>ummichog (</w:t>
      </w:r>
      <w:proofErr w:type="spellStart"/>
      <w:r w:rsidR="002171B2" w:rsidRPr="00792C70">
        <w:rPr>
          <w:bCs/>
          <w:i/>
          <w:iCs/>
        </w:rPr>
        <w:t>Fundulus</w:t>
      </w:r>
      <w:proofErr w:type="spellEnd"/>
      <w:r w:rsidR="002171B2">
        <w:rPr>
          <w:bCs/>
        </w:rPr>
        <w:t xml:space="preserve"> </w:t>
      </w:r>
      <w:proofErr w:type="spellStart"/>
      <w:r w:rsidR="002171B2" w:rsidRPr="00792C70">
        <w:rPr>
          <w:bCs/>
          <w:i/>
          <w:iCs/>
        </w:rPr>
        <w:t>heteroclitus</w:t>
      </w:r>
      <w:proofErr w:type="spellEnd"/>
      <w:r w:rsidR="002171B2">
        <w:rPr>
          <w:bCs/>
        </w:rPr>
        <w:t xml:space="preserve">), </w:t>
      </w:r>
      <w:r w:rsidR="008E1E8C">
        <w:rPr>
          <w:bCs/>
        </w:rPr>
        <w:t>w</w:t>
      </w:r>
      <w:r w:rsidR="002171B2">
        <w:rPr>
          <w:bCs/>
        </w:rPr>
        <w:t xml:space="preserve">inter </w:t>
      </w:r>
      <w:r w:rsidR="008E1E8C">
        <w:rPr>
          <w:bCs/>
        </w:rPr>
        <w:t>f</w:t>
      </w:r>
      <w:r w:rsidR="002171B2">
        <w:rPr>
          <w:bCs/>
        </w:rPr>
        <w:t>lounder (</w:t>
      </w:r>
      <w:proofErr w:type="spellStart"/>
      <w:r w:rsidR="002171B2" w:rsidRPr="00792C70">
        <w:rPr>
          <w:bCs/>
          <w:i/>
          <w:iCs/>
        </w:rPr>
        <w:t>Pseudopleuronectes</w:t>
      </w:r>
      <w:proofErr w:type="spellEnd"/>
      <w:r w:rsidR="002171B2" w:rsidRPr="00792C70">
        <w:rPr>
          <w:bCs/>
        </w:rPr>
        <w:t xml:space="preserve"> </w:t>
      </w:r>
      <w:r w:rsidR="002171B2" w:rsidRPr="00792C70">
        <w:rPr>
          <w:bCs/>
          <w:i/>
          <w:iCs/>
        </w:rPr>
        <w:t>americanus</w:t>
      </w:r>
      <w:r w:rsidR="002171B2">
        <w:rPr>
          <w:bCs/>
        </w:rPr>
        <w:t xml:space="preserve">), Atlantic </w:t>
      </w:r>
      <w:r w:rsidR="008E1E8C">
        <w:rPr>
          <w:bCs/>
        </w:rPr>
        <w:t>s</w:t>
      </w:r>
      <w:r w:rsidR="002171B2">
        <w:rPr>
          <w:bCs/>
        </w:rPr>
        <w:t>ilverside (</w:t>
      </w:r>
      <w:r w:rsidR="002171B2" w:rsidRPr="00792C70">
        <w:rPr>
          <w:bCs/>
          <w:i/>
          <w:iCs/>
        </w:rPr>
        <w:t>Menidia</w:t>
      </w:r>
      <w:r w:rsidR="002171B2">
        <w:rPr>
          <w:bCs/>
        </w:rPr>
        <w:t xml:space="preserve"> </w:t>
      </w:r>
      <w:r w:rsidR="002171B2" w:rsidRPr="00792C70">
        <w:rPr>
          <w:bCs/>
          <w:i/>
          <w:iCs/>
        </w:rPr>
        <w:t>menidia</w:t>
      </w:r>
      <w:r w:rsidR="002171B2">
        <w:rPr>
          <w:bCs/>
        </w:rPr>
        <w:t>), and</w:t>
      </w:r>
      <w:r>
        <w:rPr>
          <w:bCs/>
        </w:rPr>
        <w:t xml:space="preserve"> </w:t>
      </w:r>
      <w:r w:rsidR="008E1E8C">
        <w:rPr>
          <w:bCs/>
        </w:rPr>
        <w:t>g</w:t>
      </w:r>
      <w:r>
        <w:rPr>
          <w:bCs/>
        </w:rPr>
        <w:t xml:space="preserve">reen </w:t>
      </w:r>
      <w:r w:rsidR="008E1E8C">
        <w:rPr>
          <w:bCs/>
        </w:rPr>
        <w:t>c</w:t>
      </w:r>
      <w:r>
        <w:rPr>
          <w:bCs/>
        </w:rPr>
        <w:t>rab (</w:t>
      </w:r>
      <w:proofErr w:type="spellStart"/>
      <w:r w:rsidRPr="00792C70">
        <w:rPr>
          <w:bCs/>
          <w:i/>
          <w:iCs/>
        </w:rPr>
        <w:t>Carsinus</w:t>
      </w:r>
      <w:proofErr w:type="spellEnd"/>
      <w:r>
        <w:rPr>
          <w:bCs/>
        </w:rPr>
        <w:t xml:space="preserve"> </w:t>
      </w:r>
      <w:proofErr w:type="spellStart"/>
      <w:r w:rsidRPr="00792C70">
        <w:rPr>
          <w:bCs/>
          <w:i/>
          <w:iCs/>
        </w:rPr>
        <w:t>maenas</w:t>
      </w:r>
      <w:proofErr w:type="spellEnd"/>
      <w:r>
        <w:rPr>
          <w:bCs/>
        </w:rPr>
        <w:t>)</w:t>
      </w:r>
      <w:r w:rsidR="002171B2">
        <w:rPr>
          <w:bCs/>
        </w:rPr>
        <w:t>.</w:t>
      </w:r>
      <w:ins w:id="31" w:author="Katie Lankowicz [2]" w:date="2025-07-01T14:19:00Z" w16du:dateUtc="2025-07-01T18:19:00Z">
        <w:r w:rsidR="007604EB">
          <w:rPr>
            <w:bCs/>
          </w:rPr>
          <w:t xml:space="preserve"> Note that river herring</w:t>
        </w:r>
      </w:ins>
      <w:ins w:id="32" w:author="Katie Lankowicz [2]" w:date="2025-07-01T14:23:00Z" w16du:dateUtc="2025-07-01T18:23:00Z">
        <w:r w:rsidR="007604EB">
          <w:rPr>
            <w:bCs/>
          </w:rPr>
          <w:t xml:space="preserve"> is an umbrella term for both </w:t>
        </w:r>
      </w:ins>
      <w:ins w:id="33" w:author="Katie Lankowicz [2]" w:date="2025-07-01T14:19:00Z" w16du:dateUtc="2025-07-01T18:19:00Z">
        <w:r w:rsidR="007604EB">
          <w:rPr>
            <w:bCs/>
          </w:rPr>
          <w:t>alewife (</w:t>
        </w:r>
        <w:r w:rsidR="007604EB" w:rsidRPr="007604EB">
          <w:rPr>
            <w:bCs/>
            <w:i/>
            <w:iCs/>
          </w:rPr>
          <w:t xml:space="preserve">Alosa </w:t>
        </w:r>
      </w:ins>
      <w:ins w:id="34" w:author="Katie Lankowicz [2]" w:date="2025-07-01T14:22:00Z" w16du:dateUtc="2025-07-01T18:22:00Z">
        <w:r w:rsidR="007604EB" w:rsidRPr="007604EB">
          <w:rPr>
            <w:bCs/>
            <w:i/>
            <w:iCs/>
          </w:rPr>
          <w:t>pseudoharengus</w:t>
        </w:r>
      </w:ins>
      <w:ins w:id="35" w:author="Katie Lankowicz [2]" w:date="2025-07-01T14:19:00Z" w16du:dateUtc="2025-07-01T18:19:00Z">
        <w:r w:rsidR="007604EB">
          <w:rPr>
            <w:bCs/>
          </w:rPr>
          <w:t>) and blueback herring (</w:t>
        </w:r>
        <w:r w:rsidR="007604EB" w:rsidRPr="007604EB">
          <w:rPr>
            <w:bCs/>
            <w:i/>
            <w:iCs/>
          </w:rPr>
          <w:t xml:space="preserve">Alosa </w:t>
        </w:r>
      </w:ins>
      <w:ins w:id="36" w:author="Katie Lankowicz [2]" w:date="2025-07-01T14:21:00Z" w16du:dateUtc="2025-07-01T18:21:00Z">
        <w:r w:rsidR="007604EB" w:rsidRPr="007604EB">
          <w:rPr>
            <w:bCs/>
            <w:i/>
            <w:iCs/>
          </w:rPr>
          <w:t>aestivalis</w:t>
        </w:r>
      </w:ins>
      <w:ins w:id="37" w:author="Katie Lankowicz [2]" w:date="2025-07-01T14:19:00Z" w16du:dateUtc="2025-07-01T18:19:00Z">
        <w:r w:rsidR="007604EB">
          <w:rPr>
            <w:bCs/>
          </w:rPr>
          <w:t>)</w:t>
        </w:r>
      </w:ins>
      <w:ins w:id="38" w:author="Katie Lankowicz [2]" w:date="2025-07-01T14:25:00Z" w16du:dateUtc="2025-07-01T18:25:00Z">
        <w:r w:rsidR="00A36363">
          <w:rPr>
            <w:bCs/>
          </w:rPr>
          <w:t>. We did not differentiate between the two, as they are difficult to identify without lethal sampling.</w:t>
        </w:r>
      </w:ins>
      <w:r w:rsidR="002171B2">
        <w:rPr>
          <w:bCs/>
        </w:rPr>
        <w:t xml:space="preserve"> </w:t>
      </w:r>
      <w:r w:rsidR="0059204D">
        <w:rPr>
          <w:bCs/>
        </w:rPr>
        <w:t>Combined, these</w:t>
      </w:r>
      <w:r>
        <w:rPr>
          <w:bCs/>
        </w:rPr>
        <w:t xml:space="preserve"> </w:t>
      </w:r>
      <w:ins w:id="39" w:author="Katie Lankowicz [2]" w:date="2025-07-01T14:26:00Z" w16du:dateUtc="2025-07-01T18:26:00Z">
        <w:r w:rsidR="00A36363">
          <w:rPr>
            <w:bCs/>
          </w:rPr>
          <w:t xml:space="preserve">10 </w:t>
        </w:r>
        <w:proofErr w:type="gramStart"/>
        <w:r w:rsidR="00A36363">
          <w:rPr>
            <w:bCs/>
          </w:rPr>
          <w:t>commonly-encountered</w:t>
        </w:r>
        <w:proofErr w:type="gramEnd"/>
        <w:r w:rsidR="00A36363">
          <w:rPr>
            <w:bCs/>
          </w:rPr>
          <w:t xml:space="preserve"> </w:t>
        </w:r>
      </w:ins>
      <w:r>
        <w:rPr>
          <w:bCs/>
        </w:rPr>
        <w:t xml:space="preserve">species comprised over 99% of </w:t>
      </w:r>
      <w:r w:rsidR="0059204D">
        <w:rPr>
          <w:bCs/>
        </w:rPr>
        <w:t>all</w:t>
      </w:r>
      <w:r>
        <w:rPr>
          <w:bCs/>
        </w:rPr>
        <w:t xml:space="preserve"> </w:t>
      </w:r>
      <w:r w:rsidR="004B3608">
        <w:rPr>
          <w:bCs/>
        </w:rPr>
        <w:t>individuals</w:t>
      </w:r>
      <w:r>
        <w:rPr>
          <w:bCs/>
        </w:rPr>
        <w:t xml:space="preserve"> caught. Atlantic silverside was the most abundant species </w:t>
      </w:r>
      <w:r w:rsidR="007651E3">
        <w:rPr>
          <w:bCs/>
        </w:rPr>
        <w:t xml:space="preserve">at </w:t>
      </w:r>
      <w:r>
        <w:rPr>
          <w:bCs/>
        </w:rPr>
        <w:t>nearly 42% of total catch</w:t>
      </w:r>
      <w:r w:rsidR="007651E3">
        <w:rPr>
          <w:bCs/>
        </w:rPr>
        <w:t xml:space="preserve"> and was </w:t>
      </w:r>
      <w:r>
        <w:rPr>
          <w:bCs/>
        </w:rPr>
        <w:t xml:space="preserve">encountered in 56% of all seine hauls. Atlantic </w:t>
      </w:r>
      <w:proofErr w:type="gramStart"/>
      <w:r>
        <w:rPr>
          <w:bCs/>
        </w:rPr>
        <w:t>herring</w:t>
      </w:r>
      <w:proofErr w:type="gramEnd"/>
      <w:r>
        <w:rPr>
          <w:bCs/>
        </w:rPr>
        <w:t xml:space="preserve"> were also highly abundant (nearly 35% of total catch</w:t>
      </w:r>
      <w:proofErr w:type="gramStart"/>
      <w:r>
        <w:rPr>
          <w:bCs/>
        </w:rPr>
        <w:t>), but</w:t>
      </w:r>
      <w:proofErr w:type="gramEnd"/>
      <w:r>
        <w:rPr>
          <w:bCs/>
        </w:rPr>
        <w:t xml:space="preserve"> were encountered in only 15% of all seine hauls. Both species were </w:t>
      </w:r>
      <w:proofErr w:type="gramStart"/>
      <w:r>
        <w:rPr>
          <w:bCs/>
        </w:rPr>
        <w:t>encountered in</w:t>
      </w:r>
      <w:proofErr w:type="gramEnd"/>
      <w:r>
        <w:rPr>
          <w:bCs/>
        </w:rPr>
        <w:t xml:space="preserve"> every year of the sampling period. Green </w:t>
      </w:r>
      <w:r w:rsidR="008E1E8C">
        <w:rPr>
          <w:bCs/>
        </w:rPr>
        <w:t>c</w:t>
      </w:r>
      <w:r>
        <w:rPr>
          <w:bCs/>
        </w:rPr>
        <w:t xml:space="preserve">rabs had the widest range of spatiotemporal distribution </w:t>
      </w:r>
      <w:r w:rsidR="0059204D">
        <w:rPr>
          <w:bCs/>
        </w:rPr>
        <w:t>and</w:t>
      </w:r>
      <w:r>
        <w:rPr>
          <w:bCs/>
        </w:rPr>
        <w:t xml:space="preserve"> were encountered in 68% of all seine hauls</w:t>
      </w:r>
      <w:r w:rsidR="0059204D">
        <w:rPr>
          <w:bCs/>
        </w:rPr>
        <w:t>.</w:t>
      </w:r>
      <w:r>
        <w:rPr>
          <w:bCs/>
        </w:rPr>
        <w:t xml:space="preserve"> </w:t>
      </w:r>
      <w:r w:rsidR="0059204D">
        <w:rPr>
          <w:bCs/>
        </w:rPr>
        <w:t>W</w:t>
      </w:r>
      <w:r>
        <w:rPr>
          <w:bCs/>
        </w:rPr>
        <w:t>ith few exceptions</w:t>
      </w:r>
      <w:r w:rsidR="0059204D">
        <w:rPr>
          <w:bCs/>
        </w:rPr>
        <w:t>, they</w:t>
      </w:r>
      <w:r>
        <w:rPr>
          <w:bCs/>
        </w:rPr>
        <w:t xml:space="preserve"> were detected at least </w:t>
      </w:r>
      <w:proofErr w:type="gramStart"/>
      <w:r>
        <w:rPr>
          <w:bCs/>
        </w:rPr>
        <w:t>once at</w:t>
      </w:r>
      <w:proofErr w:type="gramEnd"/>
      <w:r>
        <w:rPr>
          <w:bCs/>
        </w:rPr>
        <w:t xml:space="preserve"> </w:t>
      </w:r>
      <w:r>
        <w:rPr>
          <w:bCs/>
        </w:rPr>
        <w:lastRenderedPageBreak/>
        <w:t xml:space="preserve">every </w:t>
      </w:r>
      <w:proofErr w:type="gramStart"/>
      <w:r w:rsidR="007651E3">
        <w:rPr>
          <w:bCs/>
        </w:rPr>
        <w:t>site</w:t>
      </w:r>
      <w:r w:rsidR="0059204D">
        <w:rPr>
          <w:bCs/>
        </w:rPr>
        <w:t xml:space="preserve"> in</w:t>
      </w:r>
      <w:proofErr w:type="gramEnd"/>
      <w:r>
        <w:rPr>
          <w:bCs/>
        </w:rPr>
        <w:t xml:space="preserve"> every year.</w:t>
      </w:r>
      <w:r w:rsidR="004B3608">
        <w:rPr>
          <w:bCs/>
        </w:rPr>
        <w:t xml:space="preserve"> Green crabs are the only non-teleost included in the analyses; other benthic invertebrates like horseshoe crabs (</w:t>
      </w:r>
      <w:r w:rsidR="004B3608" w:rsidRPr="004B3608">
        <w:rPr>
          <w:bCs/>
          <w:i/>
          <w:iCs/>
        </w:rPr>
        <w:t>Limulus polyphemus</w:t>
      </w:r>
      <w:r w:rsidR="004B3608">
        <w:rPr>
          <w:bCs/>
        </w:rPr>
        <w:t xml:space="preserve">) and various species of shrimp and hermit crabs were occasionally encountered but not enumerated. </w:t>
      </w:r>
    </w:p>
    <w:p w14:paraId="337CD347" w14:textId="77777777" w:rsidR="00792C70" w:rsidRDefault="00792C70" w:rsidP="0005676A">
      <w:pPr>
        <w:spacing w:after="0" w:line="240" w:lineRule="auto"/>
        <w:rPr>
          <w:bCs/>
        </w:rPr>
      </w:pPr>
    </w:p>
    <w:p w14:paraId="354B82F9" w14:textId="7EB47259" w:rsidR="00792C70" w:rsidRPr="00792C70" w:rsidRDefault="00D92B01" w:rsidP="0005676A">
      <w:pPr>
        <w:spacing w:after="0" w:line="240" w:lineRule="auto"/>
        <w:rPr>
          <w:bCs/>
        </w:rPr>
      </w:pPr>
      <w:r>
        <w:rPr>
          <w:bCs/>
        </w:rPr>
        <w:t>The remaining 32 species were mainly juvenile fishes native to the Gulf of Maine</w:t>
      </w:r>
      <w:r w:rsidR="002171B2">
        <w:rPr>
          <w:bCs/>
        </w:rPr>
        <w:t xml:space="preserve"> or connecting freshwater systems</w:t>
      </w:r>
      <w:r>
        <w:rPr>
          <w:bCs/>
        </w:rPr>
        <w:t xml:space="preserve"> but also included </w:t>
      </w:r>
      <w:r w:rsidR="008E1E8C">
        <w:rPr>
          <w:bCs/>
        </w:rPr>
        <w:t>p</w:t>
      </w:r>
      <w:r w:rsidR="00792C70">
        <w:rPr>
          <w:bCs/>
        </w:rPr>
        <w:t>ermit (</w:t>
      </w:r>
      <w:r w:rsidR="00792C70" w:rsidRPr="00792C70">
        <w:rPr>
          <w:bCs/>
          <w:i/>
          <w:iCs/>
        </w:rPr>
        <w:t>Trachinotus</w:t>
      </w:r>
      <w:r w:rsidR="00792C70">
        <w:rPr>
          <w:bCs/>
        </w:rPr>
        <w:t xml:space="preserve"> </w:t>
      </w:r>
      <w:proofErr w:type="spellStart"/>
      <w:r w:rsidR="00792C70" w:rsidRPr="00792C70">
        <w:rPr>
          <w:bCs/>
          <w:i/>
          <w:iCs/>
        </w:rPr>
        <w:t>falcatus</w:t>
      </w:r>
      <w:proofErr w:type="spellEnd"/>
      <w:r w:rsidR="00792C70">
        <w:rPr>
          <w:bCs/>
        </w:rPr>
        <w:t>)</w:t>
      </w:r>
      <w:r>
        <w:rPr>
          <w:bCs/>
        </w:rPr>
        <w:t xml:space="preserve">, </w:t>
      </w:r>
      <w:r w:rsidR="008E1E8C">
        <w:rPr>
          <w:bCs/>
        </w:rPr>
        <w:t>c</w:t>
      </w:r>
      <w:r>
        <w:rPr>
          <w:bCs/>
        </w:rPr>
        <w:t xml:space="preserve">revalle </w:t>
      </w:r>
      <w:r w:rsidR="008E1E8C">
        <w:rPr>
          <w:bCs/>
        </w:rPr>
        <w:t>j</w:t>
      </w:r>
      <w:r>
        <w:rPr>
          <w:bCs/>
        </w:rPr>
        <w:t>ack (</w:t>
      </w:r>
      <w:r w:rsidRPr="00D92B01">
        <w:rPr>
          <w:bCs/>
          <w:i/>
          <w:iCs/>
        </w:rPr>
        <w:t>Caranx</w:t>
      </w:r>
      <w:r>
        <w:rPr>
          <w:bCs/>
        </w:rPr>
        <w:t xml:space="preserve"> </w:t>
      </w:r>
      <w:r w:rsidRPr="00D92B01">
        <w:rPr>
          <w:bCs/>
          <w:i/>
          <w:iCs/>
        </w:rPr>
        <w:t>hippos</w:t>
      </w:r>
      <w:r>
        <w:rPr>
          <w:bCs/>
        </w:rPr>
        <w:t xml:space="preserve">), </w:t>
      </w:r>
      <w:r w:rsidR="008E1E8C">
        <w:rPr>
          <w:bCs/>
        </w:rPr>
        <w:t>w</w:t>
      </w:r>
      <w:r>
        <w:rPr>
          <w:bCs/>
        </w:rPr>
        <w:t xml:space="preserve">hite </w:t>
      </w:r>
      <w:r w:rsidR="008E1E8C">
        <w:rPr>
          <w:bCs/>
        </w:rPr>
        <w:t>m</w:t>
      </w:r>
      <w:r>
        <w:rPr>
          <w:bCs/>
        </w:rPr>
        <w:t>ullet (</w:t>
      </w:r>
      <w:r w:rsidRPr="00D92B01">
        <w:rPr>
          <w:bCs/>
          <w:i/>
          <w:iCs/>
        </w:rPr>
        <w:t>Mugil</w:t>
      </w:r>
      <w:r>
        <w:rPr>
          <w:bCs/>
        </w:rPr>
        <w:t xml:space="preserve"> </w:t>
      </w:r>
      <w:proofErr w:type="spellStart"/>
      <w:r w:rsidRPr="00D92B01">
        <w:rPr>
          <w:bCs/>
          <w:i/>
          <w:iCs/>
        </w:rPr>
        <w:t>curema</w:t>
      </w:r>
      <w:proofErr w:type="spellEnd"/>
      <w:r>
        <w:rPr>
          <w:bCs/>
        </w:rPr>
        <w:t xml:space="preserve">), and </w:t>
      </w:r>
      <w:r w:rsidR="008E1E8C">
        <w:rPr>
          <w:bCs/>
        </w:rPr>
        <w:t>s</w:t>
      </w:r>
      <w:r w:rsidR="00792C70">
        <w:rPr>
          <w:bCs/>
        </w:rPr>
        <w:t xml:space="preserve">ummer </w:t>
      </w:r>
      <w:r w:rsidR="008E1E8C">
        <w:rPr>
          <w:bCs/>
        </w:rPr>
        <w:t>f</w:t>
      </w:r>
      <w:r w:rsidR="00792C70">
        <w:rPr>
          <w:bCs/>
        </w:rPr>
        <w:t>lounder (</w:t>
      </w:r>
      <w:proofErr w:type="spellStart"/>
      <w:r w:rsidR="00792C70" w:rsidRPr="00792C70">
        <w:rPr>
          <w:bCs/>
          <w:i/>
          <w:iCs/>
        </w:rPr>
        <w:t>Paralychthis</w:t>
      </w:r>
      <w:proofErr w:type="spellEnd"/>
      <w:r w:rsidR="00792C70">
        <w:rPr>
          <w:bCs/>
        </w:rPr>
        <w:t xml:space="preserve"> </w:t>
      </w:r>
      <w:r w:rsidR="00792C70" w:rsidRPr="00792C70">
        <w:rPr>
          <w:bCs/>
          <w:i/>
          <w:iCs/>
        </w:rPr>
        <w:t>dentatus</w:t>
      </w:r>
      <w:r w:rsidR="00792C70">
        <w:rPr>
          <w:bCs/>
        </w:rPr>
        <w:t xml:space="preserve">). Permit </w:t>
      </w:r>
      <w:r>
        <w:rPr>
          <w:bCs/>
        </w:rPr>
        <w:t xml:space="preserve">and </w:t>
      </w:r>
      <w:r w:rsidR="008E1E8C">
        <w:rPr>
          <w:bCs/>
        </w:rPr>
        <w:t>c</w:t>
      </w:r>
      <w:r>
        <w:rPr>
          <w:bCs/>
        </w:rPr>
        <w:t xml:space="preserve">revalle </w:t>
      </w:r>
      <w:r w:rsidR="008E1E8C">
        <w:rPr>
          <w:bCs/>
        </w:rPr>
        <w:t>j</w:t>
      </w:r>
      <w:r>
        <w:rPr>
          <w:bCs/>
        </w:rPr>
        <w:t xml:space="preserve">ack </w:t>
      </w:r>
      <w:r w:rsidR="00792C70">
        <w:rPr>
          <w:bCs/>
        </w:rPr>
        <w:t xml:space="preserve">are among an assemblage of tropical or subtropical species that typically reside south of Cape Cod, but may be advected northward into the Gulf of Maine by eddies or warm core rings of the Gulf Stream Current </w:t>
      </w:r>
      <w:r w:rsidR="00792C70">
        <w:rPr>
          <w:bCs/>
        </w:rPr>
        <w:fldChar w:fldCharType="begin"/>
      </w:r>
      <w:r w:rsidR="00792C70">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Pr>
          <w:rFonts w:ascii="Cambria Math" w:hAnsi="Cambria Math" w:cs="Cambria Math"/>
          <w:bCs/>
        </w:rPr>
        <w:instrText>‐</w:instrText>
      </w:r>
      <w:r w:rsidR="00792C70">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Pr>
          <w:rFonts w:ascii="Cambria Math" w:hAnsi="Cambria Math" w:cs="Cambria Math"/>
          <w:bCs/>
        </w:rPr>
        <w:instrText>‐</w:instrText>
      </w:r>
      <w:r w:rsidR="00792C70">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Pr>
          <w:bCs/>
        </w:rPr>
        <w:fldChar w:fldCharType="separate"/>
      </w:r>
      <w:r w:rsidR="00792C70" w:rsidRPr="00792C70">
        <w:rPr>
          <w:rFonts w:ascii="Aptos" w:hAnsi="Aptos" w:cs="Times New Roman"/>
          <w:kern w:val="0"/>
        </w:rPr>
        <w:t>(Hare et al. 2002, Wood et al. 2009, O’Neill et al. 2025)</w:t>
      </w:r>
      <w:r w:rsidR="00792C70">
        <w:rPr>
          <w:bCs/>
        </w:rPr>
        <w:fldChar w:fldCharType="end"/>
      </w:r>
      <w:r w:rsidR="00792C70">
        <w:rPr>
          <w:bCs/>
        </w:rPr>
        <w:t>. Species within this group are colloquially known as “Gulf Stream Orphans”</w:t>
      </w:r>
      <w:r w:rsidR="002171B2">
        <w:rPr>
          <w:bCs/>
        </w:rPr>
        <w:t xml:space="preserve"> </w:t>
      </w:r>
      <w:r w:rsidR="007D00E2">
        <w:rPr>
          <w:bCs/>
        </w:rPr>
        <w:t xml:space="preserve">(gsoproject.org, see </w:t>
      </w:r>
      <w:commentRangeStart w:id="40"/>
      <w:r w:rsidR="007D00E2">
        <w:rPr>
          <w:bCs/>
        </w:rPr>
        <w:t>O’Neill et al. 2025</w:t>
      </w:r>
      <w:commentRangeEnd w:id="40"/>
      <w:r w:rsidR="007D00E2">
        <w:rPr>
          <w:rStyle w:val="CommentReference"/>
        </w:rPr>
        <w:commentReference w:id="40"/>
      </w:r>
      <w:r w:rsidR="007D00E2">
        <w:rPr>
          <w:bCs/>
        </w:rPr>
        <w:t>).</w:t>
      </w:r>
      <w:r w:rsidR="002171B2">
        <w:rPr>
          <w:bCs/>
        </w:rPr>
        <w:t xml:space="preserve"> Though not officially recognized as part of this group, </w:t>
      </w:r>
      <w:r w:rsidR="008E1E8C">
        <w:rPr>
          <w:bCs/>
        </w:rPr>
        <w:t>w</w:t>
      </w:r>
      <w:r w:rsidR="002171B2">
        <w:rPr>
          <w:bCs/>
        </w:rPr>
        <w:t xml:space="preserve">hite </w:t>
      </w:r>
      <w:r w:rsidR="008E1E8C">
        <w:rPr>
          <w:bCs/>
        </w:rPr>
        <w:t>m</w:t>
      </w:r>
      <w:r w:rsidR="002171B2">
        <w:rPr>
          <w:bCs/>
        </w:rPr>
        <w:t xml:space="preserve">ullet and other </w:t>
      </w:r>
      <w:proofErr w:type="spellStart"/>
      <w:r w:rsidR="00F00A17">
        <w:rPr>
          <w:bCs/>
        </w:rPr>
        <w:t>Mugilidae</w:t>
      </w:r>
      <w:proofErr w:type="spellEnd"/>
      <w:r w:rsidR="00F00A17">
        <w:rPr>
          <w:bCs/>
        </w:rPr>
        <w:t xml:space="preserve"> </w:t>
      </w:r>
      <w:r w:rsidR="002171B2">
        <w:rPr>
          <w:bCs/>
        </w:rPr>
        <w:t>fishes</w:t>
      </w:r>
      <w:r w:rsidR="00F00A17">
        <w:rPr>
          <w:bCs/>
        </w:rPr>
        <w:t xml:space="preserve"> </w:t>
      </w:r>
      <w:r w:rsidR="002171B2">
        <w:rPr>
          <w:bCs/>
        </w:rPr>
        <w:t xml:space="preserve">are subtropical species unknown to be breeding in or regularly migrating to </w:t>
      </w:r>
      <w:r w:rsidR="00F00285">
        <w:rPr>
          <w:bCs/>
        </w:rPr>
        <w:t xml:space="preserve">regions north of Cape Cod </w:t>
      </w:r>
      <w:r w:rsidR="00F00285">
        <w:rPr>
          <w:bCs/>
        </w:rPr>
        <w:fldChar w:fldCharType="begin"/>
      </w:r>
      <w:r w:rsidR="00F00285">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Pr>
          <w:bCs/>
        </w:rPr>
        <w:fldChar w:fldCharType="separate"/>
      </w:r>
      <w:r w:rsidR="00F00285" w:rsidRPr="00F00285">
        <w:rPr>
          <w:rFonts w:ascii="Aptos" w:hAnsi="Aptos"/>
        </w:rPr>
        <w:t>(Bigelow &amp; Schroeder 1953, Ayvazian et al. 1992)</w:t>
      </w:r>
      <w:r w:rsidR="00F00285">
        <w:rPr>
          <w:bCs/>
        </w:rPr>
        <w:fldChar w:fldCharType="end"/>
      </w:r>
      <w:r w:rsidR="00F00285">
        <w:rPr>
          <w:bCs/>
        </w:rPr>
        <w:t xml:space="preserve">. </w:t>
      </w:r>
      <w:r w:rsidR="00792C70">
        <w:rPr>
          <w:bCs/>
        </w:rPr>
        <w:t xml:space="preserve">Summer flounder </w:t>
      </w:r>
      <w:r w:rsidR="0059204D">
        <w:rPr>
          <w:bCs/>
        </w:rPr>
        <w:t>is</w:t>
      </w:r>
      <w:r w:rsidR="00F00285">
        <w:rPr>
          <w:bCs/>
        </w:rPr>
        <w:t xml:space="preserve"> a temperate species</w:t>
      </w:r>
      <w:r w:rsidR="00792C70">
        <w:rPr>
          <w:bCs/>
        </w:rPr>
        <w:t xml:space="preserve"> more commonly found south of Cape Cod, but </w:t>
      </w:r>
      <w:r w:rsidR="00F00285">
        <w:rPr>
          <w:bCs/>
        </w:rPr>
        <w:t>some individuals may make</w:t>
      </w:r>
      <w:r w:rsidR="00792C70">
        <w:rPr>
          <w:bCs/>
        </w:rPr>
        <w:t xml:space="preserve"> </w:t>
      </w:r>
      <w:r w:rsidR="00F00285">
        <w:rPr>
          <w:bCs/>
        </w:rPr>
        <w:t xml:space="preserve">seasonal migrations to </w:t>
      </w:r>
      <w:r w:rsidR="00792C70">
        <w:rPr>
          <w:bCs/>
        </w:rPr>
        <w:t xml:space="preserve">coastal Maine and are </w:t>
      </w:r>
      <w:r w:rsidR="004B3608">
        <w:rPr>
          <w:bCs/>
        </w:rPr>
        <w:t xml:space="preserve">therefore </w:t>
      </w:r>
      <w:r w:rsidR="00792C70">
        <w:rPr>
          <w:bCs/>
        </w:rPr>
        <w:t xml:space="preserve">not considered Gulf Stream Orphans </w:t>
      </w:r>
      <w:r w:rsidR="00792C70">
        <w:rPr>
          <w:bCs/>
        </w:rPr>
        <w:fldChar w:fldCharType="begin"/>
      </w:r>
      <w:r w:rsidR="00792C70">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Pr>
          <w:bCs/>
        </w:rPr>
        <w:fldChar w:fldCharType="separate"/>
      </w:r>
      <w:r w:rsidR="00792C70" w:rsidRPr="00792C70">
        <w:rPr>
          <w:rFonts w:ascii="Aptos" w:hAnsi="Aptos"/>
        </w:rPr>
        <w:t>(Bigelow &amp; Schroeder 1953)</w:t>
      </w:r>
      <w:r w:rsidR="00792C70">
        <w:rPr>
          <w:bCs/>
        </w:rPr>
        <w:fldChar w:fldCharType="end"/>
      </w:r>
      <w:r w:rsidR="00792C70">
        <w:rPr>
          <w:bCs/>
        </w:rPr>
        <w:t xml:space="preserve">. </w:t>
      </w:r>
    </w:p>
    <w:p w14:paraId="32267774" w14:textId="77777777" w:rsidR="00792C70" w:rsidRPr="00562A5F" w:rsidRDefault="00792C70" w:rsidP="0005676A">
      <w:pPr>
        <w:spacing w:after="0" w:line="240" w:lineRule="auto"/>
        <w:rPr>
          <w:bCs/>
          <w:color w:val="4472C4"/>
        </w:rPr>
      </w:pPr>
    </w:p>
    <w:p w14:paraId="1474C1F9" w14:textId="034ADD4B" w:rsidR="00562A5F" w:rsidRDefault="00562A5F" w:rsidP="0005676A">
      <w:pPr>
        <w:spacing w:after="0" w:line="240" w:lineRule="auto"/>
        <w:rPr>
          <w:bCs/>
          <w:color w:val="4472C4"/>
        </w:rPr>
      </w:pPr>
      <w:r w:rsidRPr="00562A5F">
        <w:rPr>
          <w:bCs/>
          <w:color w:val="4472C4"/>
        </w:rPr>
        <w:t>4.2</w:t>
      </w:r>
      <w:r w:rsidRPr="00562A5F">
        <w:rPr>
          <w:bCs/>
          <w:color w:val="4472C4"/>
        </w:rPr>
        <w:tab/>
      </w:r>
      <w:r w:rsidR="00792C70">
        <w:rPr>
          <w:bCs/>
          <w:color w:val="4472C4"/>
        </w:rPr>
        <w:t>Nearshore</w:t>
      </w:r>
      <w:r w:rsidRPr="00562A5F">
        <w:rPr>
          <w:bCs/>
          <w:color w:val="4472C4"/>
        </w:rPr>
        <w:t xml:space="preserve"> surface temperature anomaly</w:t>
      </w:r>
    </w:p>
    <w:p w14:paraId="6302D2CB" w14:textId="4E6FB772" w:rsidR="00792C70" w:rsidRDefault="004B3608" w:rsidP="0005676A">
      <w:pPr>
        <w:spacing w:after="0" w:line="240" w:lineRule="auto"/>
        <w:rPr>
          <w:bCs/>
          <w:color w:val="4472C4"/>
        </w:rPr>
      </w:pPr>
      <w:r>
        <w:rPr>
          <w:bCs/>
        </w:rPr>
        <w:t xml:space="preserve">GAMs fit to average daily surface temperature data from the Portland Harbor tide gauge explained 95.9% of the deviance. Results </w:t>
      </w:r>
      <w:r w:rsidR="00F00A17">
        <w:rPr>
          <w:bCs/>
        </w:rPr>
        <w:t>indicated that 2014-2015 and 2017-2019 had average annual temperature anomalies below the CRP average</w:t>
      </w:r>
      <w:r w:rsidR="00C17D53">
        <w:rPr>
          <w:bCs/>
        </w:rPr>
        <w:t xml:space="preserve"> </w:t>
      </w:r>
      <w:r w:rsidR="00C17D53" w:rsidRPr="00291AF8">
        <w:rPr>
          <w:bCs/>
          <w:highlight w:val="yellow"/>
        </w:rPr>
        <w:t>(Fig</w:t>
      </w:r>
      <w:r w:rsidR="00291AF8" w:rsidRPr="00291AF8">
        <w:rPr>
          <w:bCs/>
          <w:highlight w:val="yellow"/>
        </w:rPr>
        <w:t>.</w:t>
      </w:r>
      <w:r w:rsidR="00C17D53" w:rsidRPr="00291AF8">
        <w:rPr>
          <w:bCs/>
          <w:highlight w:val="yellow"/>
        </w:rPr>
        <w:t xml:space="preserve"> </w:t>
      </w:r>
      <w:r w:rsidR="00291AF8">
        <w:rPr>
          <w:bCs/>
        </w:rPr>
        <w:t>3)</w:t>
      </w:r>
      <w:r w:rsidR="00F00A17">
        <w:rPr>
          <w:bCs/>
        </w:rPr>
        <w:t xml:space="preserve"> These cooler years were characterized by </w:t>
      </w:r>
      <w:r w:rsidR="00005FA0">
        <w:rPr>
          <w:bCs/>
        </w:rPr>
        <w:t xml:space="preserve">sustained periods of daily temperatures beneath the modeled daily average in </w:t>
      </w:r>
      <w:r w:rsidR="00F00A17">
        <w:rPr>
          <w:bCs/>
        </w:rPr>
        <w:t>winter (December-February) and spring (March-May)</w:t>
      </w:r>
      <w:r w:rsidR="00005FA0">
        <w:rPr>
          <w:bCs/>
        </w:rPr>
        <w:t xml:space="preserve">, and limited time above the modeled daily average </w:t>
      </w:r>
      <w:r w:rsidR="00085C3B">
        <w:rPr>
          <w:bCs/>
        </w:rPr>
        <w:t>in summer (June-August)</w:t>
      </w:r>
      <w:r w:rsidR="00005FA0">
        <w:rPr>
          <w:bCs/>
        </w:rPr>
        <w:t>.</w:t>
      </w:r>
      <w:r w:rsidR="00085C3B">
        <w:rPr>
          <w:bCs/>
        </w:rPr>
        <w:t xml:space="preserve"> In contrast, daily temperatures in both summers and winters of warmer years </w:t>
      </w:r>
      <w:r w:rsidR="002F2AE0">
        <w:rPr>
          <w:bCs/>
        </w:rPr>
        <w:t xml:space="preserve">(2016, 2020-2024) </w:t>
      </w:r>
      <w:r w:rsidR="00085C3B">
        <w:rPr>
          <w:bCs/>
        </w:rPr>
        <w:t xml:space="preserve">typically remained above the modeled daily average. </w:t>
      </w:r>
      <w:r w:rsidR="008F6893">
        <w:rPr>
          <w:bCs/>
        </w:rPr>
        <w:t xml:space="preserve">Notably, </w:t>
      </w:r>
      <w:r w:rsidR="00C17D53">
        <w:rPr>
          <w:bCs/>
        </w:rPr>
        <w:t>summer</w:t>
      </w:r>
      <w:r w:rsidR="008F6893">
        <w:rPr>
          <w:bCs/>
        </w:rPr>
        <w:t xml:space="preserve"> temperatures have been </w:t>
      </w:r>
      <w:r w:rsidR="00C17D53">
        <w:rPr>
          <w:bCs/>
        </w:rPr>
        <w:t>more than 1</w:t>
      </w:r>
      <w:r w:rsidR="007651E3">
        <w:rPr>
          <w:bCs/>
        </w:rPr>
        <w:t xml:space="preserve">°C </w:t>
      </w:r>
      <w:r w:rsidR="00C17D53">
        <w:rPr>
          <w:bCs/>
        </w:rPr>
        <w:t>greater than</w:t>
      </w:r>
      <w:r w:rsidR="008F6893">
        <w:rPr>
          <w:bCs/>
        </w:rPr>
        <w:t xml:space="preserve"> modeled averages in each year since 2020</w:t>
      </w:r>
      <w:r w:rsidR="00C17D53">
        <w:rPr>
          <w:bCs/>
        </w:rPr>
        <w:t xml:space="preserve"> (Table 2)</w:t>
      </w:r>
      <w:r w:rsidR="008F6893">
        <w:rPr>
          <w:bCs/>
        </w:rPr>
        <w:t>.</w:t>
      </w:r>
    </w:p>
    <w:p w14:paraId="2AEE0DC1" w14:textId="77777777" w:rsidR="00792C70" w:rsidRPr="00562A5F" w:rsidRDefault="00792C70" w:rsidP="0005676A">
      <w:pPr>
        <w:spacing w:after="0" w:line="240" w:lineRule="auto"/>
        <w:rPr>
          <w:bCs/>
          <w:color w:val="4472C4"/>
        </w:rPr>
      </w:pPr>
    </w:p>
    <w:p w14:paraId="6B708E68" w14:textId="1E778C8F" w:rsidR="009C4616" w:rsidRDefault="00562A5F" w:rsidP="0005676A">
      <w:pPr>
        <w:spacing w:after="0" w:line="240" w:lineRule="auto"/>
        <w:rPr>
          <w:bCs/>
          <w:color w:val="4472C4"/>
        </w:rPr>
      </w:pPr>
      <w:r w:rsidRPr="00562A5F">
        <w:rPr>
          <w:bCs/>
          <w:color w:val="4472C4"/>
        </w:rPr>
        <w:t>4.3</w:t>
      </w:r>
      <w:r w:rsidRPr="00562A5F">
        <w:rPr>
          <w:bCs/>
          <w:color w:val="4472C4"/>
        </w:rPr>
        <w:tab/>
        <w:t>Weekly growth rates</w:t>
      </w:r>
    </w:p>
    <w:p w14:paraId="25BC09EC" w14:textId="2438CDA6" w:rsidR="00405AE8" w:rsidRDefault="009C4616" w:rsidP="0005676A">
      <w:pPr>
        <w:spacing w:after="0" w:line="240" w:lineRule="auto"/>
        <w:rPr>
          <w:bCs/>
        </w:rPr>
      </w:pPr>
      <w:r>
        <w:rPr>
          <w:bCs/>
        </w:rPr>
        <w:t xml:space="preserve">The process of filtering </w:t>
      </w:r>
      <w:r w:rsidR="000311B2">
        <w:rPr>
          <w:bCs/>
        </w:rPr>
        <w:t xml:space="preserve">length frequency distribution </w:t>
      </w:r>
      <w:r>
        <w:rPr>
          <w:bCs/>
        </w:rPr>
        <w:t>data to include o</w:t>
      </w:r>
      <w:r w:rsidR="000311B2">
        <w:rPr>
          <w:bCs/>
        </w:rPr>
        <w:t xml:space="preserve">nly age-0 fish </w:t>
      </w:r>
      <w:r w:rsidR="007651E3">
        <w:rPr>
          <w:bCs/>
        </w:rPr>
        <w:t>produced</w:t>
      </w:r>
      <w:r w:rsidR="000311B2">
        <w:rPr>
          <w:bCs/>
        </w:rPr>
        <w:t xml:space="preserve"> between 2 and 5 weeks of data per year </w:t>
      </w:r>
      <w:r w:rsidR="00467478">
        <w:rPr>
          <w:bCs/>
        </w:rPr>
        <w:t>to estimate herring weekly growth rates</w:t>
      </w:r>
      <w:r w:rsidR="000311B2">
        <w:rPr>
          <w:bCs/>
        </w:rPr>
        <w:t xml:space="preserve">. </w:t>
      </w:r>
      <w:r w:rsidR="00405AE8">
        <w:rPr>
          <w:bCs/>
        </w:rPr>
        <w:t xml:space="preserve">Herring were caught in only the </w:t>
      </w:r>
      <w:commentRangeStart w:id="41"/>
      <w:commentRangeStart w:id="42"/>
      <w:r w:rsidR="00405AE8">
        <w:rPr>
          <w:bCs/>
        </w:rPr>
        <w:t>first week of sampling in 2023</w:t>
      </w:r>
      <w:commentRangeEnd w:id="41"/>
      <w:r w:rsidR="000127EA">
        <w:rPr>
          <w:rStyle w:val="CommentReference"/>
        </w:rPr>
        <w:commentReference w:id="41"/>
      </w:r>
      <w:commentRangeEnd w:id="42"/>
      <w:r w:rsidR="00A36363">
        <w:rPr>
          <w:rStyle w:val="CommentReference"/>
        </w:rPr>
        <w:commentReference w:id="42"/>
      </w:r>
      <w:r w:rsidR="00405AE8">
        <w:rPr>
          <w:bCs/>
        </w:rPr>
        <w:t>, so growth rates could not be estimated for that year.</w:t>
      </w:r>
      <w:r w:rsidR="007651E3">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Pr>
          <w:bCs/>
        </w:rPr>
        <w:t>The earliest week of age-0 herring detection was generally in week</w:t>
      </w:r>
      <w:r w:rsidR="004E3BE3">
        <w:rPr>
          <w:bCs/>
        </w:rPr>
        <w:t xml:space="preserve"> 25 (SD: 1.2 weeks)</w:t>
      </w:r>
      <w:r w:rsidR="000311B2">
        <w:rPr>
          <w:bCs/>
        </w:rPr>
        <w:t xml:space="preserve">, and the latest week </w:t>
      </w:r>
      <w:r w:rsidR="0059204D">
        <w:rPr>
          <w:bCs/>
        </w:rPr>
        <w:t xml:space="preserve">of </w:t>
      </w:r>
      <w:r w:rsidR="000311B2">
        <w:rPr>
          <w:bCs/>
        </w:rPr>
        <w:t xml:space="preserve">detection varied between </w:t>
      </w:r>
      <w:r w:rsidR="004E3BE3">
        <w:rPr>
          <w:bCs/>
        </w:rPr>
        <w:t xml:space="preserve">week 26 and week 36 (mean: week 30, SD: 3.2 weeks). The wide range of </w:t>
      </w:r>
      <w:r w:rsidR="0059204D">
        <w:rPr>
          <w:bCs/>
        </w:rPr>
        <w:t>the latest</w:t>
      </w:r>
      <w:r w:rsidR="004E3BE3">
        <w:rPr>
          <w:bCs/>
        </w:rPr>
        <w:t xml:space="preserve"> week of detection is partially caused by </w:t>
      </w:r>
      <w:r w:rsidR="00467478">
        <w:rPr>
          <w:bCs/>
        </w:rPr>
        <w:t>variability in</w:t>
      </w:r>
      <w:r w:rsidR="004E3BE3">
        <w:rPr>
          <w:bCs/>
        </w:rPr>
        <w:t xml:space="preserve"> sampling season end </w:t>
      </w:r>
      <w:r w:rsidR="00AE3827">
        <w:rPr>
          <w:bCs/>
        </w:rPr>
        <w:t>dates but</w:t>
      </w:r>
      <w:r w:rsidR="004E3BE3">
        <w:rPr>
          <w:bCs/>
        </w:rPr>
        <w:t xml:space="preserve"> is also </w:t>
      </w:r>
      <w:r w:rsidR="00467478">
        <w:rPr>
          <w:bCs/>
        </w:rPr>
        <w:t>caused by</w:t>
      </w:r>
      <w:r w:rsidR="00AE3827">
        <w:rPr>
          <w:bCs/>
        </w:rPr>
        <w:t xml:space="preserve"> </w:t>
      </w:r>
      <w:r w:rsidR="00B7659A">
        <w:rPr>
          <w:bCs/>
        </w:rPr>
        <w:t xml:space="preserve">high interannual catch variability, </w:t>
      </w:r>
      <w:r w:rsidR="00AE3827">
        <w:rPr>
          <w:bCs/>
        </w:rPr>
        <w:t>decreasing herring catch through the sampling season</w:t>
      </w:r>
      <w:r w:rsidR="00B7659A">
        <w:rPr>
          <w:bCs/>
        </w:rPr>
        <w:t>,</w:t>
      </w:r>
      <w:r w:rsidR="00AE3827">
        <w:rPr>
          <w:bCs/>
        </w:rPr>
        <w:t xml:space="preserve"> and infrequent encounters after the early summer period.</w:t>
      </w:r>
      <w:r w:rsidR="00467478">
        <w:rPr>
          <w:bCs/>
        </w:rPr>
        <w:t xml:space="preserve"> Weekly growth rates for age-0 herring varied from 1.4 to 3.9 mm per week in </w:t>
      </w:r>
      <w:r w:rsidR="004B3608">
        <w:rPr>
          <w:bCs/>
        </w:rPr>
        <w:t>warmer years</w:t>
      </w:r>
      <w:r w:rsidR="00467478">
        <w:rPr>
          <w:bCs/>
        </w:rPr>
        <w:t xml:space="preserve"> and from 1.2 to 5.0 mm per week in </w:t>
      </w:r>
      <w:r w:rsidR="004B3608">
        <w:rPr>
          <w:bCs/>
        </w:rPr>
        <w:t>cooler years</w:t>
      </w:r>
      <w:r w:rsidR="00291AF8">
        <w:rPr>
          <w:bCs/>
        </w:rPr>
        <w:t xml:space="preserve"> (Fig. 4)</w:t>
      </w:r>
      <w:r w:rsidR="00467478">
        <w:rPr>
          <w:bCs/>
        </w:rPr>
        <w:t xml:space="preserve">. </w:t>
      </w:r>
      <w:r w:rsidR="00E54D83">
        <w:rPr>
          <w:bCs/>
        </w:rPr>
        <w:t xml:space="preserve">There are </w:t>
      </w:r>
      <w:r w:rsidR="005442C8">
        <w:rPr>
          <w:bCs/>
        </w:rPr>
        <w:t>many studies on larval herring growth rates in the North</w:t>
      </w:r>
      <w:r w:rsidR="0059204D">
        <w:rPr>
          <w:bCs/>
        </w:rPr>
        <w:t>western</w:t>
      </w:r>
      <w:r w:rsidR="005442C8">
        <w:rPr>
          <w:bCs/>
        </w:rPr>
        <w:t xml:space="preserve"> Atlantic, but few for juveniles</w:t>
      </w:r>
      <w:r w:rsidR="007651E3">
        <w:rPr>
          <w:bCs/>
        </w:rPr>
        <w:t xml:space="preserve"> with which we can compare our results</w:t>
      </w:r>
      <w:r w:rsidR="005442C8">
        <w:rPr>
          <w:bCs/>
        </w:rPr>
        <w:t xml:space="preserve">. There is some evidence supporting growth rates of 2-2.5 mm per week for age-0 herring in the Bay of Fundy during the spring and early summer, but this is based on a single year of data collection </w:t>
      </w:r>
      <w:r w:rsidR="005442C8">
        <w:rPr>
          <w:bCs/>
        </w:rPr>
        <w:fldChar w:fldCharType="begin"/>
      </w:r>
      <w:r w:rsidR="005442C8">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Pr>
          <w:bCs/>
        </w:rPr>
        <w:fldChar w:fldCharType="separate"/>
      </w:r>
      <w:r w:rsidR="005442C8" w:rsidRPr="005442C8">
        <w:rPr>
          <w:rFonts w:ascii="Aptos" w:hAnsi="Aptos"/>
        </w:rPr>
        <w:t>(Das 1972)</w:t>
      </w:r>
      <w:r w:rsidR="005442C8">
        <w:rPr>
          <w:bCs/>
        </w:rPr>
        <w:fldChar w:fldCharType="end"/>
      </w:r>
      <w:r w:rsidR="005442C8">
        <w:rPr>
          <w:bCs/>
        </w:rPr>
        <w:t xml:space="preserve">. </w:t>
      </w:r>
      <w:r w:rsidR="00467478">
        <w:rPr>
          <w:bCs/>
        </w:rPr>
        <w:t>Welch’s t-tests indicated no significant difference when comparing mean growth rates between warm</w:t>
      </w:r>
      <w:r w:rsidR="004B3608">
        <w:rPr>
          <w:bCs/>
        </w:rPr>
        <w:t>er</w:t>
      </w:r>
      <w:r w:rsidR="00467478">
        <w:rPr>
          <w:bCs/>
        </w:rPr>
        <w:t xml:space="preserve"> and cool</w:t>
      </w:r>
      <w:r w:rsidR="004B3608">
        <w:rPr>
          <w:bCs/>
        </w:rPr>
        <w:t>er</w:t>
      </w:r>
      <w:r w:rsidR="00467478">
        <w:rPr>
          <w:bCs/>
        </w:rPr>
        <w:t xml:space="preserve"> years (t(4.907)=0.467, p=0.661).</w:t>
      </w:r>
    </w:p>
    <w:p w14:paraId="44256DC1" w14:textId="77777777" w:rsidR="00405AE8" w:rsidRDefault="00405AE8" w:rsidP="0005676A">
      <w:pPr>
        <w:spacing w:after="0" w:line="240" w:lineRule="auto"/>
        <w:rPr>
          <w:bCs/>
        </w:rPr>
      </w:pPr>
    </w:p>
    <w:p w14:paraId="0D79000C" w14:textId="64C6C4C2" w:rsidR="009C4616" w:rsidRPr="00553F6B" w:rsidRDefault="00AE3827" w:rsidP="0005676A">
      <w:pPr>
        <w:spacing w:after="0" w:line="240" w:lineRule="auto"/>
        <w:rPr>
          <w:bCs/>
        </w:rPr>
      </w:pPr>
      <w:r>
        <w:rPr>
          <w:bCs/>
        </w:rPr>
        <w:t>Silverside</w:t>
      </w:r>
      <w:r w:rsidR="00405AE8">
        <w:rPr>
          <w:bCs/>
        </w:rPr>
        <w:t>s</w:t>
      </w:r>
      <w:r>
        <w:rPr>
          <w:bCs/>
        </w:rPr>
        <w:t xml:space="preserve"> were caught more consistently</w:t>
      </w:r>
      <w:r w:rsidR="00467478">
        <w:rPr>
          <w:bCs/>
        </w:rPr>
        <w:t xml:space="preserve"> than herring</w:t>
      </w:r>
      <w:r w:rsidR="00405AE8">
        <w:rPr>
          <w:bCs/>
        </w:rPr>
        <w:t>, and between 2 and 8 weeks of length frequency data</w:t>
      </w:r>
      <w:r w:rsidR="007651E3">
        <w:rPr>
          <w:bCs/>
        </w:rPr>
        <w:t xml:space="preserve"> </w:t>
      </w:r>
      <w:r w:rsidR="0059204D">
        <w:rPr>
          <w:bCs/>
        </w:rPr>
        <w:t xml:space="preserve">for age-0 individuals </w:t>
      </w:r>
      <w:r w:rsidR="007651E3">
        <w:rPr>
          <w:bCs/>
        </w:rPr>
        <w:t xml:space="preserve">remained </w:t>
      </w:r>
      <w:r w:rsidR="00405AE8">
        <w:rPr>
          <w:bCs/>
        </w:rPr>
        <w:t>after data filtering.</w:t>
      </w:r>
      <w:r w:rsidR="007651E3">
        <w:rPr>
          <w:bCs/>
        </w:rPr>
        <w:t xml:space="preserve"> We excluded growth rates </w:t>
      </w:r>
      <w:r w:rsidR="007651E3">
        <w:rPr>
          <w:bCs/>
        </w:rPr>
        <w:lastRenderedPageBreak/>
        <w:t>estimated for 2024 because of the gap in sampling data noted above.</w:t>
      </w:r>
      <w:r w:rsidR="00405AE8">
        <w:rPr>
          <w:bCs/>
        </w:rPr>
        <w:t xml:space="preserve"> The earliest week of age-0 silverside detection was generally in week 29 (SD: 1.8 weeks), and the </w:t>
      </w:r>
      <w:r w:rsidR="004B3608">
        <w:rPr>
          <w:bCs/>
        </w:rPr>
        <w:t>latest</w:t>
      </w:r>
      <w:r w:rsidR="00405AE8">
        <w:rPr>
          <w:bCs/>
        </w:rPr>
        <w:t xml:space="preserve"> week of detection was usually the last week of the sampling season (mean: week 36, SD: 2.2 weeks).</w:t>
      </w:r>
      <w:r w:rsidR="00467478">
        <w:rPr>
          <w:bCs/>
        </w:rPr>
        <w:t xml:space="preserve"> </w:t>
      </w:r>
      <w:r w:rsidR="009C4616">
        <w:rPr>
          <w:bCs/>
        </w:rPr>
        <w:t>Silverside</w:t>
      </w:r>
      <w:r w:rsidR="009329FE">
        <w:rPr>
          <w:bCs/>
        </w:rPr>
        <w:t>s</w:t>
      </w:r>
      <w:r w:rsidR="009C4616">
        <w:rPr>
          <w:bCs/>
        </w:rPr>
        <w:t xml:space="preserve"> grew 4.5 to 6.2 mm per week in </w:t>
      </w:r>
      <w:r w:rsidR="0059204D">
        <w:rPr>
          <w:bCs/>
        </w:rPr>
        <w:t xml:space="preserve">warmer years </w:t>
      </w:r>
      <w:r w:rsidR="009C4616">
        <w:rPr>
          <w:bCs/>
        </w:rPr>
        <w:t xml:space="preserve">and 2.6 to 4.9 mm per week in </w:t>
      </w:r>
      <w:r w:rsidR="0059204D">
        <w:rPr>
          <w:bCs/>
        </w:rPr>
        <w:t>cooler years</w:t>
      </w:r>
      <w:r w:rsidR="00291AF8">
        <w:rPr>
          <w:bCs/>
        </w:rPr>
        <w:t xml:space="preserve"> (Fig. 4)</w:t>
      </w:r>
      <w:r w:rsidR="009C4616">
        <w:rPr>
          <w:bCs/>
        </w:rPr>
        <w:t xml:space="preserve">. </w:t>
      </w:r>
      <w:r w:rsidR="004B3608">
        <w:rPr>
          <w:bCs/>
        </w:rPr>
        <w:t xml:space="preserve">Other studies have reported post-metamorphic age-0 silverside growth rates of around 5 mm per week </w:t>
      </w:r>
      <w:r w:rsidR="0001347E">
        <w:rPr>
          <w:bCs/>
        </w:rPr>
        <w:t xml:space="preserve">for silverside populations in coastal New England </w:t>
      </w:r>
      <w:r w:rsidR="0001347E">
        <w:rPr>
          <w:bCs/>
        </w:rPr>
        <w:fldChar w:fldCharType="begin"/>
      </w:r>
      <w:r w:rsidR="0001347E">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Pr>
          <w:rFonts w:ascii="Cambria Math" w:hAnsi="Cambria Math" w:cs="Cambria Math"/>
          <w:bCs/>
        </w:rPr>
        <w:instrText>‐</w:instrText>
      </w:r>
      <w:r w:rsidR="0001347E">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Pr>
          <w:rFonts w:ascii="Cambria Math" w:hAnsi="Cambria Math" w:cs="Cambria Math"/>
          <w:bCs/>
        </w:rPr>
        <w:instrText>‐</w:instrText>
      </w:r>
      <w:r w:rsidR="0001347E">
        <w:rPr>
          <w:bCs/>
        </w:rPr>
        <w:instrText>collected fish, as calculated from otolith ring widths, was more highly correlated with size of fish, as measured by otolith radius, than with the environmental variables of temperature, salinity and plankton abundance. Back</w:instrText>
      </w:r>
      <w:r w:rsidR="0001347E">
        <w:rPr>
          <w:rFonts w:ascii="Cambria Math" w:hAnsi="Cambria Math" w:cs="Cambria Math"/>
          <w:bCs/>
        </w:rPr>
        <w:instrText>‐</w:instrText>
      </w:r>
      <w:r w:rsidR="0001347E">
        <w:rPr>
          <w:bCs/>
        </w:rPr>
        <w:instrText>calculation of growth rates from otolith ring widths of five fish collected at the end of the growing season yielded the same age</w:instrText>
      </w:r>
      <w:r w:rsidR="0001347E">
        <w:rPr>
          <w:rFonts w:ascii="Cambria Math" w:hAnsi="Cambria Math" w:cs="Cambria Math"/>
          <w:bCs/>
        </w:rPr>
        <w:instrText>‐</w:instrText>
      </w:r>
      <w:r w:rsidR="0001347E">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Pr>
          <w:bCs/>
        </w:rPr>
        <w:fldChar w:fldCharType="separate"/>
      </w:r>
      <w:r w:rsidR="0001347E" w:rsidRPr="0001347E">
        <w:rPr>
          <w:rFonts w:ascii="Aptos" w:hAnsi="Aptos"/>
        </w:rPr>
        <w:t>(Conover &amp; Ross 1982, Barkman &amp; Bengtson 1987, Pringle &amp; Baumann 2019)</w:t>
      </w:r>
      <w:r w:rsidR="0001347E">
        <w:rPr>
          <w:bCs/>
        </w:rPr>
        <w:fldChar w:fldCharType="end"/>
      </w:r>
      <w:r w:rsidR="0001347E">
        <w:rPr>
          <w:bCs/>
        </w:rPr>
        <w:t xml:space="preserve">. </w:t>
      </w:r>
      <w:r w:rsidR="00467478">
        <w:rPr>
          <w:bCs/>
        </w:rPr>
        <w:t>Welch’s t-tests indicated growth rates were significantly different between warm</w:t>
      </w:r>
      <w:r w:rsidR="004B3608">
        <w:rPr>
          <w:bCs/>
        </w:rPr>
        <w:t>er</w:t>
      </w:r>
      <w:r w:rsidR="00467478">
        <w:rPr>
          <w:bCs/>
        </w:rPr>
        <w:t xml:space="preserve"> and cool</w:t>
      </w:r>
      <w:r w:rsidR="004B3608">
        <w:rPr>
          <w:bCs/>
        </w:rPr>
        <w:t>er</w:t>
      </w:r>
      <w:r w:rsidR="00467478">
        <w:rPr>
          <w:bCs/>
        </w:rPr>
        <w:t xml:space="preserve"> years (t(4.758)=-3.298, p=0.035), with a mean growth of 3.5 mm per week in cool</w:t>
      </w:r>
      <w:r w:rsidR="004B3608">
        <w:rPr>
          <w:bCs/>
        </w:rPr>
        <w:t>er</w:t>
      </w:r>
      <w:r w:rsidR="00467478">
        <w:rPr>
          <w:bCs/>
        </w:rPr>
        <w:t xml:space="preserve"> years and a mean growth of 5.3 mm per week in warm</w:t>
      </w:r>
      <w:r w:rsidR="004B3608">
        <w:rPr>
          <w:bCs/>
        </w:rPr>
        <w:t>er</w:t>
      </w:r>
      <w:r w:rsidR="00467478">
        <w:rPr>
          <w:bCs/>
        </w:rPr>
        <w:t xml:space="preserve"> years.</w:t>
      </w:r>
    </w:p>
    <w:p w14:paraId="2BE20996" w14:textId="77777777" w:rsidR="00792C70" w:rsidRPr="00562A5F" w:rsidRDefault="00792C70" w:rsidP="0005676A">
      <w:pPr>
        <w:spacing w:after="0" w:line="240" w:lineRule="auto"/>
        <w:rPr>
          <w:bCs/>
          <w:color w:val="4472C4"/>
        </w:rPr>
      </w:pPr>
    </w:p>
    <w:p w14:paraId="277243FD" w14:textId="7757DAA9" w:rsidR="00562A5F" w:rsidRDefault="00562A5F" w:rsidP="0005676A">
      <w:pPr>
        <w:spacing w:after="0" w:line="240" w:lineRule="auto"/>
        <w:rPr>
          <w:bCs/>
          <w:color w:val="4472C4"/>
        </w:rPr>
      </w:pPr>
      <w:r w:rsidRPr="00562A5F">
        <w:rPr>
          <w:bCs/>
          <w:color w:val="4472C4"/>
        </w:rPr>
        <w:t>4.4</w:t>
      </w:r>
      <w:r w:rsidRPr="00562A5F">
        <w:rPr>
          <w:bCs/>
          <w:color w:val="4472C4"/>
        </w:rPr>
        <w:tab/>
      </w:r>
      <w:r w:rsidR="001579FC">
        <w:rPr>
          <w:bCs/>
          <w:color w:val="4472C4"/>
        </w:rPr>
        <w:t>Effects on catch</w:t>
      </w:r>
    </w:p>
    <w:p w14:paraId="2245BBD1" w14:textId="43353A10" w:rsidR="007651E3" w:rsidRDefault="007651E3" w:rsidP="007651E3">
      <w:pPr>
        <w:spacing w:after="0" w:line="240" w:lineRule="auto"/>
        <w:rPr>
          <w:bCs/>
        </w:rPr>
      </w:pPr>
      <w:r>
        <w:rPr>
          <w:bCs/>
        </w:rPr>
        <w:t>Herring catch was significantly affected by the interaction of week and temperature, tidal height, surface temperature, and factor variables for bottom substrate and year</w:t>
      </w:r>
      <w:r w:rsidR="00291AF8">
        <w:rPr>
          <w:bCs/>
        </w:rPr>
        <w:t xml:space="preserve"> (Fig. 5)</w:t>
      </w:r>
      <w:r>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Pr>
          <w:bCs/>
        </w:rPr>
        <w:t>as</w:t>
      </w:r>
      <w:r>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w:t>
      </w:r>
      <w:commentRangeStart w:id="43"/>
      <w:commentRangeStart w:id="44"/>
      <w:r>
        <w:rPr>
          <w:bCs/>
        </w:rPr>
        <w:t>2023,</w:t>
      </w:r>
      <w:commentRangeEnd w:id="43"/>
      <w:r w:rsidR="00E63209">
        <w:rPr>
          <w:rStyle w:val="CommentReference"/>
        </w:rPr>
        <w:commentReference w:id="43"/>
      </w:r>
      <w:commentRangeEnd w:id="44"/>
      <w:r w:rsidR="00A179C6">
        <w:rPr>
          <w:rStyle w:val="CommentReference"/>
        </w:rPr>
        <w:commentReference w:id="44"/>
      </w:r>
      <w:r>
        <w:rPr>
          <w:bCs/>
        </w:rPr>
        <w:t xml:space="preserve"> which had the lowest </w:t>
      </w:r>
      <w:proofErr w:type="gramStart"/>
      <w:r>
        <w:rPr>
          <w:bCs/>
        </w:rPr>
        <w:t>mean</w:t>
      </w:r>
      <w:proofErr w:type="gramEnd"/>
      <w:r>
        <w:rPr>
          <w:bCs/>
        </w:rPr>
        <w:t xml:space="preserve"> herring catch per unit effort</w:t>
      </w:r>
      <w:r w:rsidR="0059204D">
        <w:rPr>
          <w:bCs/>
        </w:rPr>
        <w:t>. H</w:t>
      </w:r>
      <w:r>
        <w:rPr>
          <w:bCs/>
        </w:rPr>
        <w:t xml:space="preserve">erring </w:t>
      </w:r>
      <w:proofErr w:type="gramStart"/>
      <w:r>
        <w:rPr>
          <w:bCs/>
        </w:rPr>
        <w:t>were</w:t>
      </w:r>
      <w:proofErr w:type="gramEnd"/>
      <w:r>
        <w:rPr>
          <w:bCs/>
        </w:rPr>
        <w:t xml:space="preserve"> caught in only one week </w:t>
      </w:r>
      <w:r w:rsidR="0059204D">
        <w:rPr>
          <w:bCs/>
        </w:rPr>
        <w:t>of this year</w:t>
      </w:r>
      <w:r>
        <w:rPr>
          <w:bCs/>
        </w:rPr>
        <w:t>.</w:t>
      </w:r>
    </w:p>
    <w:p w14:paraId="753907D2" w14:textId="77777777" w:rsidR="007651E3" w:rsidRDefault="007651E3" w:rsidP="0005676A">
      <w:pPr>
        <w:spacing w:after="0" w:line="240" w:lineRule="auto"/>
        <w:rPr>
          <w:bCs/>
          <w:color w:val="4472C4"/>
        </w:rPr>
      </w:pPr>
    </w:p>
    <w:p w14:paraId="087AC162" w14:textId="08D5EFF4" w:rsidR="00792C70" w:rsidRDefault="009329FE" w:rsidP="0005676A">
      <w:pPr>
        <w:spacing w:after="0" w:line="240" w:lineRule="auto"/>
        <w:rPr>
          <w:bCs/>
        </w:rPr>
      </w:pPr>
      <w:r>
        <w:rPr>
          <w:bCs/>
        </w:rPr>
        <w:t>Explanatory variables included in the final silverside catch model were the interaction of week and temperature, factor variables for weather conditions and year, and a random effect based on site</w:t>
      </w:r>
      <w:r w:rsidR="00291AF8">
        <w:rPr>
          <w:bCs/>
        </w:rPr>
        <w:t xml:space="preserve"> (Fig. 6)</w:t>
      </w:r>
      <w:r>
        <w:rPr>
          <w:bCs/>
        </w:rPr>
        <w:t>. Terms for temperature, tidal height, substrate type, and tidal stage were identified as not significant predictors of catch and removed</w:t>
      </w:r>
      <w:r w:rsidR="00F2641A">
        <w:rPr>
          <w:bCs/>
        </w:rPr>
        <w:t xml:space="preserve">. The final model explained 53.5% of </w:t>
      </w:r>
      <w:r w:rsidR="00ED042E">
        <w:rPr>
          <w:bCs/>
        </w:rPr>
        <w:t xml:space="preserve">the </w:t>
      </w:r>
      <w:r w:rsidR="00F2641A">
        <w:rPr>
          <w:bCs/>
        </w:rPr>
        <w:t>deviance in catch</w:t>
      </w:r>
      <w:r w:rsidR="00D00049">
        <w:rPr>
          <w:bCs/>
        </w:rPr>
        <w:t xml:space="preserve">. In general, there was a positive relationship between catch and week, with </w:t>
      </w:r>
      <w:r w:rsidR="00ED042E">
        <w:rPr>
          <w:bCs/>
        </w:rPr>
        <w:t xml:space="preserve">the </w:t>
      </w:r>
      <w:r w:rsidR="00D00049">
        <w:rPr>
          <w:bCs/>
        </w:rPr>
        <w:t xml:space="preserve">highest catches </w:t>
      </w:r>
      <w:r w:rsidR="001177BA">
        <w:rPr>
          <w:bCs/>
        </w:rPr>
        <w:t xml:space="preserve">and a positive effect </w:t>
      </w:r>
      <w:r w:rsidR="00D00049">
        <w:rPr>
          <w:bCs/>
        </w:rPr>
        <w:t xml:space="preserve">occurring in week 32 or later. However, the shift from </w:t>
      </w:r>
      <w:proofErr w:type="gramStart"/>
      <w:r w:rsidR="00D00049">
        <w:rPr>
          <w:bCs/>
        </w:rPr>
        <w:t>week having a negative effect</w:t>
      </w:r>
      <w:proofErr w:type="gramEnd"/>
      <w:r w:rsidR="00D00049">
        <w:rPr>
          <w:bCs/>
        </w:rPr>
        <w:t xml:space="preserve"> to week having a positive effect on catch could occur earlier in the summer (as early as week 30) </w:t>
      </w:r>
      <w:r w:rsidR="001177BA">
        <w:rPr>
          <w:bCs/>
        </w:rPr>
        <w:t xml:space="preserve">if </w:t>
      </w:r>
      <w:r w:rsidR="007651E3">
        <w:rPr>
          <w:bCs/>
        </w:rPr>
        <w:t xml:space="preserve">surface </w:t>
      </w:r>
      <w:r w:rsidR="001177BA">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Pr>
          <w:bCs/>
        </w:rPr>
        <w:t xml:space="preserve">silverside </w:t>
      </w:r>
      <w:r w:rsidR="001177BA">
        <w:rPr>
          <w:bCs/>
        </w:rPr>
        <w:t>catch. Compared to full sun, overcast conditions had a positive effect. There was no significant effect of partly cloudy or rainy conditions</w:t>
      </w:r>
      <w:r w:rsidR="004B3608">
        <w:rPr>
          <w:bCs/>
        </w:rPr>
        <w:t xml:space="preserve"> compared to full sun</w:t>
      </w:r>
      <w:r w:rsidR="001177BA">
        <w:rPr>
          <w:bCs/>
        </w:rPr>
        <w:t xml:space="preserve">, though it should be noted that there were few samples taken in the rain. </w:t>
      </w:r>
      <w:r w:rsidR="001B2F25">
        <w:rPr>
          <w:bCs/>
        </w:rPr>
        <w:t xml:space="preserve">When holding all other variables fixed, the random effect </w:t>
      </w:r>
      <w:r w:rsidR="0059204D">
        <w:rPr>
          <w:bCs/>
        </w:rPr>
        <w:t>of</w:t>
      </w:r>
      <w:r w:rsidR="001B2F25">
        <w:rPr>
          <w:bCs/>
        </w:rPr>
        <w:t xml:space="preserve"> site ha</w:t>
      </w:r>
      <w:r w:rsidR="004B3608">
        <w:rPr>
          <w:bCs/>
        </w:rPr>
        <w:t>d</w:t>
      </w:r>
      <w:r w:rsidR="001B2F25">
        <w:rPr>
          <w:bCs/>
        </w:rPr>
        <w:t xml:space="preserve"> the highest variability in the </w:t>
      </w:r>
      <w:r w:rsidR="005E0BD4">
        <w:rPr>
          <w:bCs/>
        </w:rPr>
        <w:t xml:space="preserve">sites near the mouth of the Presumpscot River (Audubon to Brothers North sites). </w:t>
      </w:r>
      <w:r w:rsidR="000320B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5E0BD4" w:rsidRDefault="005E0BD4" w:rsidP="0005676A">
      <w:pPr>
        <w:spacing w:after="0" w:line="240" w:lineRule="auto"/>
        <w:rPr>
          <w:bCs/>
        </w:rPr>
      </w:pPr>
    </w:p>
    <w:p w14:paraId="580D2CAA" w14:textId="0E2C837B" w:rsidR="00562A5F" w:rsidRDefault="00562A5F" w:rsidP="0005676A">
      <w:pPr>
        <w:spacing w:after="0" w:line="240" w:lineRule="auto"/>
        <w:rPr>
          <w:bCs/>
          <w:color w:val="4472C4"/>
        </w:rPr>
      </w:pPr>
      <w:r w:rsidRPr="00562A5F">
        <w:rPr>
          <w:bCs/>
          <w:color w:val="4472C4"/>
        </w:rPr>
        <w:t>4.5</w:t>
      </w:r>
      <w:r w:rsidRPr="00562A5F">
        <w:rPr>
          <w:bCs/>
          <w:color w:val="4472C4"/>
        </w:rPr>
        <w:tab/>
        <w:t xml:space="preserve">Spatiotemporal </w:t>
      </w:r>
      <w:r w:rsidR="009F7462">
        <w:rPr>
          <w:bCs/>
          <w:color w:val="4472C4"/>
        </w:rPr>
        <w:t>community structure</w:t>
      </w:r>
    </w:p>
    <w:p w14:paraId="4D3D678C" w14:textId="77777777" w:rsidR="00EB350B" w:rsidRDefault="00EB350B" w:rsidP="0005676A">
      <w:pPr>
        <w:spacing w:after="0" w:line="240" w:lineRule="auto"/>
        <w:rPr>
          <w:bCs/>
        </w:rPr>
      </w:pPr>
    </w:p>
    <w:p w14:paraId="73CB6778" w14:textId="4CE37647" w:rsidR="000337C8" w:rsidRDefault="00F71682" w:rsidP="0005676A">
      <w:pPr>
        <w:spacing w:after="0" w:line="240" w:lineRule="auto"/>
        <w:rPr>
          <w:bCs/>
        </w:rPr>
      </w:pPr>
      <w:r>
        <w:rPr>
          <w:bCs/>
        </w:rPr>
        <w:t xml:space="preserve">NMDS analysis compressed site-specific seasonal community compositions </w:t>
      </w:r>
      <w:proofErr w:type="gramStart"/>
      <w:r>
        <w:rPr>
          <w:bCs/>
        </w:rPr>
        <w:t>to</w:t>
      </w:r>
      <w:proofErr w:type="gramEnd"/>
      <w:r>
        <w:rPr>
          <w:bCs/>
        </w:rPr>
        <w:t xml:space="preserve"> two ordination axes. The resulting stress coefficient was 0.13, indicating a sufficient goodness of </w:t>
      </w:r>
      <w:proofErr w:type="gramStart"/>
      <w:r>
        <w:rPr>
          <w:bCs/>
        </w:rPr>
        <w:t>fit</w:t>
      </w:r>
      <w:proofErr w:type="gramEnd"/>
      <w:r>
        <w:rPr>
          <w:bCs/>
        </w:rPr>
        <w:t xml:space="preserve"> and limited distortion. </w:t>
      </w:r>
      <w:r w:rsidR="000337C8">
        <w:rPr>
          <w:bCs/>
        </w:rPr>
        <w:t>Fitting species as vectors within the ordination plot reveal</w:t>
      </w:r>
      <w:r w:rsidR="004B3608">
        <w:rPr>
          <w:bCs/>
        </w:rPr>
        <w:t>ed</w:t>
      </w:r>
      <w:r w:rsidR="000337C8">
        <w:rPr>
          <w:bCs/>
        </w:rPr>
        <w:t xml:space="preserve"> that sand</w:t>
      </w:r>
      <w:r w:rsidR="0059204D">
        <w:rPr>
          <w:bCs/>
        </w:rPr>
        <w:t xml:space="preserve"> </w:t>
      </w:r>
      <w:r w:rsidR="000337C8">
        <w:rPr>
          <w:bCs/>
        </w:rPr>
        <w:t>lance, herring, and silversides have the strongest associations with the ordination configuration</w:t>
      </w:r>
      <w:r w:rsidR="006E005F">
        <w:rPr>
          <w:bCs/>
        </w:rPr>
        <w:t xml:space="preserve"> (Fig. 7)</w:t>
      </w:r>
      <w:r w:rsidR="000337C8">
        <w:rPr>
          <w:bCs/>
        </w:rPr>
        <w:t xml:space="preserve">. </w:t>
      </w:r>
      <w:r>
        <w:rPr>
          <w:bCs/>
        </w:rPr>
        <w:t xml:space="preserve">Visualizing the total within sum of squares and average silhouette width </w:t>
      </w:r>
      <w:proofErr w:type="spellStart"/>
      <w:r>
        <w:rPr>
          <w:bCs/>
        </w:rPr>
        <w:t xml:space="preserve">for </w:t>
      </w:r>
      <w:r>
        <w:rPr>
          <w:bCs/>
          <w:i/>
          <w:iCs/>
        </w:rPr>
        <w:t>k</w:t>
      </w:r>
      <w:proofErr w:type="spellEnd"/>
      <w:r>
        <w:rPr>
          <w:bCs/>
        </w:rPr>
        <w:t xml:space="preserve"> in 1 to 20 clusters indicated the most support for </w:t>
      </w:r>
      <w:r w:rsidR="007651E3" w:rsidRPr="004B3608">
        <w:rPr>
          <w:bCs/>
          <w:i/>
          <w:iCs/>
        </w:rPr>
        <w:t>k</w:t>
      </w:r>
      <w:r w:rsidR="007651E3">
        <w:rPr>
          <w:bCs/>
        </w:rPr>
        <w:t>=</w:t>
      </w:r>
      <w:r w:rsidRPr="007651E3">
        <w:rPr>
          <w:bCs/>
        </w:rPr>
        <w:t>3</w:t>
      </w:r>
      <w:r>
        <w:rPr>
          <w:bCs/>
        </w:rPr>
        <w:t xml:space="preserve"> clusters of similar community composition. ANOSIM confirmed a significant difference in community composition between these three </w:t>
      </w:r>
      <w:r w:rsidR="004B3608">
        <w:rPr>
          <w:bCs/>
        </w:rPr>
        <w:t>clusters</w:t>
      </w:r>
      <w:r>
        <w:rPr>
          <w:bCs/>
        </w:rPr>
        <w:t xml:space="preserve"> (</w:t>
      </w:r>
      <w:r w:rsidR="000337C8">
        <w:rPr>
          <w:bCs/>
        </w:rPr>
        <w:t>r=</w:t>
      </w:r>
      <w:r>
        <w:rPr>
          <w:bCs/>
        </w:rPr>
        <w:t>0.761, p &lt; 0.0001).</w:t>
      </w:r>
      <w:r w:rsidR="00E53DAE">
        <w:rPr>
          <w:bCs/>
        </w:rPr>
        <w:t xml:space="preserve"> </w:t>
      </w:r>
      <w:r w:rsidR="0059204D">
        <w:rPr>
          <w:bCs/>
        </w:rPr>
        <w:t>The a</w:t>
      </w:r>
      <w:r w:rsidR="00E53DAE">
        <w:rPr>
          <w:bCs/>
        </w:rPr>
        <w:t xml:space="preserve">verage CPUE for each species in each cluster was calculated and visualized, which </w:t>
      </w:r>
      <w:r w:rsidR="0059204D">
        <w:rPr>
          <w:bCs/>
        </w:rPr>
        <w:t>revealed</w:t>
      </w:r>
      <w:r w:rsidR="00E53DAE">
        <w:rPr>
          <w:bCs/>
        </w:rPr>
        <w:t xml:space="preserve"> that cluster </w:t>
      </w:r>
      <w:r w:rsidR="0059204D">
        <w:rPr>
          <w:bCs/>
        </w:rPr>
        <w:t>A</w:t>
      </w:r>
      <w:r w:rsidR="00E53DAE">
        <w:rPr>
          <w:bCs/>
        </w:rPr>
        <w:t xml:space="preserve"> typically ha</w:t>
      </w:r>
      <w:r w:rsidR="004B3608">
        <w:rPr>
          <w:bCs/>
        </w:rPr>
        <w:t>d</w:t>
      </w:r>
      <w:r w:rsidR="00E53DAE">
        <w:rPr>
          <w:bCs/>
        </w:rPr>
        <w:t xml:space="preserve"> high herring catch, cluster </w:t>
      </w:r>
      <w:r w:rsidR="0059204D">
        <w:rPr>
          <w:bCs/>
        </w:rPr>
        <w:t>B</w:t>
      </w:r>
      <w:r w:rsidR="00E53DAE">
        <w:rPr>
          <w:bCs/>
        </w:rPr>
        <w:t xml:space="preserve"> ha</w:t>
      </w:r>
      <w:r w:rsidR="004B3608">
        <w:rPr>
          <w:bCs/>
        </w:rPr>
        <w:t>d</w:t>
      </w:r>
      <w:r w:rsidR="00E53DAE">
        <w:rPr>
          <w:bCs/>
        </w:rPr>
        <w:t xml:space="preserve"> high silverside catch, and cluster </w:t>
      </w:r>
      <w:r w:rsidR="0059204D">
        <w:rPr>
          <w:bCs/>
        </w:rPr>
        <w:t>B</w:t>
      </w:r>
      <w:r w:rsidR="00E53DAE">
        <w:rPr>
          <w:bCs/>
        </w:rPr>
        <w:t xml:space="preserve"> ha</w:t>
      </w:r>
      <w:r w:rsidR="004B3608">
        <w:rPr>
          <w:bCs/>
        </w:rPr>
        <w:t>d</w:t>
      </w:r>
      <w:r w:rsidR="00E53DAE">
        <w:rPr>
          <w:bCs/>
        </w:rPr>
        <w:t xml:space="preserve"> generally low catch for all species</w:t>
      </w:r>
      <w:r w:rsidR="006E005F">
        <w:rPr>
          <w:bCs/>
        </w:rPr>
        <w:t xml:space="preserve"> (Fig. 7)</w:t>
      </w:r>
      <w:r w:rsidR="00E53DAE">
        <w:rPr>
          <w:bCs/>
        </w:rPr>
        <w:t xml:space="preserve">. SIMPER analysis across clusters provided quantitative confirmation of this visual analysis. When comparing </w:t>
      </w:r>
      <w:r w:rsidR="0059204D">
        <w:rPr>
          <w:bCs/>
        </w:rPr>
        <w:t xml:space="preserve">the </w:t>
      </w:r>
      <w:r w:rsidR="00E53DAE">
        <w:rPr>
          <w:bCs/>
        </w:rPr>
        <w:t xml:space="preserve">composition of cluster </w:t>
      </w:r>
      <w:r w:rsidR="0059204D">
        <w:rPr>
          <w:bCs/>
        </w:rPr>
        <w:t>A</w:t>
      </w:r>
      <w:r w:rsidR="00E53DAE">
        <w:rPr>
          <w:bCs/>
        </w:rPr>
        <w:t xml:space="preserve"> to cluster</w:t>
      </w:r>
      <w:r w:rsidR="0059204D">
        <w:rPr>
          <w:bCs/>
        </w:rPr>
        <w:t xml:space="preserve"> B</w:t>
      </w:r>
      <w:r w:rsidR="00E53DAE">
        <w:rPr>
          <w:bCs/>
        </w:rPr>
        <w:t xml:space="preserve">, </w:t>
      </w:r>
      <w:commentRangeStart w:id="45"/>
      <w:r w:rsidR="00E53DAE">
        <w:rPr>
          <w:bCs/>
        </w:rPr>
        <w:t>herring (p=0.001, Contribution=62.5%), sand</w:t>
      </w:r>
      <w:r w:rsidR="0059204D">
        <w:rPr>
          <w:bCs/>
        </w:rPr>
        <w:t xml:space="preserve"> </w:t>
      </w:r>
      <w:r w:rsidR="00E53DAE">
        <w:rPr>
          <w:bCs/>
        </w:rPr>
        <w:t xml:space="preserve">lance (p=0.007, Contribution=12.4%), and green crabs (p=0.016, Contribution=3.9%) </w:t>
      </w:r>
      <w:commentRangeEnd w:id="45"/>
      <w:r w:rsidR="006F1B47">
        <w:rPr>
          <w:rStyle w:val="CommentReference"/>
        </w:rPr>
        <w:commentReference w:id="45"/>
      </w:r>
      <w:r w:rsidR="00E53DAE">
        <w:rPr>
          <w:bCs/>
        </w:rPr>
        <w:t xml:space="preserve">combined to contribute more than 90% of the dissimilarity. Winter flounder, Atlantic tomcod, and northern pipefish contributed smaller, but still significant, amounts of dissimilarity. </w:t>
      </w:r>
      <w:r w:rsidR="007651E3">
        <w:rPr>
          <w:bCs/>
        </w:rPr>
        <w:t xml:space="preserve">Cluster </w:t>
      </w:r>
      <w:r w:rsidR="0059204D">
        <w:rPr>
          <w:bCs/>
        </w:rPr>
        <w:t>A</w:t>
      </w:r>
      <w:r w:rsidR="007651E3">
        <w:rPr>
          <w:bCs/>
        </w:rPr>
        <w:t xml:space="preserve"> had higher average CPUE for all species identified as significantly contributing to dissimilarity </w:t>
      </w:r>
      <w:commentRangeStart w:id="46"/>
      <w:commentRangeStart w:id="47"/>
      <w:r w:rsidR="007651E3">
        <w:rPr>
          <w:bCs/>
        </w:rPr>
        <w:t>except sand</w:t>
      </w:r>
      <w:r w:rsidR="0059204D">
        <w:rPr>
          <w:bCs/>
        </w:rPr>
        <w:t xml:space="preserve"> </w:t>
      </w:r>
      <w:r w:rsidR="007651E3">
        <w:rPr>
          <w:bCs/>
        </w:rPr>
        <w:t>lance</w:t>
      </w:r>
      <w:commentRangeEnd w:id="46"/>
      <w:r w:rsidR="0061741B">
        <w:rPr>
          <w:rStyle w:val="CommentReference"/>
        </w:rPr>
        <w:commentReference w:id="46"/>
      </w:r>
      <w:commentRangeEnd w:id="47"/>
      <w:r w:rsidR="002A6DA8">
        <w:rPr>
          <w:rStyle w:val="CommentReference"/>
        </w:rPr>
        <w:commentReference w:id="47"/>
      </w:r>
      <w:r w:rsidR="007651E3">
        <w:rPr>
          <w:bCs/>
        </w:rPr>
        <w:t xml:space="preserve">, which had higher average CPUE in cluster </w:t>
      </w:r>
      <w:r w:rsidR="0059204D">
        <w:rPr>
          <w:bCs/>
        </w:rPr>
        <w:t>B</w:t>
      </w:r>
      <w:r w:rsidR="007651E3">
        <w:rPr>
          <w:bCs/>
        </w:rPr>
        <w:t xml:space="preserve">. </w:t>
      </w:r>
      <w:r w:rsidR="00E53DAE">
        <w:rPr>
          <w:bCs/>
        </w:rPr>
        <w:t xml:space="preserve">When comparing </w:t>
      </w:r>
      <w:proofErr w:type="gramStart"/>
      <w:r w:rsidR="00E53DAE">
        <w:rPr>
          <w:bCs/>
        </w:rPr>
        <w:t>clusters</w:t>
      </w:r>
      <w:proofErr w:type="gramEnd"/>
      <w:r w:rsidR="00E53DAE">
        <w:rPr>
          <w:bCs/>
        </w:rPr>
        <w:t xml:space="preserve"> </w:t>
      </w:r>
      <w:r w:rsidR="0059204D">
        <w:rPr>
          <w:bCs/>
        </w:rPr>
        <w:t>A</w:t>
      </w:r>
      <w:r w:rsidR="00E53DAE">
        <w:rPr>
          <w:bCs/>
        </w:rPr>
        <w:t xml:space="preserve"> and </w:t>
      </w:r>
      <w:r w:rsidR="0059204D">
        <w:rPr>
          <w:bCs/>
        </w:rPr>
        <w:t>C</w:t>
      </w:r>
      <w:r w:rsidR="00E53DAE">
        <w:rPr>
          <w:bCs/>
        </w:rPr>
        <w:t xml:space="preserve">, only catch of silverside (p=0.002, Contribution=49.6%) and herring (p=0.017, Contribution=31.0%) had significant contributions to dissimilarity. </w:t>
      </w:r>
      <w:r w:rsidR="007651E3">
        <w:rPr>
          <w:bCs/>
        </w:rPr>
        <w:t xml:space="preserve">Herring had </w:t>
      </w:r>
      <w:r w:rsidR="0059204D">
        <w:rPr>
          <w:bCs/>
        </w:rPr>
        <w:t xml:space="preserve">a </w:t>
      </w:r>
      <w:r w:rsidR="007651E3">
        <w:rPr>
          <w:bCs/>
        </w:rPr>
        <w:t xml:space="preserve">higher average CPUE in cluster </w:t>
      </w:r>
      <w:r w:rsidR="0059204D">
        <w:rPr>
          <w:bCs/>
        </w:rPr>
        <w:t>A</w:t>
      </w:r>
      <w:r w:rsidR="007651E3">
        <w:rPr>
          <w:bCs/>
        </w:rPr>
        <w:t xml:space="preserve">, and silverside had </w:t>
      </w:r>
      <w:r w:rsidR="0059204D">
        <w:rPr>
          <w:bCs/>
        </w:rPr>
        <w:t xml:space="preserve">a </w:t>
      </w:r>
      <w:r w:rsidR="007651E3">
        <w:rPr>
          <w:bCs/>
        </w:rPr>
        <w:t xml:space="preserve">higher average CPUE in cluster </w:t>
      </w:r>
      <w:r w:rsidR="0059204D">
        <w:rPr>
          <w:bCs/>
        </w:rPr>
        <w:t>B</w:t>
      </w:r>
      <w:r w:rsidR="007651E3">
        <w:rPr>
          <w:bCs/>
        </w:rPr>
        <w:t xml:space="preserve">. </w:t>
      </w:r>
      <w:r w:rsidR="00E53DAE">
        <w:rPr>
          <w:bCs/>
        </w:rPr>
        <w:t xml:space="preserve">Dissimilarity between clusters </w:t>
      </w:r>
      <w:r w:rsidR="0059204D">
        <w:rPr>
          <w:bCs/>
        </w:rPr>
        <w:t>B</w:t>
      </w:r>
      <w:r w:rsidR="00E53DAE">
        <w:rPr>
          <w:bCs/>
        </w:rPr>
        <w:t xml:space="preserve"> and </w:t>
      </w:r>
      <w:r w:rsidR="0059204D">
        <w:rPr>
          <w:bCs/>
        </w:rPr>
        <w:t>C</w:t>
      </w:r>
      <w:r w:rsidR="00E53DAE">
        <w:rPr>
          <w:bCs/>
        </w:rPr>
        <w:t xml:space="preserve"> was driven by catch of silverside (p=0.001, Contribution=66.2%), mummichog (p=0.025, Contribution=12.4%), and bluefish (p=0.031, Contribution=0.09%). </w:t>
      </w:r>
      <w:r w:rsidR="007651E3">
        <w:rPr>
          <w:bCs/>
        </w:rPr>
        <w:t xml:space="preserve">All three of these species had higher average CPUE in cluster </w:t>
      </w:r>
      <w:r w:rsidR="0059204D">
        <w:rPr>
          <w:bCs/>
        </w:rPr>
        <w:t>C</w:t>
      </w:r>
      <w:r w:rsidR="007651E3">
        <w:rPr>
          <w:bCs/>
        </w:rPr>
        <w:t xml:space="preserve"> as compared to cluster </w:t>
      </w:r>
      <w:r w:rsidR="0059204D">
        <w:rPr>
          <w:bCs/>
        </w:rPr>
        <w:t>B</w:t>
      </w:r>
      <w:r w:rsidR="007651E3">
        <w:rPr>
          <w:bCs/>
        </w:rPr>
        <w:t>.</w:t>
      </w:r>
    </w:p>
    <w:p w14:paraId="7D14AED5" w14:textId="77777777" w:rsidR="000337C8" w:rsidRDefault="000337C8" w:rsidP="0005676A">
      <w:pPr>
        <w:spacing w:after="0" w:line="240" w:lineRule="auto"/>
        <w:rPr>
          <w:bCs/>
        </w:rPr>
      </w:pPr>
    </w:p>
    <w:p w14:paraId="4A2827C6" w14:textId="23C71F34" w:rsidR="000337C8" w:rsidRDefault="000337C8" w:rsidP="0005676A">
      <w:pPr>
        <w:spacing w:after="0" w:line="240" w:lineRule="auto"/>
        <w:rPr>
          <w:bCs/>
        </w:rPr>
      </w:pPr>
      <w:r>
        <w:rPr>
          <w:bCs/>
        </w:rPr>
        <w:t>When plotted across space and time, divergent spatiotemporal patterns of habitat use can be identified</w:t>
      </w:r>
      <w:r w:rsidR="006E005F">
        <w:rPr>
          <w:bCs/>
        </w:rPr>
        <w:t xml:space="preserve"> (Fig. 7)</w:t>
      </w:r>
      <w:r>
        <w:rPr>
          <w:bCs/>
        </w:rPr>
        <w:t xml:space="preserve">. In the early summer period, most sampling sites (9 of 12) are best described by cluster </w:t>
      </w:r>
      <w:r w:rsidR="0059204D">
        <w:rPr>
          <w:bCs/>
        </w:rPr>
        <w:t>A</w:t>
      </w:r>
      <w:r>
        <w:rPr>
          <w:bCs/>
        </w:rPr>
        <w:t>.</w:t>
      </w:r>
      <w:r w:rsidR="00E53DAE">
        <w:rPr>
          <w:bCs/>
        </w:rPr>
        <w:t xml:space="preserve"> </w:t>
      </w:r>
      <w:r>
        <w:rPr>
          <w:bCs/>
        </w:rPr>
        <w:t xml:space="preserve">Only one site </w:t>
      </w:r>
      <w:r w:rsidR="007651E3">
        <w:rPr>
          <w:bCs/>
        </w:rPr>
        <w:t xml:space="preserve">belongs to </w:t>
      </w:r>
      <w:r>
        <w:rPr>
          <w:bCs/>
        </w:rPr>
        <w:t xml:space="preserve">cluster </w:t>
      </w:r>
      <w:r w:rsidR="0059204D">
        <w:rPr>
          <w:bCs/>
        </w:rPr>
        <w:t>A</w:t>
      </w:r>
      <w:r>
        <w:rPr>
          <w:bCs/>
        </w:rPr>
        <w:t xml:space="preserve"> </w:t>
      </w:r>
      <w:r w:rsidR="007651E3">
        <w:rPr>
          <w:bCs/>
        </w:rPr>
        <w:t>in</w:t>
      </w:r>
      <w:r>
        <w:rPr>
          <w:bCs/>
        </w:rPr>
        <w:t xml:space="preserve"> the mid- </w:t>
      </w:r>
      <w:r w:rsidR="007651E3">
        <w:rPr>
          <w:bCs/>
        </w:rPr>
        <w:t>or</w:t>
      </w:r>
      <w:r>
        <w:rPr>
          <w:bCs/>
        </w:rPr>
        <w:t xml:space="preserve"> late summer periods, which matches the noted trend in decreasing herring catch through the summer. Cluster </w:t>
      </w:r>
      <w:r w:rsidR="0059204D">
        <w:rPr>
          <w:bCs/>
        </w:rPr>
        <w:t>B</w:t>
      </w:r>
      <w:r>
        <w:rPr>
          <w:bCs/>
        </w:rPr>
        <w:t xml:space="preserve"> is present across all three seasonal periods. Th</w:t>
      </w:r>
      <w:r w:rsidR="00E53DAE">
        <w:rPr>
          <w:bCs/>
        </w:rPr>
        <w:t>e</w:t>
      </w:r>
      <w:r>
        <w:rPr>
          <w:bCs/>
        </w:rPr>
        <w:t xml:space="preserve"> mixed-composition community structure </w:t>
      </w:r>
      <w:r w:rsidR="00E53DAE">
        <w:rPr>
          <w:bCs/>
        </w:rPr>
        <w:t>of this cluster</w:t>
      </w:r>
      <w:r>
        <w:rPr>
          <w:bCs/>
        </w:rPr>
        <w:t xml:space="preserve"> best describes sites with low CPUE for all species included in the modeling efforts. Sand</w:t>
      </w:r>
      <w:r w:rsidR="0059204D">
        <w:rPr>
          <w:bCs/>
        </w:rPr>
        <w:t xml:space="preserve"> </w:t>
      </w:r>
      <w:r>
        <w:rPr>
          <w:bCs/>
        </w:rPr>
        <w:t>lance has the highest CPUE of all species within this cluster, but it should be noted that sand</w:t>
      </w:r>
      <w:r w:rsidR="0059204D">
        <w:rPr>
          <w:bCs/>
        </w:rPr>
        <w:t xml:space="preserve"> </w:t>
      </w:r>
      <w:r>
        <w:rPr>
          <w:bCs/>
        </w:rPr>
        <w:t xml:space="preserve">lance catch </w:t>
      </w:r>
      <w:r w:rsidR="004B3608">
        <w:rPr>
          <w:bCs/>
        </w:rPr>
        <w:t>wa</w:t>
      </w:r>
      <w:r>
        <w:rPr>
          <w:bCs/>
        </w:rPr>
        <w:t xml:space="preserve">s uncommon and </w:t>
      </w:r>
      <w:r w:rsidR="0059204D">
        <w:rPr>
          <w:bCs/>
        </w:rPr>
        <w:t xml:space="preserve">mostly observed </w:t>
      </w:r>
      <w:r>
        <w:rPr>
          <w:bCs/>
        </w:rPr>
        <w:t>in the late summer period at the two south</w:t>
      </w:r>
      <w:r w:rsidR="007651E3">
        <w:rPr>
          <w:bCs/>
        </w:rPr>
        <w:t>ernmost</w:t>
      </w:r>
      <w:r>
        <w:rPr>
          <w:bCs/>
        </w:rPr>
        <w:t xml:space="preserve"> sites. In early summer, </w:t>
      </w:r>
      <w:proofErr w:type="gramStart"/>
      <w:r>
        <w:rPr>
          <w:bCs/>
        </w:rPr>
        <w:t xml:space="preserve">sites </w:t>
      </w:r>
      <w:r w:rsidR="007651E3">
        <w:rPr>
          <w:bCs/>
        </w:rPr>
        <w:t>in and</w:t>
      </w:r>
      <w:proofErr w:type="gramEnd"/>
      <w:r w:rsidR="007651E3">
        <w:rPr>
          <w:bCs/>
        </w:rPr>
        <w:t xml:space="preserve"> </w:t>
      </w:r>
      <w:r>
        <w:rPr>
          <w:bCs/>
        </w:rPr>
        <w:t xml:space="preserve">near the Presumpscot River had generally low CPUE for all species and were best described by this cluster. In the mid-summer period, four sampling sites </w:t>
      </w:r>
      <w:r w:rsidR="007651E3">
        <w:rPr>
          <w:bCs/>
        </w:rPr>
        <w:t xml:space="preserve">across the study region </w:t>
      </w:r>
      <w:r>
        <w:rPr>
          <w:bCs/>
        </w:rPr>
        <w:t xml:space="preserve">were best described by cluster </w:t>
      </w:r>
      <w:r w:rsidR="0059204D">
        <w:rPr>
          <w:bCs/>
        </w:rPr>
        <w:t>B</w:t>
      </w:r>
      <w:r>
        <w:rPr>
          <w:bCs/>
        </w:rPr>
        <w:t>. One of these sites was near the mouth of the Presumpscot River and, again, had a generally low CPUE for all species. The other three sites were all in the southern half of the study area and had relatively high CPUE for sand</w:t>
      </w:r>
      <w:r w:rsidR="0059204D">
        <w:rPr>
          <w:bCs/>
        </w:rPr>
        <w:t xml:space="preserve"> </w:t>
      </w:r>
      <w:r>
        <w:rPr>
          <w:bCs/>
        </w:rPr>
        <w:t>lance. By the late summer period, only the site furthest up the Presumpscot River (with generally low CPUE for all species) and the site furthest south (with generally high sand</w:t>
      </w:r>
      <w:r w:rsidR="0059204D">
        <w:rPr>
          <w:bCs/>
        </w:rPr>
        <w:t xml:space="preserve"> </w:t>
      </w:r>
      <w:r>
        <w:rPr>
          <w:bCs/>
        </w:rPr>
        <w:t xml:space="preserve">lance CPUE) were best described by cluster </w:t>
      </w:r>
      <w:r w:rsidR="0059204D">
        <w:rPr>
          <w:bCs/>
        </w:rPr>
        <w:t>B</w:t>
      </w:r>
      <w:r>
        <w:rPr>
          <w:bCs/>
        </w:rPr>
        <w:t xml:space="preserve">. </w:t>
      </w:r>
      <w:r w:rsidR="00E53DAE">
        <w:rPr>
          <w:bCs/>
        </w:rPr>
        <w:t xml:space="preserve">Cluster </w:t>
      </w:r>
      <w:r w:rsidR="0059204D">
        <w:rPr>
          <w:bCs/>
        </w:rPr>
        <w:t>C</w:t>
      </w:r>
      <w:r w:rsidR="00E53DAE">
        <w:rPr>
          <w:bCs/>
        </w:rPr>
        <w:t xml:space="preserve"> was absent in the early summer period</w:t>
      </w:r>
      <w:r w:rsidR="0059204D">
        <w:rPr>
          <w:bCs/>
        </w:rPr>
        <w:t>.</w:t>
      </w:r>
      <w:r>
        <w:rPr>
          <w:bCs/>
        </w:rPr>
        <w:t xml:space="preserve"> </w:t>
      </w:r>
      <w:r w:rsidR="0059204D">
        <w:rPr>
          <w:bCs/>
        </w:rPr>
        <w:t>B</w:t>
      </w:r>
      <w:r>
        <w:rPr>
          <w:bCs/>
        </w:rPr>
        <w:t>y the mid-summer period</w:t>
      </w:r>
      <w:r w:rsidR="0059204D">
        <w:rPr>
          <w:bCs/>
        </w:rPr>
        <w:t>,</w:t>
      </w:r>
      <w:r>
        <w:rPr>
          <w:bCs/>
        </w:rPr>
        <w:t xml:space="preserve"> seven sites in and around the Presumpscot River </w:t>
      </w:r>
      <w:r w:rsidR="007651E3">
        <w:rPr>
          <w:bCs/>
        </w:rPr>
        <w:t xml:space="preserve">were best described by </w:t>
      </w:r>
      <w:r w:rsidR="00E53DAE">
        <w:rPr>
          <w:bCs/>
        </w:rPr>
        <w:t>this cluster</w:t>
      </w:r>
      <w:r>
        <w:rPr>
          <w:bCs/>
        </w:rPr>
        <w:t xml:space="preserve">. In the late summer period, nine sites across the study area </w:t>
      </w:r>
      <w:r w:rsidR="007651E3">
        <w:rPr>
          <w:bCs/>
        </w:rPr>
        <w:t>belonged to this cluster</w:t>
      </w:r>
      <w:r>
        <w:rPr>
          <w:bCs/>
        </w:rPr>
        <w:t>.</w:t>
      </w:r>
    </w:p>
    <w:p w14:paraId="707399DB" w14:textId="77777777" w:rsidR="00E53DAE" w:rsidRDefault="00E53DAE" w:rsidP="0005676A">
      <w:pPr>
        <w:spacing w:after="0" w:line="240" w:lineRule="auto"/>
        <w:rPr>
          <w:bCs/>
        </w:rPr>
      </w:pPr>
    </w:p>
    <w:p w14:paraId="0D3C38F0" w14:textId="57651D4D" w:rsidR="00E53DAE" w:rsidRDefault="00E53DAE" w:rsidP="0005676A">
      <w:pPr>
        <w:spacing w:after="0" w:line="240" w:lineRule="auto"/>
        <w:rPr>
          <w:bCs/>
        </w:rPr>
      </w:pPr>
      <w:r>
        <w:rPr>
          <w:bCs/>
        </w:rPr>
        <w:t>NMDS ordination of community composition aggregated across all sampling sites per year also had sufficient goodness of fit across two ordination axes (stress=0.08). Herring, silverside, and northern pipefish had the strongest associations with ordination configuration, and k-means clustering analysis supported the selection of two clusters</w:t>
      </w:r>
      <w:r w:rsidR="006E005F">
        <w:rPr>
          <w:bCs/>
        </w:rPr>
        <w:t xml:space="preserve"> (Fig. 8)</w:t>
      </w:r>
      <w:r>
        <w:rPr>
          <w:bCs/>
        </w:rPr>
        <w:t xml:space="preserve">. ANOSIM confirmed a significant difference </w:t>
      </w:r>
      <w:r>
        <w:rPr>
          <w:bCs/>
        </w:rPr>
        <w:lastRenderedPageBreak/>
        <w:t xml:space="preserve">in community composition between </w:t>
      </w:r>
      <w:r w:rsidR="004B3608">
        <w:rPr>
          <w:bCs/>
        </w:rPr>
        <w:t>clusters</w:t>
      </w:r>
      <w:r>
        <w:rPr>
          <w:bCs/>
        </w:rPr>
        <w:t xml:space="preserve"> (r=0.81, p=0.021). Visual representations of ordination plots and average CPUE per species within both clusters indicated that cluster </w:t>
      </w:r>
      <w:r w:rsidR="0059204D">
        <w:rPr>
          <w:bCs/>
        </w:rPr>
        <w:t>A</w:t>
      </w:r>
      <w:r>
        <w:rPr>
          <w:bCs/>
        </w:rPr>
        <w:t xml:space="preserve"> was characterized by high silverside catch and cluster </w:t>
      </w:r>
      <w:r w:rsidR="0059204D">
        <w:rPr>
          <w:bCs/>
        </w:rPr>
        <w:t>B</w:t>
      </w:r>
      <w:r>
        <w:rPr>
          <w:bCs/>
        </w:rPr>
        <w:t xml:space="preserve"> was characterized by high herring catch</w:t>
      </w:r>
      <w:r w:rsidR="006E005F">
        <w:rPr>
          <w:bCs/>
        </w:rPr>
        <w:t xml:space="preserve"> (Fig. 8)</w:t>
      </w:r>
      <w:r>
        <w:rPr>
          <w:bCs/>
        </w:rPr>
        <w:t xml:space="preserve">. SIMPER results highlighted herring as </w:t>
      </w:r>
      <w:r w:rsidR="004B3608">
        <w:rPr>
          <w:bCs/>
        </w:rPr>
        <w:t xml:space="preserve">the only species </w:t>
      </w:r>
      <w:r>
        <w:rPr>
          <w:bCs/>
        </w:rPr>
        <w:t xml:space="preserve">contributing a statistically significant amount of </w:t>
      </w:r>
      <w:proofErr w:type="gramStart"/>
      <w:r>
        <w:rPr>
          <w:bCs/>
        </w:rPr>
        <w:t>the dissimilarity</w:t>
      </w:r>
      <w:proofErr w:type="gramEnd"/>
      <w:r>
        <w:rPr>
          <w:bCs/>
        </w:rPr>
        <w:t xml:space="preserve"> between the clusters (p=0.001, Contribution=67.6%)</w:t>
      </w:r>
      <w:r w:rsidR="0059204D">
        <w:rPr>
          <w:bCs/>
        </w:rPr>
        <w:t xml:space="preserve">. </w:t>
      </w:r>
      <w:r>
        <w:rPr>
          <w:bCs/>
        </w:rPr>
        <w:t xml:space="preserve">Casco Bay community composition in 2014 and 2017 was best characterized by cluster </w:t>
      </w:r>
      <w:r w:rsidR="0059204D">
        <w:rPr>
          <w:bCs/>
        </w:rPr>
        <w:t>B</w:t>
      </w:r>
      <w:r>
        <w:rPr>
          <w:bCs/>
        </w:rPr>
        <w:t xml:space="preserve">, and all remaining years were best characterized by cluster </w:t>
      </w:r>
      <w:r w:rsidR="0059204D">
        <w:rPr>
          <w:bCs/>
        </w:rPr>
        <w:t>A</w:t>
      </w:r>
      <w:r>
        <w:rPr>
          <w:bCs/>
        </w:rPr>
        <w:t xml:space="preserve">. </w:t>
      </w:r>
      <w:r w:rsidR="00206E53">
        <w:rPr>
          <w:bCs/>
        </w:rPr>
        <w:t>Though there was no clear connection</w:t>
      </w:r>
      <w:r>
        <w:rPr>
          <w:bCs/>
        </w:rPr>
        <w:t xml:space="preserve"> between average annual temperature anomaly and community composition</w:t>
      </w:r>
      <w:r w:rsidR="00206E53">
        <w:rPr>
          <w:bCs/>
        </w:rPr>
        <w:t xml:space="preserve"> cluster</w:t>
      </w:r>
      <w:r>
        <w:rPr>
          <w:bCs/>
        </w:rPr>
        <w:t>, it should be noted that both 2014 and 2017 were cooler than the CRP and had extended periods in the spring and summer with below-average daily temperatures.</w:t>
      </w:r>
    </w:p>
    <w:p w14:paraId="7CACFCFA" w14:textId="77777777" w:rsidR="00F71682" w:rsidRDefault="00F71682" w:rsidP="0005676A">
      <w:pPr>
        <w:spacing w:after="0" w:line="240" w:lineRule="auto"/>
        <w:rPr>
          <w:b/>
          <w:color w:val="4472C4"/>
        </w:rPr>
      </w:pPr>
    </w:p>
    <w:p w14:paraId="0BAD4C46" w14:textId="7B4EF2FA" w:rsidR="00C92709" w:rsidRDefault="00C92709" w:rsidP="0005676A">
      <w:pPr>
        <w:spacing w:after="0" w:line="240" w:lineRule="auto"/>
        <w:rPr>
          <w:b/>
          <w:color w:val="4472C4"/>
        </w:rPr>
      </w:pPr>
      <w:r>
        <w:rPr>
          <w:b/>
          <w:color w:val="4472C4"/>
        </w:rPr>
        <w:t>5</w:t>
      </w:r>
      <w:r>
        <w:rPr>
          <w:b/>
          <w:color w:val="4472C4"/>
        </w:rPr>
        <w:tab/>
        <w:t>Discussion</w:t>
      </w:r>
    </w:p>
    <w:p w14:paraId="09FB3FBD" w14:textId="5D118163" w:rsidR="004B3608" w:rsidRDefault="004B3608" w:rsidP="00206E53">
      <w:pPr>
        <w:spacing w:after="0" w:line="240" w:lineRule="auto"/>
        <w:rPr>
          <w:bCs/>
        </w:rPr>
      </w:pPr>
      <w:r>
        <w:rPr>
          <w:bCs/>
        </w:rPr>
        <w:t xml:space="preserve">Many studies have identified responses to hydroclimatic changes at a species-specific level </w:t>
      </w:r>
      <w:r>
        <w:rPr>
          <w:bCs/>
        </w:rPr>
        <w:fldChar w:fldCharType="begin"/>
      </w:r>
      <w:r>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Pr>
          <w:bCs/>
        </w:rPr>
        <w:fldChar w:fldCharType="separate"/>
      </w:r>
      <w:r w:rsidRPr="00AA5D06">
        <w:rPr>
          <w:rFonts w:ascii="Aptos" w:hAnsi="Aptos"/>
        </w:rPr>
        <w:t>(Pershing et al. 2015, Le Bris et al. 2018)</w:t>
      </w:r>
      <w:r>
        <w:rPr>
          <w:bCs/>
        </w:rPr>
        <w:fldChar w:fldCharType="end"/>
      </w:r>
      <w:r>
        <w:rPr>
          <w:bCs/>
        </w:rPr>
        <w:t>, and others have focused on responses at higher levels of ecological organization and at large spatial scales like the Northeast US Continental Shelf Large Marine Ecosystem (</w:t>
      </w:r>
      <w:r>
        <w:rPr>
          <w:bCs/>
        </w:rPr>
        <w:fldChar w:fldCharType="begin"/>
      </w:r>
      <w:r>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Pr>
          <w:bCs/>
        </w:rPr>
        <w:fldChar w:fldCharType="separate"/>
      </w:r>
      <w:r w:rsidRPr="00AA5D06">
        <w:rPr>
          <w:rFonts w:ascii="Aptos" w:hAnsi="Aptos"/>
        </w:rPr>
        <w:t>Lucey &amp; Nye 2010, Fenwick et al. 2024</w:t>
      </w:r>
      <w:r>
        <w:rPr>
          <w:bCs/>
        </w:rPr>
        <w:fldChar w:fldCharType="end"/>
      </w:r>
      <w:r>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Default="004B3608" w:rsidP="00206E53">
      <w:pPr>
        <w:spacing w:after="0" w:line="240" w:lineRule="auto"/>
        <w:rPr>
          <w:bCs/>
        </w:rPr>
      </w:pPr>
    </w:p>
    <w:p w14:paraId="5CC208FB" w14:textId="04E291A2" w:rsidR="004B3608" w:rsidRDefault="004B3608" w:rsidP="00206E53">
      <w:pPr>
        <w:spacing w:after="0" w:line="240" w:lineRule="auto"/>
        <w:rPr>
          <w:bCs/>
        </w:rPr>
      </w:pPr>
      <w:r>
        <w:rPr>
          <w:bCs/>
        </w:rPr>
        <w:t>The phenology</w:t>
      </w:r>
      <w:r w:rsidR="00C928BF">
        <w:rPr>
          <w:bCs/>
        </w:rPr>
        <w:t xml:space="preserve"> </w:t>
      </w:r>
      <w:r>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Pr>
          <w:bCs/>
        </w:rPr>
        <w:t>There was a clear seasonal progression to community structure</w:t>
      </w:r>
      <w:r w:rsidR="00C928BF">
        <w:rPr>
          <w:bCs/>
        </w:rPr>
        <w:t>, which is closely tied to the relative abundances of these focal species</w:t>
      </w:r>
      <w:r w:rsidR="004313EB">
        <w:rPr>
          <w:bCs/>
        </w:rPr>
        <w:t>.</w:t>
      </w:r>
      <w:r w:rsidR="00C928BF">
        <w:rPr>
          <w:bCs/>
        </w:rPr>
        <w:t xml:space="preserve"> </w:t>
      </w:r>
      <w:r w:rsidR="004313EB">
        <w:rPr>
          <w:bCs/>
        </w:rPr>
        <w:t xml:space="preserve">Most sites in the early summer period </w:t>
      </w:r>
      <w:r w:rsidR="00C928BF">
        <w:rPr>
          <w:bCs/>
        </w:rPr>
        <w:t xml:space="preserve">(weeks 24-28) </w:t>
      </w:r>
      <w:r w:rsidR="004313EB">
        <w:rPr>
          <w:bCs/>
        </w:rPr>
        <w:t>were best described by high herring catches and relatively low catches of other species.</w:t>
      </w:r>
      <w:r w:rsidR="00EE0F15">
        <w:rPr>
          <w:bCs/>
        </w:rPr>
        <w:t xml:space="preserve"> </w:t>
      </w:r>
      <w:r w:rsidR="00C928BF">
        <w:rPr>
          <w:bCs/>
        </w:rPr>
        <w:t>Similarly, GAMs indicated a strong positive effect of both early weeks and cooler temperatures on herring abundance, but a strong negative effect for the same conditions on silverside abundance.</w:t>
      </w:r>
      <w:r w:rsidR="004313EB">
        <w:rPr>
          <w:bCs/>
        </w:rPr>
        <w:t xml:space="preserve"> </w:t>
      </w:r>
      <w:r w:rsidR="00C928BF">
        <w:rPr>
          <w:bCs/>
        </w:rPr>
        <w:t xml:space="preserve">The </w:t>
      </w:r>
      <w:proofErr w:type="spellStart"/>
      <w:r w:rsidR="00C928BF">
        <w:rPr>
          <w:bCs/>
        </w:rPr>
        <w:t>mid summer</w:t>
      </w:r>
      <w:proofErr w:type="spellEnd"/>
      <w:r w:rsidR="00C928BF">
        <w:rPr>
          <w:bCs/>
        </w:rPr>
        <w:t xml:space="preserve"> period (weeks 29-33) is a transitional period, where temperatures rapidly increase and community assemblage shifts to generally be more silverside-dominated as YOY silverside recruit to the seine and herring leave the nearshore area</w:t>
      </w:r>
      <w:r w:rsidR="007B4A28">
        <w:rPr>
          <w:bCs/>
        </w:rPr>
        <w:t>; note that we have no information on how far or deep juvenile herring go when then leave the reach of our beach seine</w:t>
      </w:r>
      <w:r w:rsidR="002A6DA8">
        <w:rPr>
          <w:bCs/>
        </w:rPr>
        <w:t>.</w:t>
      </w:r>
      <w:r w:rsidR="00C928BF">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Default="00C928BF" w:rsidP="00206E53">
      <w:pPr>
        <w:spacing w:after="0" w:line="240" w:lineRule="auto"/>
        <w:rPr>
          <w:bCs/>
        </w:rPr>
      </w:pPr>
    </w:p>
    <w:p w14:paraId="75C027A0" w14:textId="030C0DE8" w:rsidR="00C928BF" w:rsidRDefault="00C928BF" w:rsidP="00206E53">
      <w:pPr>
        <w:spacing w:after="0" w:line="240" w:lineRule="auto"/>
        <w:rPr>
          <w:bCs/>
        </w:rPr>
      </w:pPr>
      <w:r>
        <w:rPr>
          <w:bCs/>
        </w:rPr>
        <w:t xml:space="preserve">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w:t>
      </w:r>
      <w:r>
        <w:rPr>
          <w:bCs/>
        </w:rPr>
        <w:lastRenderedPageBreak/>
        <w:t>herring abundance and were best described by a herring-dominated community structure, the remaining cool years (2015</w:t>
      </w:r>
      <w:r w:rsidR="002A6DA8">
        <w:rPr>
          <w:bCs/>
        </w:rPr>
        <w:t xml:space="preserve"> and</w:t>
      </w:r>
      <w:r>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Default="00C928BF" w:rsidP="00206E53">
      <w:pPr>
        <w:spacing w:after="0" w:line="240" w:lineRule="auto"/>
        <w:rPr>
          <w:bCs/>
        </w:rPr>
      </w:pPr>
    </w:p>
    <w:p w14:paraId="59AB0AF9" w14:textId="026908E2" w:rsidR="00C928BF" w:rsidRDefault="00C928BF" w:rsidP="00206E53">
      <w:pPr>
        <w:spacing w:after="0" w:line="240" w:lineRule="auto"/>
        <w:rPr>
          <w:bCs/>
        </w:rPr>
      </w:pPr>
      <w:r>
        <w:rPr>
          <w:bCs/>
        </w:rPr>
        <w:t xml:space="preserve">Interestingly, some of the lowest estimated herring weekly growth rates occurred in </w:t>
      </w:r>
      <w:r w:rsidR="002A6DA8">
        <w:rPr>
          <w:bCs/>
        </w:rPr>
        <w:t>years with high herring relative abundance (</w:t>
      </w:r>
      <w:r>
        <w:rPr>
          <w:bCs/>
        </w:rPr>
        <w:t>2014 and 2017</w:t>
      </w:r>
      <w:r w:rsidR="002A6DA8">
        <w:rPr>
          <w:bCs/>
        </w:rPr>
        <w:t>)</w:t>
      </w:r>
      <w:r>
        <w:rPr>
          <w:bCs/>
        </w:rPr>
        <w:t xml:space="preserve">, while </w:t>
      </w:r>
      <w:r w:rsidR="002A6DA8">
        <w:rPr>
          <w:bCs/>
        </w:rPr>
        <w:t>years with low herring relative abundance (</w:t>
      </w:r>
      <w:r>
        <w:rPr>
          <w:bCs/>
        </w:rPr>
        <w:t>2015 and 2018</w:t>
      </w:r>
      <w:r w:rsidR="002A6DA8">
        <w:rPr>
          <w:bCs/>
        </w:rPr>
        <w:t>)</w:t>
      </w:r>
      <w:r>
        <w:rPr>
          <w:bCs/>
        </w:rPr>
        <w:t xml:space="preserve"> had the two highest estimated growth rates. This</w:t>
      </w:r>
      <w:r w:rsidR="007B4A28">
        <w:rPr>
          <w:bCs/>
        </w:rPr>
        <w:t xml:space="preserve"> may</w:t>
      </w:r>
      <w:r>
        <w:rPr>
          <w:bCs/>
        </w:rPr>
        <w:t xml:space="preserve"> indicate a </w:t>
      </w:r>
      <w:commentRangeStart w:id="48"/>
      <w:commentRangeStart w:id="49"/>
      <w:r>
        <w:rPr>
          <w:bCs/>
        </w:rPr>
        <w:t>density-dependent effect on growth</w:t>
      </w:r>
      <w:commentRangeEnd w:id="48"/>
      <w:r w:rsidR="007B4A28">
        <w:rPr>
          <w:rStyle w:val="CommentReference"/>
        </w:rPr>
        <w:commentReference w:id="48"/>
      </w:r>
      <w:commentRangeEnd w:id="49"/>
      <w:r w:rsidR="0078662E">
        <w:rPr>
          <w:rStyle w:val="CommentReference"/>
        </w:rPr>
        <w:commentReference w:id="49"/>
      </w:r>
      <w:r>
        <w:rPr>
          <w:bCs/>
        </w:rPr>
        <w:t xml:space="preserve">, which has previously been noted in GoM herring populations </w:t>
      </w:r>
      <w:r>
        <w:rPr>
          <w:bCs/>
        </w:rPr>
        <w:fldChar w:fldCharType="begin"/>
      </w:r>
      <w:r>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Pr>
          <w:bCs/>
        </w:rPr>
        <w:fldChar w:fldCharType="separate"/>
      </w:r>
      <w:r w:rsidRPr="00C928BF">
        <w:rPr>
          <w:rFonts w:ascii="Aptos" w:hAnsi="Aptos"/>
        </w:rPr>
        <w:t>(Becker et al. 2020)</w:t>
      </w:r>
      <w:r>
        <w:rPr>
          <w:bCs/>
        </w:rPr>
        <w:fldChar w:fldCharType="end"/>
      </w:r>
      <w:r w:rsidR="007B4A28">
        <w:rPr>
          <w:bCs/>
        </w:rPr>
        <w:t>, although this was for adult herring</w:t>
      </w:r>
      <w:r>
        <w:rPr>
          <w:bCs/>
        </w:rPr>
        <w:t xml:space="preserve">. </w:t>
      </w:r>
      <w:r w:rsidR="002A6DA8">
        <w:rPr>
          <w:bCs/>
        </w:rPr>
        <w:t xml:space="preserve">Though there was a trend of decreased herring weekly growth rates in warmer years, this trend was not significant. </w:t>
      </w:r>
      <w:r>
        <w:rPr>
          <w:bCs/>
        </w:rPr>
        <w:t xml:space="preserve">Population dynamics of herring have notably high interannual variability, with a wide range of biotic and abiotic factors and selective processes acting on recruitment, growth, distribution patterns, and mortality </w:t>
      </w:r>
      <w:r>
        <w:rPr>
          <w:bCs/>
        </w:rPr>
        <w:fldChar w:fldCharType="begin"/>
      </w:r>
      <w:r>
        <w:rPr>
          <w:bCs/>
        </w:rPr>
        <w:instrText xml:space="preserve"> ADDIN ZOTERO_ITEM CSL_CITATION {"citationID":"QxGCXk5t","properties":{"formattedCitation":"(Becker et al. 2020, Burbank et al. 2023, Beaudry\\uc0\\u8208{}Sylvestre et al. 2024)","plainCitation":"(Becker et al. 2020, Burbank et al. 2023, Beaudry</w:instrText>
      </w:r>
      <w:r>
        <w:rPr>
          <w:rFonts w:ascii="Cambria Math" w:hAnsi="Cambria Math" w:cs="Cambria Math"/>
          <w:bCs/>
        </w:rPr>
        <w:instrText>‐</w:instrText>
      </w:r>
      <w:r>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4E265F">
        <w:rPr>
          <w:bCs/>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4E265F">
        <w:rPr>
          <w:rFonts w:ascii="Cambria Math" w:hAnsi="Cambria Math" w:cs="Cambria Math"/>
          <w:bCs/>
          <w:lang w:val="fr-FR"/>
        </w:rPr>
        <w:instrText>‐</w:instrText>
      </w:r>
      <w:r w:rsidRPr="004E265F">
        <w:rPr>
          <w:bCs/>
          <w:lang w:val="fr-FR"/>
        </w:rPr>
        <w:instrText>term body</w:instrText>
      </w:r>
      <w:r w:rsidRPr="004E265F">
        <w:rPr>
          <w:rFonts w:ascii="Cambria Math" w:hAnsi="Cambria Math" w:cs="Cambria Math"/>
          <w:bCs/>
          <w:lang w:val="fr-FR"/>
        </w:rPr>
        <w:instrText>‐</w:instrText>
      </w:r>
      <w:r w:rsidRPr="004E265F">
        <w:rPr>
          <w:bCs/>
          <w:lang w:val="fr-FR"/>
        </w:rPr>
        <w:instrText>size responses across all Northwest Atlantic herring populations to warming and environmental change despite contrasting harvest and ecological factors","volume":"30","author":[{"family":"Beaudry</w:instrText>
      </w:r>
      <w:r w:rsidRPr="004E265F">
        <w:rPr>
          <w:rFonts w:ascii="Cambria Math" w:hAnsi="Cambria Math" w:cs="Cambria Math"/>
          <w:bCs/>
          <w:lang w:val="fr-FR"/>
        </w:rPr>
        <w:instrText>‐</w:instrText>
      </w:r>
      <w:r w:rsidRPr="004E265F">
        <w:rPr>
          <w:bCs/>
          <w:lang w:val="fr-FR"/>
        </w:rPr>
        <w:instrText>Sylvestre","given":"Manuelle"},{"family":"Beno</w:instrText>
      </w:r>
      <w:r w:rsidRPr="004E265F">
        <w:rPr>
          <w:rFonts w:ascii="Aptos" w:hAnsi="Aptos" w:cs="Aptos"/>
          <w:bCs/>
          <w:lang w:val="fr-FR"/>
        </w:rPr>
        <w:instrText>î</w:instrText>
      </w:r>
      <w:r w:rsidRPr="004E265F">
        <w:rPr>
          <w:bCs/>
          <w:lang w:val="fr-FR"/>
        </w:rPr>
        <w:instrText xml:space="preserve">t","given":"Hugues P."},{"family":"Hutchings","given":"Jeffrey A."}],"issued":{"date-parts":[["2024",3]]}}}],"schema":"https://github.com/citation-style-language/schema/raw/master/csl-citation.json"} </w:instrText>
      </w:r>
      <w:r>
        <w:rPr>
          <w:bCs/>
        </w:rPr>
        <w:fldChar w:fldCharType="separate"/>
      </w:r>
      <w:r w:rsidRPr="004E265F">
        <w:rPr>
          <w:rFonts w:ascii="Aptos" w:hAnsi="Aptos" w:cs="Times New Roman"/>
          <w:kern w:val="0"/>
          <w:lang w:val="fr-FR"/>
        </w:rPr>
        <w:t>(Becker et al. 2020, Burbank et al. 2023, Beaudry‐Sylvestre et al. 2024)</w:t>
      </w:r>
      <w:r>
        <w:rPr>
          <w:bCs/>
        </w:rPr>
        <w:fldChar w:fldCharType="end"/>
      </w:r>
      <w:r w:rsidRPr="004E265F">
        <w:rPr>
          <w:bCs/>
          <w:lang w:val="fr-FR"/>
        </w:rPr>
        <w:t xml:space="preserve">. </w:t>
      </w:r>
      <w:r>
        <w:rPr>
          <w:bCs/>
        </w:rPr>
        <w:t xml:space="preserve">The characteristics of the population observed in nearshore Casco Bay </w:t>
      </w:r>
      <w:proofErr w:type="gramStart"/>
      <w:r>
        <w:rPr>
          <w:bCs/>
        </w:rPr>
        <w:t>seines</w:t>
      </w:r>
      <w:proofErr w:type="gramEnd"/>
      <w:r>
        <w:rPr>
          <w:bCs/>
        </w:rPr>
        <w:t xml:space="preserve"> are likely influenced by processes at much larger spatial and temporal scales than captured in this study.</w:t>
      </w:r>
    </w:p>
    <w:p w14:paraId="02312E89" w14:textId="77777777" w:rsidR="00C928BF" w:rsidRDefault="00C928BF" w:rsidP="00206E53">
      <w:pPr>
        <w:spacing w:after="0" w:line="240" w:lineRule="auto"/>
        <w:rPr>
          <w:bCs/>
        </w:rPr>
      </w:pPr>
    </w:p>
    <w:p w14:paraId="54E7C908" w14:textId="7FA0E8CE" w:rsidR="00C928BF" w:rsidRDefault="00C928BF" w:rsidP="00206E53">
      <w:pPr>
        <w:spacing w:after="0" w:line="240" w:lineRule="auto"/>
        <w:rPr>
          <w:bCs/>
        </w:rPr>
      </w:pPr>
      <w:r>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w:t>
      </w:r>
      <w:proofErr w:type="gramStart"/>
      <w:r>
        <w:rPr>
          <w:bCs/>
        </w:rPr>
        <w:t>useful indicator</w:t>
      </w:r>
      <w:proofErr w:type="gramEnd"/>
      <w:r>
        <w:rPr>
          <w:bCs/>
        </w:rPr>
        <w:t xml:space="preserve"> species for coarse-scale </w:t>
      </w:r>
      <w:r w:rsidR="002A6DA8">
        <w:rPr>
          <w:bCs/>
        </w:rPr>
        <w:t>structure and functioning</w:t>
      </w:r>
      <w:commentRangeStart w:id="50"/>
      <w:r>
        <w:rPr>
          <w:bCs/>
        </w:rPr>
        <w:t xml:space="preserve"> </w:t>
      </w:r>
      <w:commentRangeEnd w:id="50"/>
      <w:r w:rsidR="007B4A28">
        <w:rPr>
          <w:rStyle w:val="CommentReference"/>
        </w:rPr>
        <w:commentReference w:id="50"/>
      </w:r>
      <w:r>
        <w:rPr>
          <w:bCs/>
        </w:rPr>
        <w:t xml:space="preserve">of the Casco Bay ecosystem. </w:t>
      </w:r>
    </w:p>
    <w:p w14:paraId="00296A10" w14:textId="77777777" w:rsidR="00C928BF" w:rsidRDefault="00C928BF" w:rsidP="00206E53">
      <w:pPr>
        <w:spacing w:after="0" w:line="240" w:lineRule="auto"/>
        <w:rPr>
          <w:bCs/>
        </w:rPr>
      </w:pPr>
    </w:p>
    <w:p w14:paraId="75D7CC5E" w14:textId="6D9F0C33" w:rsidR="00A235A3" w:rsidRDefault="00C928BF" w:rsidP="00206E53">
      <w:pPr>
        <w:spacing w:after="0" w:line="240" w:lineRule="auto"/>
        <w:rPr>
          <w:bCs/>
        </w:rPr>
      </w:pPr>
      <w:r>
        <w:rPr>
          <w:bCs/>
        </w:rPr>
        <w:t xml:space="preserve">Reduced relative abundance of certain forage species in </w:t>
      </w:r>
      <w:proofErr w:type="gramStart"/>
      <w:r>
        <w:rPr>
          <w:bCs/>
        </w:rPr>
        <w:t>nearshore</w:t>
      </w:r>
      <w:proofErr w:type="gramEnd"/>
      <w:r>
        <w:rPr>
          <w:bCs/>
        </w:rPr>
        <w:t xml:space="preserve"> GoM ecosystems, including herring, could negatively impact </w:t>
      </w:r>
      <w:proofErr w:type="gramStart"/>
      <w:r>
        <w:rPr>
          <w:bCs/>
        </w:rPr>
        <w:t>nearshore</w:t>
      </w:r>
      <w:proofErr w:type="gramEnd"/>
      <w:r>
        <w:rPr>
          <w:bCs/>
        </w:rPr>
        <w:t xml:space="preserve"> trophic dynamics. Changes in prey size, distribution, relative abundance, and community structure will impact piscivorous predators that have evolved to exploit nearshore forage fishes </w:t>
      </w:r>
      <w:r>
        <w:rPr>
          <w:bCs/>
        </w:rPr>
        <w:fldChar w:fldCharType="begin"/>
      </w:r>
      <w:r>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4E265F">
        <w:rPr>
          <w:bCs/>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Pr>
          <w:bCs/>
        </w:rPr>
        <w:fldChar w:fldCharType="separate"/>
      </w:r>
      <w:r w:rsidRPr="004E265F">
        <w:rPr>
          <w:rFonts w:ascii="Aptos" w:hAnsi="Aptos"/>
          <w:lang w:val="fr-FR"/>
        </w:rPr>
        <w:t>(Ball et al. 2007, D. McGowan et al. 2019, A. McGowan et al. 2022, Falke et al. 2024)</w:t>
      </w:r>
      <w:r>
        <w:rPr>
          <w:bCs/>
        </w:rPr>
        <w:fldChar w:fldCharType="end"/>
      </w:r>
      <w:r w:rsidRPr="004E265F">
        <w:rPr>
          <w:bCs/>
          <w:lang w:val="fr-FR"/>
        </w:rPr>
        <w:t xml:space="preserve">. </w:t>
      </w:r>
      <w:r>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w:t>
      </w:r>
      <w:proofErr w:type="gramStart"/>
      <w:r>
        <w:rPr>
          <w:bCs/>
        </w:rPr>
        <w:t>silverside</w:t>
      </w:r>
      <w:proofErr w:type="gramEnd"/>
      <w:r>
        <w:rPr>
          <w:bCs/>
        </w:rPr>
        <w:t xml:space="preserve"> in the nearshore region were </w:t>
      </w:r>
      <w:r w:rsidR="005A4A04">
        <w:rPr>
          <w:bCs/>
        </w:rPr>
        <w:t>much</w:t>
      </w:r>
      <w:r>
        <w:rPr>
          <w:bCs/>
        </w:rPr>
        <w:t xml:space="preserve"> larger than herring. This size difference could preclude silverside from being a prey item for juvenile piscivorous fish</w:t>
      </w:r>
      <w:r w:rsidR="005A4A04">
        <w:rPr>
          <w:bCs/>
        </w:rPr>
        <w:t xml:space="preserve">es </w:t>
      </w:r>
      <w:r>
        <w:rPr>
          <w:bCs/>
        </w:rPr>
        <w:t xml:space="preserve">using the nearshore region as a nursery area. Prey size is an important limiting factor in the ontogeny of piscivory in striped bass and bluefish, both of which are important sportfish and predators in the GoM </w:t>
      </w:r>
      <w:r>
        <w:rPr>
          <w:bCs/>
        </w:rPr>
        <w:fldChar w:fldCharType="begin"/>
      </w:r>
      <w:r>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Pr>
          <w:bCs/>
        </w:rPr>
        <w:fldChar w:fldCharType="separate"/>
      </w:r>
      <w:r w:rsidRPr="00C928BF">
        <w:rPr>
          <w:rFonts w:ascii="Aptos" w:hAnsi="Aptos"/>
        </w:rPr>
        <w:t>(Scharf et al. 2009)</w:t>
      </w:r>
      <w:r>
        <w:rPr>
          <w:bCs/>
        </w:rPr>
        <w:fldChar w:fldCharType="end"/>
      </w:r>
      <w:r>
        <w:rPr>
          <w:bCs/>
        </w:rPr>
        <w:t xml:space="preserve">. Herring and silverside also have differing spatial distribution patterns; silverside typically inhabit extremely shallow nearshore regions </w:t>
      </w:r>
      <w:r>
        <w:rPr>
          <w:bCs/>
        </w:rPr>
        <w:fldChar w:fldCharType="begin"/>
      </w:r>
      <w:r>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Pr>
          <w:bCs/>
        </w:rPr>
        <w:fldChar w:fldCharType="separate"/>
      </w:r>
      <w:r w:rsidRPr="00C928BF">
        <w:rPr>
          <w:rFonts w:ascii="Aptos" w:hAnsi="Aptos"/>
        </w:rPr>
        <w:t>(Conover &amp; Ross 1982)</w:t>
      </w:r>
      <w:r>
        <w:rPr>
          <w:bCs/>
        </w:rPr>
        <w:fldChar w:fldCharType="end"/>
      </w:r>
      <w:r>
        <w:rPr>
          <w:bCs/>
        </w:rPr>
        <w:t xml:space="preserve">, while herring are more widely distributed </w:t>
      </w:r>
      <w:r>
        <w:rPr>
          <w:bCs/>
        </w:rPr>
        <w:fldChar w:fldCharType="begin"/>
      </w:r>
      <w:r>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C928BF">
        <w:rPr>
          <w:rFonts w:ascii="Aptos" w:hAnsi="Aptos"/>
        </w:rPr>
        <w:t>(Boyar 1968, Creaser &amp; Libby 1986, 1988)</w:t>
      </w:r>
      <w:r>
        <w:rPr>
          <w:bCs/>
        </w:rPr>
        <w:fldChar w:fldCharType="end"/>
      </w:r>
      <w:r>
        <w:rPr>
          <w:bCs/>
        </w:rPr>
        <w:t>. If biomass of forage fishes shifts closer to shore and into shallow areas, it may alter prey availability to larger-bodied predators or force changes in predator distributions.</w:t>
      </w:r>
    </w:p>
    <w:p w14:paraId="1C02EABB" w14:textId="77777777" w:rsidR="00206E53" w:rsidRDefault="00206E53" w:rsidP="00206E53">
      <w:pPr>
        <w:spacing w:after="0" w:line="240" w:lineRule="auto"/>
        <w:rPr>
          <w:bCs/>
        </w:rPr>
      </w:pPr>
    </w:p>
    <w:p w14:paraId="1F4A5001" w14:textId="489415C4" w:rsidR="00C928BF" w:rsidRPr="005A4A04" w:rsidRDefault="005A4A04" w:rsidP="005A4A04">
      <w:pPr>
        <w:spacing w:after="0" w:line="240" w:lineRule="auto"/>
        <w:rPr>
          <w:bCs/>
        </w:rPr>
      </w:pPr>
      <w:r>
        <w:rPr>
          <w:bCs/>
        </w:rPr>
        <w:t xml:space="preserve">The dynamics of shallow nearshore ecosystems and the forage species that use them are relatively understudied  </w:t>
      </w:r>
      <w:r>
        <w:rPr>
          <w:bCs/>
        </w:rPr>
        <w:fldChar w:fldCharType="begin"/>
      </w:r>
      <w:r>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Pr>
          <w:bCs/>
        </w:rPr>
        <w:fldChar w:fldCharType="separate"/>
      </w:r>
      <w:r w:rsidRPr="005A4A04">
        <w:rPr>
          <w:rFonts w:ascii="Aptos" w:hAnsi="Aptos"/>
        </w:rPr>
        <w:t>(Lankowicz et al. 2020, McGowan et al. 2022)</w:t>
      </w:r>
      <w:r>
        <w:rPr>
          <w:bCs/>
        </w:rPr>
        <w:fldChar w:fldCharType="end"/>
      </w:r>
      <w:r>
        <w:rPr>
          <w:bCs/>
        </w:rPr>
        <w:t xml:space="preserve">, and analyzing the community ecology of these areas may provide predictive insight for much larger spatial scales and biological organization levels. The results of this study indicate that increasing surface water temperatures will likely lead to altered timing of nearshore habitat </w:t>
      </w:r>
      <w:proofErr w:type="gramStart"/>
      <w:r>
        <w:rPr>
          <w:bCs/>
        </w:rPr>
        <w:t>use</w:t>
      </w:r>
      <w:proofErr w:type="gramEnd"/>
      <w:r>
        <w:rPr>
          <w:bCs/>
        </w:rPr>
        <w:t xml:space="preserve"> by </w:t>
      </w:r>
      <w:commentRangeStart w:id="51"/>
      <w:commentRangeStart w:id="52"/>
      <w:r>
        <w:rPr>
          <w:bCs/>
        </w:rPr>
        <w:t>Atlantic herring</w:t>
      </w:r>
      <w:commentRangeEnd w:id="51"/>
      <w:r w:rsidR="00E61057">
        <w:rPr>
          <w:rStyle w:val="CommentReference"/>
        </w:rPr>
        <w:commentReference w:id="51"/>
      </w:r>
      <w:commentRangeEnd w:id="52"/>
      <w:r w:rsidR="00376442">
        <w:rPr>
          <w:rStyle w:val="CommentReference"/>
        </w:rPr>
        <w:commentReference w:id="52"/>
      </w:r>
      <w:r>
        <w:rPr>
          <w:bCs/>
        </w:rPr>
        <w:t>, which may affect the</w:t>
      </w:r>
      <w:r w:rsidR="00376442">
        <w:rPr>
          <w:bCs/>
        </w:rPr>
        <w:t>ir</w:t>
      </w:r>
      <w:r>
        <w:rPr>
          <w:bCs/>
        </w:rPr>
        <w:t xml:space="preserve"> </w:t>
      </w:r>
      <w:r>
        <w:rPr>
          <w:bCs/>
        </w:rPr>
        <w:lastRenderedPageBreak/>
        <w:t>population dynamics.</w:t>
      </w:r>
      <w:r w:rsidR="00376442">
        <w:rPr>
          <w:bCs/>
        </w:rPr>
        <w:t xml:space="preserve"> </w:t>
      </w:r>
      <w:ins w:id="53" w:author="Katie Lankowicz [2]" w:date="2025-07-28T11:07:00Z" w16du:dateUtc="2025-07-28T15:07:00Z">
        <w:r w:rsidR="00376442">
          <w:rPr>
            <w:bCs/>
          </w:rPr>
          <w:t>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w:t>
        </w:r>
      </w:ins>
      <w:ins w:id="54" w:author="Katie Lankowicz [2]" w:date="2025-07-28T11:08:00Z" w16du:dateUtc="2025-07-28T15:08:00Z">
        <w:r w:rsidR="00376442">
          <w:rPr>
            <w:bCs/>
          </w:rPr>
          <w:t xml:space="preserve"> </w:t>
        </w:r>
      </w:ins>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ins w:id="55" w:author="Katie Lankowicz [2]" w:date="2025-07-28T11:07:00Z" w16du:dateUtc="2025-07-28T15:07:00Z">
        <w:r w:rsidR="00376442">
          <w:rPr>
            <w:bCs/>
          </w:rPr>
          <w:t xml:space="preserve">. </w:t>
        </w:r>
      </w:ins>
      <w:ins w:id="56" w:author="Katie Lankowicz [2]" w:date="2025-07-28T11:22:00Z" w16du:dateUtc="2025-07-28T15:22:00Z">
        <w:r w:rsidR="00376442">
          <w:rPr>
            <w:bCs/>
          </w:rPr>
          <w:t xml:space="preserve">This produces natural follow-up questions regarding altered interspecific interactions within nearshore ecosystems, trends in average energetic content of herring and silverside, as well as the potential of interspecies competition between herring and silverside for prey in the nearshore regions. </w:t>
        </w:r>
      </w:ins>
      <w:r>
        <w:rPr>
          <w:bCs/>
        </w:rPr>
        <w:t xml:space="preserve">Though answering these questions is beyond the scope of this paper, </w:t>
      </w:r>
      <w:proofErr w:type="gramStart"/>
      <w:r>
        <w:rPr>
          <w:bCs/>
        </w:rPr>
        <w:t>it is clear that current</w:t>
      </w:r>
      <w:proofErr w:type="gramEnd"/>
      <w:r>
        <w:rPr>
          <w:bCs/>
        </w:rPr>
        <w:t xml:space="preserve">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r w:rsidR="00C928BF">
        <w:rPr>
          <w:b/>
          <w:color w:val="4472C4"/>
        </w:rPr>
        <w:br w:type="page"/>
      </w:r>
    </w:p>
    <w:p w14:paraId="30264231" w14:textId="0A7400AB" w:rsidR="00C928BF" w:rsidRDefault="00C928BF" w:rsidP="00AA3345">
      <w:pPr>
        <w:spacing w:after="0" w:line="240" w:lineRule="auto"/>
        <w:rPr>
          <w:b/>
          <w:color w:val="4472C4"/>
        </w:rPr>
      </w:pPr>
      <w:r>
        <w:rPr>
          <w:b/>
          <w:color w:val="4472C4"/>
        </w:rPr>
        <w:lastRenderedPageBreak/>
        <w:t>References</w:t>
      </w:r>
    </w:p>
    <w:p w14:paraId="46C6243D" w14:textId="77777777" w:rsidR="00376442" w:rsidRDefault="00C928BF" w:rsidP="00376442">
      <w:pPr>
        <w:pStyle w:val="Bibliography"/>
      </w:pPr>
      <w:r>
        <w:rPr>
          <w:b/>
          <w:color w:val="4472C4"/>
        </w:rPr>
        <w:fldChar w:fldCharType="begin"/>
      </w:r>
      <w:r w:rsidR="00376442">
        <w:rPr>
          <w:b/>
          <w:color w:val="4472C4"/>
        </w:rPr>
        <w:instrText xml:space="preserve"> ADDIN ZOTERO_BIBL {"uncited":[],"omitted":[],"custom":[]} CSL_BIBLIOGRAPHY </w:instrText>
      </w:r>
      <w:r>
        <w:rPr>
          <w:b/>
          <w:color w:val="4472C4"/>
        </w:rPr>
        <w:fldChar w:fldCharType="separate"/>
      </w:r>
      <w:r w:rsidR="00376442">
        <w:t xml:space="preserve">Allyn AJ, Alexander MA, Franklin BS, </w:t>
      </w:r>
      <w:proofErr w:type="spellStart"/>
      <w:r w:rsidR="00376442">
        <w:t>Massiot</w:t>
      </w:r>
      <w:proofErr w:type="spellEnd"/>
      <w:r w:rsidR="00376442">
        <w:t>-Granier F, Pershing AJ, Scott JD, Mills KE (2020) Comparing and synthesizing quantitative distribution models and qualitative vulnerability assessments to project marine species distributions under climate change. PLoS ONE 15:e0231595.</w:t>
      </w:r>
    </w:p>
    <w:p w14:paraId="3A692063" w14:textId="77777777" w:rsidR="00376442" w:rsidRDefault="00376442" w:rsidP="00376442">
      <w:pPr>
        <w:pStyle w:val="Bibliography"/>
      </w:pPr>
      <w:r>
        <w:t>Anthony VC (1972) Population dynamics of the Atlantic herring in the Gulf of Maine. Ph.D. dissertation, University of Washington, Seattle, WA</w:t>
      </w:r>
    </w:p>
    <w:p w14:paraId="6E0C42D7" w14:textId="77777777" w:rsidR="00376442" w:rsidRDefault="00376442" w:rsidP="00376442">
      <w:pPr>
        <w:pStyle w:val="Bibliography"/>
      </w:pPr>
      <w:r>
        <w:t>Ayvazian SG, Deegan LA, Finn JT (1992) Comparison of Habitat Use by Estuarine Fish Assemblages in the Acadian and Virginian Zoogeographic Provinces. Estuaries 15:368.</w:t>
      </w:r>
    </w:p>
    <w:p w14:paraId="676D19E1" w14:textId="77777777" w:rsidR="00376442" w:rsidRDefault="00376442" w:rsidP="00376442">
      <w:pPr>
        <w:pStyle w:val="Bibliography"/>
      </w:pPr>
      <w:r>
        <w:t>Ball JR, Esler D, Schmutz JA (2007) Proximate composition, energetic value, and relative abundance of prey fish from the inshore eastern Bering Sea: implications for piscivorous predators. Polar Biol 30:699–708.</w:t>
      </w:r>
    </w:p>
    <w:p w14:paraId="5F86BC9B" w14:textId="77777777" w:rsidR="00376442" w:rsidRDefault="00376442" w:rsidP="00376442">
      <w:pPr>
        <w:pStyle w:val="Bibliography"/>
      </w:pPr>
      <w:r>
        <w:t xml:space="preserve">Barkman RC, Bengtson DA (1987) The record of daily growth in otoliths of Atlantic silversides, </w:t>
      </w:r>
      <w:r>
        <w:rPr>
          <w:i/>
          <w:iCs/>
        </w:rPr>
        <w:t xml:space="preserve">Menidia </w:t>
      </w:r>
      <w:proofErr w:type="spellStart"/>
      <w:r>
        <w:rPr>
          <w:i/>
          <w:iCs/>
        </w:rPr>
        <w:t>menidia</w:t>
      </w:r>
      <w:proofErr w:type="spellEnd"/>
      <w:r>
        <w:t>, from field and laboratory. Journal of Fish Biology 31:683–695.</w:t>
      </w:r>
    </w:p>
    <w:p w14:paraId="4EFE676A" w14:textId="77777777" w:rsidR="00376442" w:rsidRDefault="00376442" w:rsidP="00376442">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10D236EF" w14:textId="77777777" w:rsidR="00376442" w:rsidRDefault="00376442" w:rsidP="00376442">
      <w:pPr>
        <w:pStyle w:val="Bibliography"/>
      </w:pPr>
      <w:r>
        <w:t xml:space="preserve">Beck MW, Heck KL, Able KW, Childers DL, Eggleston DB, Gillanders BM, Halpern B, Hays CG, Hoshino K, </w:t>
      </w:r>
      <w:proofErr w:type="spellStart"/>
      <w:r>
        <w:t>Minello</w:t>
      </w:r>
      <w:proofErr w:type="spellEnd"/>
      <w:r>
        <w:t xml:space="preserve"> TJ, Orth RJ, Sheridan PF, Weinstein MP (2001) The Identification, Conservation, and Management of Estuarine and Marine Nurseries for Fish and Invertebrates. </w:t>
      </w:r>
      <w:proofErr w:type="spellStart"/>
      <w:r>
        <w:t>BioScience</w:t>
      </w:r>
      <w:proofErr w:type="spellEnd"/>
      <w:r>
        <w:t xml:space="preserve"> 51:633.</w:t>
      </w:r>
    </w:p>
    <w:p w14:paraId="6B92381A" w14:textId="77777777" w:rsidR="00376442" w:rsidRDefault="00376442" w:rsidP="00376442">
      <w:pPr>
        <w:pStyle w:val="Bibliography"/>
      </w:pPr>
      <w:r>
        <w:t>Becker JR, Cieri MD, Libby DA, St. Gelais A, Sherwood GD, Chen Y (2020) Temporal variability in size and growth of Atlantic herring in the Gulf of Maine. Journal of Fish Biology 97:953–963.</w:t>
      </w:r>
    </w:p>
    <w:p w14:paraId="637F3002" w14:textId="77777777" w:rsidR="00376442" w:rsidRDefault="00376442" w:rsidP="00376442">
      <w:pPr>
        <w:pStyle w:val="Bibliography"/>
      </w:pPr>
      <w:r>
        <w:t xml:space="preserve">Bell RJ, Richardson DE, Hare JA, Lynch PD, </w:t>
      </w:r>
      <w:proofErr w:type="spellStart"/>
      <w:r>
        <w:t>Fratantoni</w:t>
      </w:r>
      <w:proofErr w:type="spellEnd"/>
      <w:r>
        <w:t xml:space="preserve"> PS (2015) Disentangling the effects of climate, abundance, and size on the distribution of marine fish: an example based on four stocks from the Northeast US shelf. ICES Journal of Marine Science 72:1311–1322.</w:t>
      </w:r>
    </w:p>
    <w:p w14:paraId="2161B297" w14:textId="77777777" w:rsidR="00376442" w:rsidRDefault="00376442" w:rsidP="00376442">
      <w:pPr>
        <w:pStyle w:val="Bibliography"/>
      </w:pPr>
      <w:r>
        <w:t>Benaglia T, Chauveau D, Hunter DR, Young D (2009) Mixtools: an R Package for Analyzing Finite Mixture Models. J Stat Soft 32.</w:t>
      </w:r>
    </w:p>
    <w:p w14:paraId="3C0D19FB" w14:textId="77777777" w:rsidR="00376442" w:rsidRDefault="00376442" w:rsidP="00376442">
      <w:pPr>
        <w:pStyle w:val="Bibliography"/>
      </w:pPr>
      <w:r>
        <w:t>Bigelow HB, Schroeder WC (1953) Fishes of the Gulf of Maine. Fishery Bulletin 53:267–270.</w:t>
      </w:r>
    </w:p>
    <w:p w14:paraId="5DAA84D4" w14:textId="77777777" w:rsidR="00376442" w:rsidRDefault="00376442" w:rsidP="00376442">
      <w:pPr>
        <w:pStyle w:val="Bibliography"/>
      </w:pPr>
      <w:r>
        <w:t>Boyar HC (1968) Age, Length, and Gonadal Stages of Herring from Georges Bank and the Gulf of Maine. International Commission for the Northwest Atlantic Fisheries (ICNAF) Research Bulletin 5:49–61.</w:t>
      </w:r>
    </w:p>
    <w:p w14:paraId="71B6A044" w14:textId="77777777" w:rsidR="00376442" w:rsidRDefault="00376442" w:rsidP="00376442">
      <w:pPr>
        <w:pStyle w:val="Bibliography"/>
      </w:pPr>
      <w:r>
        <w:t>Boyce DG, Petrie B, Frank KT (2021) Fishing, predation, and temperature drive herring decline in a large marine ecosystem. Ecology and Evolution 11:18136–18150.</w:t>
      </w:r>
    </w:p>
    <w:p w14:paraId="062F3616" w14:textId="77777777" w:rsidR="00376442" w:rsidRDefault="00376442" w:rsidP="00376442">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5C3A9453" w14:textId="77777777" w:rsidR="00376442" w:rsidRDefault="00376442" w:rsidP="00376442">
      <w:pPr>
        <w:pStyle w:val="Bibliography"/>
      </w:pPr>
      <w:r>
        <w:lastRenderedPageBreak/>
        <w:t xml:space="preserve">Chamberland J-M, Lehoux C, </w:t>
      </w:r>
      <w:proofErr w:type="spellStart"/>
      <w:r>
        <w:t>Émond</w:t>
      </w:r>
      <w:proofErr w:type="spellEnd"/>
      <w:r>
        <w:t xml:space="preserve"> K, </w:t>
      </w:r>
      <w:proofErr w:type="spellStart"/>
      <w:r>
        <w:t>Varnier</w:t>
      </w:r>
      <w:proofErr w:type="spellEnd"/>
      <w:r>
        <w:t xml:space="preserve"> C, Paquet F, Lacroix-Lepage C, Benoît HP, Van Beveren E, Plourde S (2022) Atlantic herring (</w:t>
      </w:r>
      <w:r>
        <w:rPr>
          <w:i/>
          <w:iCs/>
        </w:rPr>
        <w:t>Clupea harengus</w:t>
      </w:r>
      <w:r>
        <w:t>) stocks of the west coast of Newfoundland (NAFO Division 4R) in 2019. Fisheries and Oceans Canada, Ottawa, ON.</w:t>
      </w:r>
    </w:p>
    <w:p w14:paraId="4E59260B" w14:textId="77777777" w:rsidR="00376442" w:rsidRDefault="00376442" w:rsidP="00376442">
      <w:pPr>
        <w:pStyle w:val="Bibliography"/>
      </w:pPr>
      <w:r>
        <w:t xml:space="preserve">Cheung WWL, Sarmiento JL, Dunne J, </w:t>
      </w:r>
      <w:proofErr w:type="spellStart"/>
      <w:r>
        <w:t>Frölicher</w:t>
      </w:r>
      <w:proofErr w:type="spellEnd"/>
      <w:r>
        <w:t xml:space="preserve"> TL, Lam VWY, Deng Palomares ML, Watson R, Pauly D (2013) Shrinking of fishes exacerbates impacts of global ocean changes on marine ecosystems. Nature Clim Change 3:254–258.</w:t>
      </w:r>
    </w:p>
    <w:p w14:paraId="4D15516E" w14:textId="77777777" w:rsidR="00376442" w:rsidRDefault="00376442" w:rsidP="00376442">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45E1D635" w14:textId="77777777" w:rsidR="00376442" w:rsidRDefault="00376442" w:rsidP="00376442">
      <w:pPr>
        <w:pStyle w:val="Bibliography"/>
      </w:pPr>
      <w:r>
        <w:t>Conover DO (2024) The extraordinary Atlantic silverside and me. ICES Journal of Marine Science 82:fsae136.</w:t>
      </w:r>
    </w:p>
    <w:p w14:paraId="03E382A7" w14:textId="77777777" w:rsidR="00376442" w:rsidRDefault="00376442" w:rsidP="00376442">
      <w:pPr>
        <w:pStyle w:val="Bibliography"/>
      </w:pPr>
      <w:r>
        <w:t xml:space="preserve">Conover DO, Murawski SA (1982) Offshore winter migration of the Atlantic silverside, </w:t>
      </w:r>
      <w:r>
        <w:rPr>
          <w:i/>
          <w:iCs/>
        </w:rPr>
        <w:t xml:space="preserve">Menidia </w:t>
      </w:r>
      <w:proofErr w:type="spellStart"/>
      <w:r>
        <w:rPr>
          <w:i/>
          <w:iCs/>
        </w:rPr>
        <w:t>menidia</w:t>
      </w:r>
      <w:proofErr w:type="spellEnd"/>
      <w:r>
        <w:t>. Fishery Bulletin 80:145–150.</w:t>
      </w:r>
    </w:p>
    <w:p w14:paraId="4A17FA83" w14:textId="77777777" w:rsidR="00376442" w:rsidRDefault="00376442" w:rsidP="00376442">
      <w:pPr>
        <w:pStyle w:val="Bibliography"/>
      </w:pPr>
      <w:r>
        <w:t>Conover DO, Present TMC (1990) Countergradient variation in growth rate: compensation for length of the growing season among Atlantic silversides from different latitudes. Oecologia 83:316–324.</w:t>
      </w:r>
    </w:p>
    <w:p w14:paraId="14F25620" w14:textId="77777777" w:rsidR="00376442" w:rsidRDefault="00376442" w:rsidP="00376442">
      <w:pPr>
        <w:pStyle w:val="Bibliography"/>
      </w:pPr>
      <w:r>
        <w:t xml:space="preserve">Conover DO, Ross MR (1982) Patterns in Seasonal Abundance, Growth and Biomass of the Atlantic Silverside, </w:t>
      </w:r>
      <w:r>
        <w:rPr>
          <w:i/>
          <w:iCs/>
        </w:rPr>
        <w:t xml:space="preserve">Menidia </w:t>
      </w:r>
      <w:proofErr w:type="spellStart"/>
      <w:r>
        <w:rPr>
          <w:i/>
          <w:iCs/>
        </w:rPr>
        <w:t>menidia</w:t>
      </w:r>
      <w:proofErr w:type="spellEnd"/>
      <w:r>
        <w:t>, in a New England Estuary. Estuaries 5:275.</w:t>
      </w:r>
    </w:p>
    <w:p w14:paraId="2FDEB7A2" w14:textId="77777777" w:rsidR="00376442" w:rsidRDefault="00376442" w:rsidP="00376442">
      <w:pPr>
        <w:pStyle w:val="Bibliography"/>
      </w:pPr>
      <w:r>
        <w:t>Creaser EP, Libby DA (1988) Seasonal Movements of Juvenile and Adult Herring (</w:t>
      </w:r>
      <w:r>
        <w:rPr>
          <w:i/>
          <w:iCs/>
        </w:rPr>
        <w:t>Clupea harengus</w:t>
      </w:r>
      <w:r>
        <w:t xml:space="preserve"> L.) Tagged Along the Maine and New Hampshire Coasts in 1976-82. J </w:t>
      </w:r>
      <w:proofErr w:type="spellStart"/>
      <w:r>
        <w:t>Northw</w:t>
      </w:r>
      <w:proofErr w:type="spellEnd"/>
      <w:r>
        <w:t xml:space="preserve"> </w:t>
      </w:r>
      <w:proofErr w:type="spellStart"/>
      <w:r>
        <w:t>Atl</w:t>
      </w:r>
      <w:proofErr w:type="spellEnd"/>
      <w:r>
        <w:t xml:space="preserve"> Fish Sci 8:33–42.</w:t>
      </w:r>
    </w:p>
    <w:p w14:paraId="0E378990" w14:textId="77777777" w:rsidR="00376442" w:rsidRDefault="00376442" w:rsidP="00376442">
      <w:pPr>
        <w:pStyle w:val="Bibliography"/>
      </w:pPr>
      <w:r>
        <w:t>Creaser EP, Libby DA (1986) Tagging of Age 1 Herring (</w:t>
      </w:r>
      <w:r>
        <w:rPr>
          <w:i/>
          <w:iCs/>
        </w:rPr>
        <w:t>Clupea harengus</w:t>
      </w:r>
      <w:r>
        <w:t xml:space="preserve"> L.) and Their Movement Along the Maine and New Brunswick Coasts. J </w:t>
      </w:r>
      <w:proofErr w:type="spellStart"/>
      <w:r>
        <w:t>Northw</w:t>
      </w:r>
      <w:proofErr w:type="spellEnd"/>
      <w:r>
        <w:t xml:space="preserve"> </w:t>
      </w:r>
      <w:proofErr w:type="spellStart"/>
      <w:r>
        <w:t>Atl</w:t>
      </w:r>
      <w:proofErr w:type="spellEnd"/>
      <w:r>
        <w:t xml:space="preserve"> Fish Sci 7:43–46.</w:t>
      </w:r>
    </w:p>
    <w:p w14:paraId="03A50646" w14:textId="77777777" w:rsidR="00376442" w:rsidRDefault="00376442" w:rsidP="00376442">
      <w:pPr>
        <w:pStyle w:val="Bibliography"/>
      </w:pPr>
      <w:r>
        <w:t>Das N (1972) Growth of Larval Herring (</w:t>
      </w:r>
      <w:r>
        <w:rPr>
          <w:i/>
          <w:iCs/>
        </w:rPr>
        <w:t>Clupea harengus</w:t>
      </w:r>
      <w:r>
        <w:t>) in the Bay of Fundy and Gulf of Maine area. Journal of the Fisheries Research Board of Canada 29:573–575.</w:t>
      </w:r>
    </w:p>
    <w:p w14:paraId="6CEE5E4E" w14:textId="77777777" w:rsidR="00376442" w:rsidRDefault="00376442" w:rsidP="00376442">
      <w:pPr>
        <w:pStyle w:val="Bibliography"/>
      </w:pPr>
      <w:r>
        <w:t>Fairchild EA, Siceloff L, Howell WH, Hoffman B, Armstrong MP (2013) Coastal spawning by winter flounder and a reassessment of Essential Fish Habitat in the Gulf of Maine. Fisheries Research 141:118–129.</w:t>
      </w:r>
    </w:p>
    <w:p w14:paraId="0FA4BCFE" w14:textId="77777777" w:rsidR="00376442" w:rsidRDefault="00376442" w:rsidP="00376442">
      <w:pPr>
        <w:pStyle w:val="Bibliography"/>
      </w:pPr>
      <w:r>
        <w:t>Falke LP, Smith BE, Rowe S, Peters RJ, Sheehan TF (2024) Trophic ecology of groundfishes in nearshore areas of the Gulf of Maine. Journal of Fish Biology:jfb.16026.</w:t>
      </w:r>
    </w:p>
    <w:p w14:paraId="3DF30A0E" w14:textId="77777777" w:rsidR="00376442" w:rsidRDefault="00376442" w:rsidP="00376442">
      <w:pPr>
        <w:pStyle w:val="Bibliography"/>
      </w:pPr>
      <w:r>
        <w:t xml:space="preserve">Fenwick I, Heim K, Pershing A, Mills K, Lucey S, Nye J (2024) Evaluating the influence of press and pulse disturbances on community dynamics of the Northeast US Large Marine Ecosystem. Mar </w:t>
      </w:r>
      <w:proofErr w:type="spellStart"/>
      <w:r>
        <w:t>Ecol</w:t>
      </w:r>
      <w:proofErr w:type="spellEnd"/>
      <w:r>
        <w:t xml:space="preserve"> Prog Ser 744:1–16.</w:t>
      </w:r>
    </w:p>
    <w:p w14:paraId="2FD59440" w14:textId="77777777" w:rsidR="00376442" w:rsidRDefault="00376442" w:rsidP="00376442">
      <w:pPr>
        <w:pStyle w:val="Bibliography"/>
      </w:pPr>
      <w:r>
        <w:t xml:space="preserve">Field JG, Clarke KR, Warwick RM (1982) A Practical Strategy for </w:t>
      </w:r>
      <w:proofErr w:type="spellStart"/>
      <w:r>
        <w:t>Analysing</w:t>
      </w:r>
      <w:proofErr w:type="spellEnd"/>
      <w:r>
        <w:t xml:space="preserve"> Multispecies Distribution Patterns. Mar </w:t>
      </w:r>
      <w:proofErr w:type="spellStart"/>
      <w:r>
        <w:t>Ecol</w:t>
      </w:r>
      <w:proofErr w:type="spellEnd"/>
      <w:r>
        <w:t xml:space="preserve"> Prog Ser 8:37–52.</w:t>
      </w:r>
    </w:p>
    <w:p w14:paraId="2FA53AEF" w14:textId="77777777" w:rsidR="00376442" w:rsidRDefault="00376442" w:rsidP="00376442">
      <w:pPr>
        <w:pStyle w:val="Bibliography"/>
      </w:pPr>
      <w:r>
        <w:t>Fournier DA, Sibert JR, Majkowski J, Hampton J (1990) MULTIFAN a Likelihood-Based Method for Estimating Growth Parameters and Age Composition from Multiple Length Frequency Data Sets Illustrated using Data for Southern Bluefin Tuna (&lt;</w:t>
      </w:r>
      <w:proofErr w:type="spellStart"/>
      <w:r>
        <w:t>iThunnus</w:t>
      </w:r>
      <w:proofErr w:type="spellEnd"/>
      <w:r>
        <w:t xml:space="preserve"> </w:t>
      </w:r>
      <w:proofErr w:type="spellStart"/>
      <w:r>
        <w:t>maccoyii</w:t>
      </w:r>
      <w:proofErr w:type="spellEnd"/>
      <w:r>
        <w:t>&lt;/</w:t>
      </w:r>
      <w:proofErr w:type="spellStart"/>
      <w:r>
        <w:t>i</w:t>
      </w:r>
      <w:proofErr w:type="spellEnd"/>
      <w:r>
        <w:t xml:space="preserve">&gt;). Can J Fish </w:t>
      </w:r>
      <w:proofErr w:type="spellStart"/>
      <w:r>
        <w:t>Aquat</w:t>
      </w:r>
      <w:proofErr w:type="spellEnd"/>
      <w:r>
        <w:t xml:space="preserve"> Sci 47:301–317.</w:t>
      </w:r>
    </w:p>
    <w:p w14:paraId="70D2BAF0" w14:textId="77777777" w:rsidR="00376442" w:rsidRDefault="00376442" w:rsidP="00376442">
      <w:pPr>
        <w:pStyle w:val="Bibliography"/>
      </w:pPr>
      <w:r>
        <w:lastRenderedPageBreak/>
        <w:t xml:space="preserve">Gao J, Munch S (2013) Genetic and maternal variation in early growth in the Atlantic silverside </w:t>
      </w:r>
      <w:r>
        <w:rPr>
          <w:i/>
          <w:iCs/>
        </w:rPr>
        <w:t xml:space="preserve">Menidia </w:t>
      </w:r>
      <w:proofErr w:type="spellStart"/>
      <w:r>
        <w:rPr>
          <w:i/>
          <w:iCs/>
        </w:rPr>
        <w:t>menidia</w:t>
      </w:r>
      <w:proofErr w:type="spellEnd"/>
      <w:r>
        <w:t xml:space="preserve">. Mar </w:t>
      </w:r>
      <w:proofErr w:type="spellStart"/>
      <w:r>
        <w:t>Ecol</w:t>
      </w:r>
      <w:proofErr w:type="spellEnd"/>
      <w:r>
        <w:t xml:space="preserve"> Prog Ser 485:211–222.</w:t>
      </w:r>
    </w:p>
    <w:p w14:paraId="5F5A7A67" w14:textId="77777777" w:rsidR="00376442" w:rsidRDefault="00376442" w:rsidP="00376442">
      <w:pPr>
        <w:pStyle w:val="Bibliography"/>
      </w:pPr>
      <w:r>
        <w:t>Gayanilo FC, Sparre P, Pauly P (1996) FAO-ICLARM Stock Assessment Tools: User’s Manual. World Fish Center, Food and Agriculture Organization of the United Nations, Rome.</w:t>
      </w:r>
    </w:p>
    <w:p w14:paraId="2D16ACF1" w14:textId="77777777" w:rsidR="00376442" w:rsidRDefault="00376442" w:rsidP="00376442">
      <w:pPr>
        <w:pStyle w:val="Bibliography"/>
      </w:pPr>
      <w:r>
        <w:t>Graham JJ, Chenoweth SB, Davis CW (1972a) Abundance, distribution, movements, and lengths of larval herring along the western coast of the Gulf of Maine. Fishery Bulletin 70:307–321.</w:t>
      </w:r>
    </w:p>
    <w:p w14:paraId="59F56620" w14:textId="77777777" w:rsidR="00376442" w:rsidRDefault="00376442" w:rsidP="00376442">
      <w:pPr>
        <w:pStyle w:val="Bibliography"/>
      </w:pPr>
      <w:r>
        <w:t xml:space="preserve">Graham JJ, Davis CW, Chenoweth SB, Bickford (1972b) Autumnal distribution, abundance and dispersion of larval herring, </w:t>
      </w:r>
      <w:r>
        <w:rPr>
          <w:i/>
          <w:iCs/>
        </w:rPr>
        <w:t xml:space="preserve">Clupea harengus </w:t>
      </w:r>
      <w:proofErr w:type="spellStart"/>
      <w:r>
        <w:rPr>
          <w:i/>
          <w:iCs/>
        </w:rPr>
        <w:t>harengus</w:t>
      </w:r>
      <w:proofErr w:type="spellEnd"/>
      <w:r>
        <w:t xml:space="preserve"> Linnaeus, along the western coast of the Gulf of Maine in 1971.</w:t>
      </w:r>
    </w:p>
    <w:p w14:paraId="365BCBE4" w14:textId="77777777" w:rsidR="00376442" w:rsidRDefault="00376442" w:rsidP="00376442">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7AA9C3BD" w14:textId="77777777" w:rsidR="00376442" w:rsidRDefault="00376442" w:rsidP="00376442">
      <w:pPr>
        <w:pStyle w:val="Bibliography"/>
      </w:pPr>
      <w:r>
        <w:t xml:space="preserve">Hare JA, Churchill JH, Cowen RK, Berger TJ, </w:t>
      </w:r>
      <w:proofErr w:type="spellStart"/>
      <w:r>
        <w:t>Cornillon</w:t>
      </w:r>
      <w:proofErr w:type="spellEnd"/>
      <w:r>
        <w:t xml:space="preserve"> PC, Dragos P, Glenn SM, Govoni JJ, Lee TN (2002) Routes and rates of larval fish transport from the southeast to the northeast United States continental shelf. Limnology &amp; Oceanography 47:1774–1789.</w:t>
      </w:r>
    </w:p>
    <w:p w14:paraId="5DC728AA" w14:textId="77777777" w:rsidR="00376442" w:rsidRDefault="00376442" w:rsidP="00376442">
      <w:pPr>
        <w:pStyle w:val="Bibliography"/>
      </w:pPr>
      <w:r>
        <w:t xml:space="preserve">Johnson DS (2015) The savory swimmer swims north: a northern range extension of the blue crab </w:t>
      </w:r>
      <w:r>
        <w:rPr>
          <w:i/>
          <w:iCs/>
        </w:rPr>
        <w:t>Callinectes sapidus</w:t>
      </w:r>
      <w:r>
        <w:t>? Journal of Crustacean Biology 35:105–110.</w:t>
      </w:r>
    </w:p>
    <w:p w14:paraId="3C6FD71A" w14:textId="77777777" w:rsidR="00376442" w:rsidRDefault="00376442" w:rsidP="00376442">
      <w:pPr>
        <w:pStyle w:val="Bibliography"/>
      </w:pPr>
      <w:proofErr w:type="spellStart"/>
      <w:r>
        <w:t>Kleisner</w:t>
      </w:r>
      <w:proofErr w:type="spellEnd"/>
      <w:r>
        <w:t xml:space="preserve"> KM, Fogarty MJ, McGee S, Hare JA, Moret S, Perretti CT, Saba VS (2017) Marine species distribution shifts on the U.S. Northeast Continental Shelf under continued ocean warming. Progress in Oceanography 153:24–36.</w:t>
      </w:r>
    </w:p>
    <w:p w14:paraId="299BD604" w14:textId="77777777" w:rsidR="00376442" w:rsidRDefault="00376442" w:rsidP="00376442">
      <w:pPr>
        <w:pStyle w:val="Bibliography"/>
      </w:pPr>
      <w:r>
        <w:t>Lankowicz KM, Bi H, Liang D, Fan C (2020) Sonar imaging surveys fill data gaps in forage fish populations in shallow estuarine tributaries. Fisheries Research 226:105520.</w:t>
      </w:r>
    </w:p>
    <w:p w14:paraId="5A6E1B90" w14:textId="77777777" w:rsidR="00376442" w:rsidRDefault="00376442" w:rsidP="00376442">
      <w:pPr>
        <w:pStyle w:val="Bibliography"/>
      </w:pPr>
      <w:r>
        <w:t>Lazzari MA, Stevenson DK (1992) Spawning Origin of Small, Late-Hatched Atlantic Herring (</w:t>
      </w:r>
      <w:r>
        <w:rPr>
          <w:i/>
          <w:iCs/>
        </w:rPr>
        <w:t>Clupea harengus</w:t>
      </w:r>
      <w:r>
        <w:t>) Larvae in a Maine Estuary. Estuaries 15:282.</w:t>
      </w:r>
    </w:p>
    <w:p w14:paraId="4D24416C" w14:textId="77777777" w:rsidR="00376442" w:rsidRDefault="00376442" w:rsidP="00376442">
      <w:pPr>
        <w:pStyle w:val="Bibliography"/>
      </w:pPr>
      <w:r>
        <w:t xml:space="preserve">Le Bris A, Mills KE, Wahle RA, Chen Y, Alexander MA, Allyn AJ, Schuetz JG, Scott JD, Pershing AJ (2018) Climate vulnerability and resilience in the most valuable North American fishery. Proc Natl </w:t>
      </w:r>
      <w:proofErr w:type="spellStart"/>
      <w:r>
        <w:t>Acad</w:t>
      </w:r>
      <w:proofErr w:type="spellEnd"/>
      <w:r>
        <w:t xml:space="preserve"> Sci USA 115:1831–1836.</w:t>
      </w:r>
    </w:p>
    <w:p w14:paraId="02EEAB79" w14:textId="77777777" w:rsidR="00376442" w:rsidRDefault="00376442" w:rsidP="00376442">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934EF44" w14:textId="77777777" w:rsidR="00376442" w:rsidRDefault="00376442" w:rsidP="00376442">
      <w:pPr>
        <w:pStyle w:val="Bibliography"/>
      </w:pPr>
      <w:r>
        <w:t xml:space="preserve">Lucey S, Nye J (2010) Shifting species assemblages in the Northeast US Continental Shelf Large Marine Ecosystem. Mar </w:t>
      </w:r>
      <w:proofErr w:type="spellStart"/>
      <w:r>
        <w:t>Ecol</w:t>
      </w:r>
      <w:proofErr w:type="spellEnd"/>
      <w:r>
        <w:t xml:space="preserve"> Prog Ser 415:23–33.</w:t>
      </w:r>
    </w:p>
    <w:p w14:paraId="1ECBC0ED" w14:textId="77777777" w:rsidR="00376442" w:rsidRDefault="00376442" w:rsidP="00376442">
      <w:pPr>
        <w:pStyle w:val="Bibliography"/>
      </w:pPr>
      <w:r>
        <w:t>Macdonald PDM, Pitcher TJ (1979) Age-Groups from Size-Frequency Data: A Versatile and Efficient Method of Analyzing Distribution Mixtures. J Fish Res Bd Can 36:987–1001.</w:t>
      </w:r>
    </w:p>
    <w:p w14:paraId="09B4F794" w14:textId="77777777" w:rsidR="00376442" w:rsidRDefault="00376442" w:rsidP="00376442">
      <w:pPr>
        <w:pStyle w:val="Bibliography"/>
      </w:pPr>
      <w:r>
        <w:t>Marra G, Wood SN (2011) Practical variable selection for generalized additive models. Computational Statistics &amp; Data Analysis 55:2372–2387.</w:t>
      </w:r>
    </w:p>
    <w:p w14:paraId="7E8A9412" w14:textId="77777777" w:rsidR="00376442" w:rsidRDefault="00376442" w:rsidP="00376442">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255F764B" w14:textId="77777777" w:rsidR="00376442" w:rsidRDefault="00376442" w:rsidP="00376442">
      <w:pPr>
        <w:pStyle w:val="Bibliography"/>
      </w:pPr>
      <w:r>
        <w:t>McBride RS, Tweedie MK, Oliveira K (2018) Reproduction, first-year growth, and expansion of spawning and nursery grounds of black sea bass (</w:t>
      </w:r>
      <w:proofErr w:type="spellStart"/>
      <w:r>
        <w:rPr>
          <w:i/>
          <w:iCs/>
        </w:rPr>
        <w:t>Centropristis</w:t>
      </w:r>
      <w:proofErr w:type="spellEnd"/>
      <w:r>
        <w:rPr>
          <w:i/>
          <w:iCs/>
        </w:rPr>
        <w:t xml:space="preserve"> striata</w:t>
      </w:r>
      <w:r>
        <w:t>) into a warming Gulf of Maine. FB 116:323–336.</w:t>
      </w:r>
    </w:p>
    <w:p w14:paraId="5A49E98B" w14:textId="77777777" w:rsidR="00376442" w:rsidRDefault="00376442" w:rsidP="00376442">
      <w:pPr>
        <w:pStyle w:val="Bibliography"/>
      </w:pPr>
      <w:r>
        <w:t>McGowan AT, Hale EA, Bartow DH, Greco M (2022) Population Dynamics of Common Nearshore Forage Fishes in the Delaware Inland Bays, USA. Estuaries and Coasts 45:2181–2203.</w:t>
      </w:r>
    </w:p>
    <w:p w14:paraId="60917294" w14:textId="77777777" w:rsidR="00376442" w:rsidRDefault="00376442" w:rsidP="00376442">
      <w:pPr>
        <w:pStyle w:val="Bibliography"/>
      </w:pPr>
      <w:r>
        <w:t>McGowan DW, Horne JK, Parker-Stetter SL (2019) Variability in species composition and distribution of forage fish in the Gulf of Alaska. Deep Sea Research Part II: Topical Studies in Oceanography 165:221–237.</w:t>
      </w:r>
    </w:p>
    <w:p w14:paraId="46E585FC" w14:textId="77777777" w:rsidR="00376442" w:rsidRDefault="00376442" w:rsidP="00376442">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6E51F5CD" w14:textId="77777777" w:rsidR="00376442" w:rsidRDefault="00376442" w:rsidP="00376442">
      <w:pPr>
        <w:pStyle w:val="Bibliography"/>
      </w:pPr>
      <w:r>
        <w:t xml:space="preserve">Methratta ET, Link JS (2007) Ontogenetic variation in habitat association for four groundfish species in the Gulf of Maine–Georges Bank region. Mar </w:t>
      </w:r>
      <w:proofErr w:type="spellStart"/>
      <w:r>
        <w:t>Ecol</w:t>
      </w:r>
      <w:proofErr w:type="spellEnd"/>
      <w:r>
        <w:t xml:space="preserve"> Prog Ser 338:169–181.</w:t>
      </w:r>
    </w:p>
    <w:p w14:paraId="594FB0D5" w14:textId="77777777" w:rsidR="00376442" w:rsidRDefault="00376442" w:rsidP="00376442">
      <w:pPr>
        <w:pStyle w:val="Bibliography"/>
      </w:pPr>
      <w:r>
        <w:t xml:space="preserve">Mildenberger TK, Taylor MH, Wolff M (2017) </w:t>
      </w:r>
      <w:proofErr w:type="spellStart"/>
      <w:r>
        <w:t>TropFishR</w:t>
      </w:r>
      <w:proofErr w:type="spellEnd"/>
      <w:r>
        <w:t>: an R package for fisheries analysis with length-frequency data. Methods in Ecology and Evolution 8:1520–1527.</w:t>
      </w:r>
    </w:p>
    <w:p w14:paraId="613FC2DA" w14:textId="77777777" w:rsidR="00376442" w:rsidRDefault="00376442" w:rsidP="00376442">
      <w:pPr>
        <w:pStyle w:val="Bibliography"/>
      </w:pPr>
      <w:r>
        <w:t xml:space="preserve">Munsch S, Cordell J, Toft J (2016) Fine-scale habitat use and behavior of a nearshore fish community: nursery functions, predation avoidance, and spatiotemporal habitat partitioning. Mar </w:t>
      </w:r>
      <w:proofErr w:type="spellStart"/>
      <w:r>
        <w:t>Ecol</w:t>
      </w:r>
      <w:proofErr w:type="spellEnd"/>
      <w:r>
        <w:t xml:space="preserve"> Prog Ser 557:1–15.</w:t>
      </w:r>
    </w:p>
    <w:p w14:paraId="66231F7A" w14:textId="77777777" w:rsidR="00376442" w:rsidRDefault="00376442" w:rsidP="00376442">
      <w:pPr>
        <w:pStyle w:val="Bibliography"/>
      </w:pPr>
      <w:r>
        <w:t>NOAA (2024) Atlantic Herring 2024 management track assessment report. US Department of Commerce, Northeast Fisheries Science Center, Woods Hole, MA.</w:t>
      </w:r>
    </w:p>
    <w:p w14:paraId="6C7B75F1" w14:textId="77777777" w:rsidR="00376442" w:rsidRDefault="00376442" w:rsidP="00376442">
      <w:pPr>
        <w:pStyle w:val="Bibliography"/>
      </w:pPr>
      <w:r>
        <w:t xml:space="preserve">Nye J, Link J, Hare J, Overholtz W (2009) Changing spatial distribution of fish stocks in relation to climate and population size on the Northeast United States continental shelf. Mar </w:t>
      </w:r>
      <w:proofErr w:type="spellStart"/>
      <w:r>
        <w:t>Ecol</w:t>
      </w:r>
      <w:proofErr w:type="spellEnd"/>
      <w:r>
        <w:t xml:space="preserve"> Prog Ser 393:111–129.</w:t>
      </w:r>
    </w:p>
    <w:p w14:paraId="57688A99" w14:textId="77777777" w:rsidR="00376442" w:rsidRDefault="00376442" w:rsidP="00376442">
      <w:pPr>
        <w:pStyle w:val="Bibliography"/>
      </w:pPr>
      <w:r>
        <w:t>O’Brien L, Burnett J, Mayo RK (1993) Maturation of Nineteen Species of Finfish off the Northeast Coast of the United States, 1985-1990. Woods Hole Laboratory Northeast Fisheries Science Center, Woods Hole, MA.</w:t>
      </w:r>
    </w:p>
    <w:p w14:paraId="6099E6B9" w14:textId="77777777" w:rsidR="00376442" w:rsidRDefault="00376442" w:rsidP="00376442">
      <w:pPr>
        <w:pStyle w:val="Bibliography"/>
      </w:pPr>
      <w:r>
        <w:t xml:space="preserve">Oksanen J, Simpson GL, Blanchet FG, Kindt R, Legendre P, Minchin PR, O’Hara RB, Solymos P, Stevens MHH, </w:t>
      </w:r>
      <w:proofErr w:type="spellStart"/>
      <w:r>
        <w:t>Szoecs</w:t>
      </w:r>
      <w:proofErr w:type="spellEnd"/>
      <w:r>
        <w:t xml:space="preserve"> E, Wagner H, Barbour M, Bedward M, Bolker B, </w:t>
      </w:r>
      <w:proofErr w:type="spellStart"/>
      <w:r>
        <w:t>Borcard</w:t>
      </w:r>
      <w:proofErr w:type="spellEnd"/>
      <w:r>
        <w:t xml:space="preserve"> D, Carvalho G, Chirico M, De Caceres M, Durand S, Evangelista HBA, </w:t>
      </w:r>
      <w:proofErr w:type="spellStart"/>
      <w:r>
        <w:t>FitzJohn</w:t>
      </w:r>
      <w:proofErr w:type="spellEnd"/>
      <w:r>
        <w:t xml:space="preserve"> R, Friendly M, </w:t>
      </w:r>
      <w:proofErr w:type="spellStart"/>
      <w:r>
        <w:t>Furneaux</w:t>
      </w:r>
      <w:proofErr w:type="spellEnd"/>
      <w:r>
        <w:t xml:space="preserve"> B, Hannigan G, Hill MO, Lahti L, McGlinn D, Ouellette M-H, Ribiero Cunha E, Smith T, Stier A, Ter Braak CJF, Weedon J (2024) Vegan: Community Ecology Package.</w:t>
      </w:r>
    </w:p>
    <w:p w14:paraId="0B352A91" w14:textId="77777777" w:rsidR="00376442" w:rsidRDefault="00376442" w:rsidP="00376442">
      <w:pPr>
        <w:pStyle w:val="Bibliography"/>
      </w:pPr>
      <w:r>
        <w:t>O’Neill ME, Bluhm SC, Nichols OC (2025) Citizen science contributions to the investigation of extralimital tropical and subtropical marine fish distribution via Gulf Stream transport. Fisheries:vuae014.</w:t>
      </w:r>
    </w:p>
    <w:p w14:paraId="11AEAA9C" w14:textId="77777777" w:rsidR="00376442" w:rsidRDefault="00376442" w:rsidP="00376442">
      <w:pPr>
        <w:pStyle w:val="Bibliography"/>
      </w:pPr>
      <w:r>
        <w:lastRenderedPageBreak/>
        <w:t xml:space="preserve">Pershing AJ, Alexander MA, Brady DC, Brickman D, </w:t>
      </w:r>
      <w:proofErr w:type="spellStart"/>
      <w:r>
        <w:t>Curchitser</w:t>
      </w:r>
      <w:proofErr w:type="spellEnd"/>
      <w:r>
        <w:t xml:space="preserve"> EN, Diamond AW, </w:t>
      </w:r>
      <w:proofErr w:type="spellStart"/>
      <w:r>
        <w:t>McClenachan</w:t>
      </w:r>
      <w:proofErr w:type="spellEnd"/>
      <w:r>
        <w:t xml:space="preserve"> L, Mills KE, Nichols OC, Pendleton DE, Record NR, Scott JD, Staudinger MD, Wang Y (2021) Climate impacts on the Gulf of Maine ecosystem. Elementa: Science of the Anthropocene 9:00076.</w:t>
      </w:r>
    </w:p>
    <w:p w14:paraId="74D3E368" w14:textId="77777777" w:rsidR="00376442" w:rsidRDefault="00376442" w:rsidP="00376442">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7FC80A95" w14:textId="77777777" w:rsidR="00376442" w:rsidRDefault="00376442" w:rsidP="00376442">
      <w:pPr>
        <w:pStyle w:val="Bibliography"/>
      </w:pPr>
      <w:r>
        <w:t xml:space="preserve">Petersen CGJ (1891) Eine Methode </w:t>
      </w:r>
      <w:proofErr w:type="spellStart"/>
      <w:r>
        <w:t>zur</w:t>
      </w:r>
      <w:proofErr w:type="spellEnd"/>
      <w:r>
        <w:t xml:space="preserve"> </w:t>
      </w:r>
      <w:proofErr w:type="spellStart"/>
      <w:r>
        <w:t>Bestimmung</w:t>
      </w:r>
      <w:proofErr w:type="spellEnd"/>
      <w:r>
        <w:t xml:space="preserve"> des Alters und des </w:t>
      </w:r>
      <w:proofErr w:type="spellStart"/>
      <w:r>
        <w:t>Wuchses</w:t>
      </w:r>
      <w:proofErr w:type="spellEnd"/>
      <w:r>
        <w:t xml:space="preserve"> der </w:t>
      </w:r>
      <w:proofErr w:type="spellStart"/>
      <w:r>
        <w:t>Fische</w:t>
      </w:r>
      <w:proofErr w:type="spellEnd"/>
      <w:r>
        <w:t xml:space="preserve">. Mit </w:t>
      </w:r>
      <w:proofErr w:type="spellStart"/>
      <w:r>
        <w:t>Dtch</w:t>
      </w:r>
      <w:proofErr w:type="spellEnd"/>
      <w:r>
        <w:t xml:space="preserve"> </w:t>
      </w:r>
      <w:proofErr w:type="spellStart"/>
      <w:r>
        <w:t>Seefischerie</w:t>
      </w:r>
      <w:proofErr w:type="spellEnd"/>
      <w:r>
        <w:t xml:space="preserve"> 2:226–235.</w:t>
      </w:r>
    </w:p>
    <w:p w14:paraId="384AF56F" w14:textId="77777777" w:rsidR="00376442" w:rsidRDefault="00376442" w:rsidP="00376442">
      <w:pPr>
        <w:pStyle w:val="Bibliography"/>
      </w:pPr>
      <w:proofErr w:type="spellStart"/>
      <w:r>
        <w:t>Pörtner</w:t>
      </w:r>
      <w:proofErr w:type="spellEnd"/>
      <w:r>
        <w:t xml:space="preserve"> HO (2002) Climate variations and the physiological basis of temperature dependent biogeography: systemic to molecular hierarchy of thermal tolerance in animals. Comparative Biochemistry and Physiology Part A: Molecular &amp; Integrative Physiology 132:739–761.</w:t>
      </w:r>
    </w:p>
    <w:p w14:paraId="2EB66E2E" w14:textId="77777777" w:rsidR="00376442" w:rsidRDefault="00376442" w:rsidP="00376442">
      <w:pPr>
        <w:pStyle w:val="Bibliography"/>
      </w:pPr>
      <w:r>
        <w:t xml:space="preserve">Pringle J, Baumann H (2019) Otolith-based growth reconstructions in young-of-year Atlantic silversides Menidia </w:t>
      </w:r>
      <w:proofErr w:type="spellStart"/>
      <w:r>
        <w:t>menidia</w:t>
      </w:r>
      <w:proofErr w:type="spellEnd"/>
      <w:r>
        <w:t xml:space="preserve"> and their implications for sex-selective survival. Mar </w:t>
      </w:r>
      <w:proofErr w:type="spellStart"/>
      <w:r>
        <w:t>Ecol</w:t>
      </w:r>
      <w:proofErr w:type="spellEnd"/>
      <w:r>
        <w:t xml:space="preserve"> Prog Ser 632:193–204.</w:t>
      </w:r>
    </w:p>
    <w:p w14:paraId="27AD9FCC" w14:textId="77777777" w:rsidR="00376442" w:rsidRDefault="00376442" w:rsidP="00376442">
      <w:pPr>
        <w:pStyle w:val="Bibliography"/>
      </w:pPr>
      <w:r>
        <w:t xml:space="preserve">Record N, Pershing A, Rasher D (2024) Early Warning of a Cold Wave in the Gulf of Maine. </w:t>
      </w:r>
      <w:proofErr w:type="spellStart"/>
      <w:r>
        <w:t>Oceanog</w:t>
      </w:r>
      <w:proofErr w:type="spellEnd"/>
      <w:r>
        <w:t xml:space="preserve"> 37.</w:t>
      </w:r>
    </w:p>
    <w:p w14:paraId="4AD81AB8" w14:textId="77777777" w:rsidR="00376442" w:rsidRDefault="00376442" w:rsidP="00376442">
      <w:pPr>
        <w:pStyle w:val="Bibliography"/>
      </w:pPr>
      <w:r>
        <w:t>Saba VS, Griffies SM, Anderson WG, Winton M, Alexander MA, Delworth TL, Hare JA, Harrison MJ, Rosati A, Vecchi GA, Zhang R (2016) Enhanced warming of the Northwest Atlantic Ocean under climate change. JGR Oceans 121:118–132.</w:t>
      </w:r>
    </w:p>
    <w:p w14:paraId="5F85D4DE" w14:textId="77777777" w:rsidR="00376442" w:rsidRDefault="00376442" w:rsidP="00376442">
      <w:pPr>
        <w:pStyle w:val="Bibliography"/>
      </w:pPr>
      <w:r>
        <w:t>Saunders R, Hachey MA, Fay CW (2006) Maine’s Diadromous Fish Community: Past, Present, and Implications for Atlantic Salmon Recovery. 31.</w:t>
      </w:r>
    </w:p>
    <w:p w14:paraId="2C442230" w14:textId="77777777" w:rsidR="00376442" w:rsidRDefault="00376442" w:rsidP="00376442">
      <w:pPr>
        <w:pStyle w:val="Bibliography"/>
      </w:pPr>
      <w:r>
        <w:t xml:space="preserve">Scharf FS, Buckel JA, Juanes F (2009) Contrasting patterns of resource utilization between juvenile estuarine predators: the influence of relative prey size and foraging ability on the ontogeny of piscivory. Can J Fish </w:t>
      </w:r>
      <w:proofErr w:type="spellStart"/>
      <w:r>
        <w:t>Aquat</w:t>
      </w:r>
      <w:proofErr w:type="spellEnd"/>
      <w:r>
        <w:t xml:space="preserve"> Sci 66:790–801.</w:t>
      </w:r>
    </w:p>
    <w:p w14:paraId="4CE06799" w14:textId="77777777" w:rsidR="00376442" w:rsidRDefault="00376442" w:rsidP="00376442">
      <w:pPr>
        <w:pStyle w:val="Bibliography"/>
      </w:pPr>
      <w:r>
        <w:t>Sheridan JA, Bickford D (2011) Shrinking body size as an ecological response to climate change. Nature Clim Change 1:401–406.</w:t>
      </w:r>
    </w:p>
    <w:p w14:paraId="57F34274" w14:textId="77777777" w:rsidR="00376442" w:rsidRDefault="00376442" w:rsidP="00376442">
      <w:pPr>
        <w:pStyle w:val="Bibliography"/>
      </w:pPr>
      <w:proofErr w:type="spellStart"/>
      <w:r>
        <w:t>Sswat</w:t>
      </w:r>
      <w:proofErr w:type="spellEnd"/>
      <w:r>
        <w:t xml:space="preserve"> M, Stiasny MH, </w:t>
      </w:r>
      <w:proofErr w:type="spellStart"/>
      <w:r>
        <w:t>Jutfelt</w:t>
      </w:r>
      <w:proofErr w:type="spellEnd"/>
      <w:r>
        <w:t xml:space="preserve"> F, </w:t>
      </w:r>
      <w:proofErr w:type="spellStart"/>
      <w:r>
        <w:t>Riebesell</w:t>
      </w:r>
      <w:proofErr w:type="spellEnd"/>
      <w:r>
        <w:t xml:space="preserve"> U, Clemmesen C (2018) Growth performance and survival of larval Atlantic herring, under the combined effects of elevated temperatures and CO2. PLoS ONE 13:e0191947.</w:t>
      </w:r>
    </w:p>
    <w:p w14:paraId="2A494F3B" w14:textId="77777777" w:rsidR="00376442" w:rsidRDefault="00376442" w:rsidP="00376442">
      <w:pPr>
        <w:pStyle w:val="Bibliography"/>
      </w:pPr>
      <w:r>
        <w:t>Statisticat LLC (2021) LaplacesDemon: Complete Environment for Bayesian Inference.</w:t>
      </w:r>
    </w:p>
    <w:p w14:paraId="59716445" w14:textId="77777777" w:rsidR="00376442" w:rsidRDefault="00376442" w:rsidP="00376442">
      <w:pPr>
        <w:pStyle w:val="Bibliography"/>
      </w:pPr>
      <w:r>
        <w:t xml:space="preserve">Staudinger MD, Mills KE, </w:t>
      </w:r>
      <w:proofErr w:type="spellStart"/>
      <w:r>
        <w:t>Stamieszkin</w:t>
      </w:r>
      <w:proofErr w:type="spellEnd"/>
      <w:r>
        <w:t xml:space="preserve"> K, Record NR, Hudak CA, Allyn A, Diamond A, Friedland KD, Golet W, Henderson ME, Hernandez CM, Huntington TG, Ji R, Johnson CL, Johnson DS, Jordaan A, Kocik J, Li Y, Liebman M, Nichols OC, Pendleton D, Richards RA, Robben T, Thomas AC, Walsh HJ, </w:t>
      </w:r>
      <w:proofErr w:type="spellStart"/>
      <w:r>
        <w:t>Yakola</w:t>
      </w:r>
      <w:proofErr w:type="spellEnd"/>
      <w:r>
        <w:t xml:space="preserve"> K (2019) It’s about time: A synthesis of changing phenology in the Gulf of Maine ecosystem. Fisheries Oceanography 28:532–566.</w:t>
      </w:r>
    </w:p>
    <w:p w14:paraId="6E20A319" w14:textId="77777777" w:rsidR="00376442" w:rsidRDefault="00376442" w:rsidP="00376442">
      <w:pPr>
        <w:pStyle w:val="Bibliography"/>
      </w:pPr>
      <w:r>
        <w:t xml:space="preserve">Steneck RS, Wahle RA (2013) American lobster dynamics in a brave new ocean. Can J Fish </w:t>
      </w:r>
      <w:proofErr w:type="spellStart"/>
      <w:r>
        <w:t>Aquat</w:t>
      </w:r>
      <w:proofErr w:type="spellEnd"/>
      <w:r>
        <w:t xml:space="preserve"> Sci 70:1612–1624.</w:t>
      </w:r>
    </w:p>
    <w:p w14:paraId="751DF5D5" w14:textId="77777777" w:rsidR="00376442" w:rsidRDefault="00376442" w:rsidP="00376442">
      <w:pPr>
        <w:pStyle w:val="Bibliography"/>
      </w:pPr>
      <w:r>
        <w:lastRenderedPageBreak/>
        <w:t>Stevenson DK (1989) Spawning locations and times for Atlantic herring on the Maine coast. Maine Department of Marine Resources Bureau of Marine Sciences.</w:t>
      </w:r>
    </w:p>
    <w:p w14:paraId="196CE10C" w14:textId="77777777" w:rsidR="00376442" w:rsidRDefault="00376442" w:rsidP="00376442">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010235CC" w14:textId="77777777" w:rsidR="00376442" w:rsidRDefault="00376442" w:rsidP="00376442">
      <w:pPr>
        <w:pStyle w:val="Bibliography"/>
      </w:pPr>
      <w:r>
        <w:t>Wood AJM, Collie JS, Hare JA (2009) A comparison between warm-water fish assemblages of Narragansett Bay and those of Long Island Sound waters. Fishery Bulletin 107:89–100.</w:t>
      </w:r>
    </w:p>
    <w:p w14:paraId="4CD67B92" w14:textId="77777777" w:rsidR="00376442" w:rsidRDefault="00376442" w:rsidP="00376442">
      <w:pPr>
        <w:pStyle w:val="Bibliography"/>
      </w:pPr>
      <w:r>
        <w:t>Wood SN (2004) Stable and Efficient Multiple Smoothing Parameter Estimation for Generalized Additive Models. Journal of the American Statistical Association 99:673–686.</w:t>
      </w:r>
    </w:p>
    <w:p w14:paraId="5B4F6D2D" w14:textId="77777777" w:rsidR="00376442" w:rsidRDefault="00376442" w:rsidP="00376442">
      <w:pPr>
        <w:pStyle w:val="Bibliography"/>
      </w:pPr>
      <w:r>
        <w:t xml:space="preserve">Zhou S, Hutton T, Lei Y, Miller M, van Der Velde T, Deng RA (2022) Estimating growth from length frequency distribution: comparison of ELEFAN and Bayesian approaches for red </w:t>
      </w:r>
      <w:proofErr w:type="spellStart"/>
      <w:r>
        <w:t>endeavour</w:t>
      </w:r>
      <w:proofErr w:type="spellEnd"/>
      <w:r>
        <w:t xml:space="preserve"> prawns ( </w:t>
      </w:r>
      <w:proofErr w:type="spellStart"/>
      <w:r>
        <w:rPr>
          <w:i/>
          <w:iCs/>
        </w:rPr>
        <w:t>Metapenaeus</w:t>
      </w:r>
      <w:proofErr w:type="spellEnd"/>
      <w:r>
        <w:rPr>
          <w:i/>
          <w:iCs/>
        </w:rPr>
        <w:t xml:space="preserve"> ensis</w:t>
      </w:r>
      <w:r>
        <w:t xml:space="preserve"> ). ICES Journal of Marine Science 79:1942–1953.</w:t>
      </w:r>
    </w:p>
    <w:p w14:paraId="7F965CA2" w14:textId="020ACAF1" w:rsidR="00291AF8" w:rsidRDefault="00C928BF" w:rsidP="00C928BF">
      <w:pPr>
        <w:pStyle w:val="Bibliography"/>
        <w:rPr>
          <w:b/>
          <w:color w:val="4472C4"/>
        </w:rPr>
      </w:pPr>
      <w:r>
        <w:rPr>
          <w:b/>
          <w:color w:val="4472C4"/>
        </w:rPr>
        <w:fldChar w:fldCharType="end"/>
      </w:r>
    </w:p>
    <w:p w14:paraId="4A26D356" w14:textId="77777777" w:rsidR="00291AF8" w:rsidRDefault="00291AF8">
      <w:pPr>
        <w:rPr>
          <w:b/>
          <w:color w:val="4472C4"/>
        </w:rPr>
      </w:pPr>
      <w:r>
        <w:rPr>
          <w:b/>
          <w:color w:val="4472C4"/>
        </w:rPr>
        <w:br w:type="page"/>
      </w:r>
    </w:p>
    <w:p w14:paraId="0D7AFB6A" w14:textId="01345023" w:rsidR="00291AF8" w:rsidRDefault="00291AF8" w:rsidP="00291AF8">
      <w:pPr>
        <w:pStyle w:val="Bibliography"/>
        <w:rPr>
          <w:b/>
          <w:color w:val="4472C4"/>
        </w:rPr>
      </w:pPr>
      <w:r>
        <w:rPr>
          <w:b/>
          <w:color w:val="4472C4"/>
        </w:rPr>
        <w:lastRenderedPageBreak/>
        <w:t>7</w:t>
      </w:r>
      <w:r>
        <w:rPr>
          <w:b/>
          <w:color w:val="4472C4"/>
        </w:rPr>
        <w:tab/>
        <w:t>Figures</w:t>
      </w:r>
      <w:r w:rsidR="00F77EBD">
        <w:rPr>
          <w:b/>
          <w:color w:val="4472C4"/>
        </w:rPr>
        <w:t xml:space="preserve"> &amp; Figure captions</w:t>
      </w:r>
    </w:p>
    <w:p w14:paraId="5D6CDDB5" w14:textId="44EA2435"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18D6E0F8" w:rsidR="00291AF8" w:rsidRPr="00291AF8" w:rsidRDefault="00291AF8">
      <w:pPr>
        <w:rPr>
          <w:bCs/>
        </w:rPr>
      </w:pPr>
      <w:bookmarkStart w:id="57" w:name="_Hlk197941859"/>
      <w:r w:rsidRPr="00291AF8">
        <w:rPr>
          <w:bCs/>
        </w:rPr>
        <w:t xml:space="preserve">Figure 1: Location of sampling sites along the western coast of Casco Bay. </w:t>
      </w:r>
      <w:proofErr w:type="gramStart"/>
      <w:r w:rsidRPr="00291AF8">
        <w:rPr>
          <w:bCs/>
        </w:rPr>
        <w:t>Inset</w:t>
      </w:r>
      <w:proofErr w:type="gramEnd"/>
      <w:r w:rsidRPr="00291AF8">
        <w:rPr>
          <w:bCs/>
        </w:rPr>
        <w:t xml:space="preserve"> shows the state of Maine and relative position (red border) of the sampling area. Sites are, from north to south, Presumpscot Moorings (PM), </w:t>
      </w:r>
      <w:proofErr w:type="spellStart"/>
      <w:r w:rsidRPr="00291AF8">
        <w:rPr>
          <w:bCs/>
        </w:rPr>
        <w:t>Skitterygusset</w:t>
      </w:r>
      <w:proofErr w:type="spellEnd"/>
      <w:r w:rsidRPr="00291AF8">
        <w:rPr>
          <w:bCs/>
        </w:rPr>
        <w:t xml:space="preserve"> (SK), Mussel Cove (MC), Audubon (AD), Brothers Island North (BN), Mackworth Island North (MN), Mackworth Island Beach (MB), Back Cove (BC), Great Diamond Island (GD), Southern Maine Community College (SM), Cushing Island (CI), and Alewife Cove (</w:t>
      </w:r>
      <w:r w:rsidR="004F16F7">
        <w:rPr>
          <w:bCs/>
        </w:rPr>
        <w:t>AC</w:t>
      </w:r>
      <w:r w:rsidRPr="00291AF8">
        <w:rPr>
          <w:bCs/>
        </w:rPr>
        <w:t>). The city of Portland is also labeled for context.</w:t>
      </w:r>
      <w:bookmarkEnd w:id="57"/>
      <w:r w:rsidRPr="00291AF8">
        <w:rPr>
          <w:bCs/>
        </w:rPr>
        <w:br w:type="page"/>
      </w:r>
    </w:p>
    <w:p w14:paraId="487888FD" w14:textId="1CE1ED62"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lastRenderedPageBreak/>
        <w:drawing>
          <wp:inline distT="0" distB="0" distL="0" distR="0" wp14:anchorId="786EA9E4" wp14:editId="3DC549FE">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Default="00291AF8" w:rsidP="00291AF8">
      <w:pPr>
        <w:pStyle w:val="NormalWeb"/>
        <w:rPr>
          <w:bCs/>
        </w:rPr>
      </w:pPr>
      <w:r w:rsidRPr="00291AF8">
        <w:rPr>
          <w:rFonts w:asciiTheme="minorHAnsi" w:hAnsiTheme="minorHAnsi"/>
          <w:bCs/>
          <w:sz w:val="22"/>
          <w:szCs w:val="22"/>
        </w:rPr>
        <w:t xml:space="preserve">Figure </w:t>
      </w:r>
      <w:r>
        <w:rPr>
          <w:rFonts w:asciiTheme="minorHAnsi" w:hAnsiTheme="minorHAnsi"/>
          <w:bCs/>
          <w:sz w:val="22"/>
          <w:szCs w:val="22"/>
        </w:rPr>
        <w:t>2</w:t>
      </w:r>
      <w:r w:rsidRPr="00291AF8">
        <w:rPr>
          <w:rFonts w:asciiTheme="minorHAnsi" w:hAnsiTheme="minorHAnsi"/>
          <w:bCs/>
          <w:sz w:val="22"/>
          <w:szCs w:val="22"/>
        </w:rPr>
        <w:t xml:space="preserve">: </w:t>
      </w:r>
      <w:r>
        <w:rPr>
          <w:rFonts w:asciiTheme="minorHAnsi" w:hAnsiTheme="minorHAnsi"/>
          <w:bCs/>
          <w:sz w:val="22"/>
          <w:szCs w:val="22"/>
        </w:rPr>
        <w:t xml:space="preserve">Weekly length distributions (in mm) for herring (top panel) and silverside (bottom panel) aggregated across all sampled years. Blue lines indicate locally estimated scatterplot smoothing regressions to illustrate </w:t>
      </w:r>
      <w:proofErr w:type="gramStart"/>
      <w:r>
        <w:rPr>
          <w:rFonts w:asciiTheme="minorHAnsi" w:hAnsiTheme="minorHAnsi"/>
          <w:bCs/>
          <w:sz w:val="22"/>
          <w:szCs w:val="22"/>
        </w:rPr>
        <w:t>changes</w:t>
      </w:r>
      <w:proofErr w:type="gramEnd"/>
      <w:r>
        <w:rPr>
          <w:rFonts w:asciiTheme="minorHAnsi" w:hAnsiTheme="minorHAnsi"/>
          <w:bCs/>
          <w:sz w:val="22"/>
          <w:szCs w:val="22"/>
        </w:rPr>
        <w:t xml:space="preserve"> average weekly lengths.</w:t>
      </w:r>
      <w:r>
        <w:rPr>
          <w:rFonts w:asciiTheme="minorHAnsi" w:hAnsiTheme="minorHAnsi"/>
          <w:bCs/>
          <w:sz w:val="22"/>
          <w:szCs w:val="22"/>
        </w:rPr>
        <w:br w:type="page"/>
      </w:r>
    </w:p>
    <w:p w14:paraId="62E8E700" w14:textId="70ABB7AD" w:rsidR="00291AF8" w:rsidRDefault="00291AF8" w:rsidP="00291AF8">
      <w:pPr>
        <w:pStyle w:val="NormalWeb"/>
      </w:pPr>
      <w:r>
        <w:rPr>
          <w:noProof/>
        </w:rPr>
        <w:lastRenderedPageBreak/>
        <w:drawing>
          <wp:inline distT="0" distB="0" distL="0" distR="0" wp14:anchorId="307DBDD8" wp14:editId="35EF296A">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Default="00291AF8" w:rsidP="00291AF8">
      <w:pPr>
        <w:pStyle w:val="NormalWeb"/>
      </w:pPr>
      <w:commentRangeStart w:id="58"/>
      <w:commentRangeStart w:id="59"/>
      <w:r>
        <w:rPr>
          <w:rFonts w:asciiTheme="minorHAnsi" w:hAnsiTheme="minorHAnsi"/>
          <w:sz w:val="22"/>
          <w:szCs w:val="22"/>
        </w:rPr>
        <w:t xml:space="preserve">Figure 3: </w:t>
      </w:r>
      <w:commentRangeEnd w:id="58"/>
      <w:r w:rsidR="00903215">
        <w:rPr>
          <w:rStyle w:val="CommentReference"/>
          <w:rFonts w:asciiTheme="minorHAnsi" w:eastAsiaTheme="minorHAnsi" w:hAnsiTheme="minorHAnsi" w:cstheme="minorBidi"/>
          <w:kern w:val="2"/>
          <w14:ligatures w14:val="standardContextual"/>
        </w:rPr>
        <w:commentReference w:id="58"/>
      </w:r>
      <w:commentRangeEnd w:id="59"/>
      <w:r w:rsidR="00A235A3">
        <w:rPr>
          <w:rStyle w:val="CommentReference"/>
          <w:rFonts w:asciiTheme="minorHAnsi" w:eastAsiaTheme="minorHAnsi" w:hAnsiTheme="minorHAnsi" w:cstheme="minorBidi"/>
          <w:kern w:val="2"/>
          <w14:ligatures w14:val="standardContextual"/>
        </w:rPr>
        <w:commentReference w:id="59"/>
      </w:r>
      <w:r>
        <w:rPr>
          <w:rFonts w:asciiTheme="minorHAnsi" w:hAnsiTheme="minorHAnsi"/>
          <w:sz w:val="22"/>
          <w:szCs w:val="22"/>
        </w:rPr>
        <w:t>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Pr>
          <w:rFonts w:asciiTheme="minorHAnsi" w:hAnsiTheme="minorHAnsi"/>
          <w:sz w:val="22"/>
          <w:szCs w:val="22"/>
        </w:rPr>
        <w:br w:type="page"/>
      </w:r>
    </w:p>
    <w:p w14:paraId="021F8CB7" w14:textId="414DC913" w:rsidR="00291AF8" w:rsidRDefault="00291AF8" w:rsidP="00291AF8">
      <w:pPr>
        <w:pStyle w:val="NormalWeb"/>
      </w:pPr>
      <w:r w:rsidRPr="00291AF8">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Default="00291AF8" w:rsidP="00291AF8">
      <w:pPr>
        <w:pStyle w:val="NormalWeb"/>
      </w:pPr>
      <w:r w:rsidRPr="00291AF8">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Pr>
          <w:rFonts w:asciiTheme="minorHAnsi" w:hAnsiTheme="minorHAnsi"/>
          <w:sz w:val="22"/>
          <w:szCs w:val="22"/>
        </w:rPr>
        <w:br w:type="page"/>
      </w:r>
    </w:p>
    <w:p w14:paraId="6505C942" w14:textId="77777777" w:rsidR="00291AF8" w:rsidRDefault="00291AF8" w:rsidP="00291AF8">
      <w:pPr>
        <w:pStyle w:val="NormalWeb"/>
        <w:sectPr w:rsidR="00291AF8"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Default="00291AF8" w:rsidP="00291AF8">
      <w:pPr>
        <w:pStyle w:val="NormalWeb"/>
      </w:pPr>
      <w:r>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291AF8" w:rsidRDefault="00291AF8" w:rsidP="00291AF8">
      <w:pPr>
        <w:pStyle w:val="NormalWeb"/>
        <w:rPr>
          <w:rFonts w:asciiTheme="minorHAnsi" w:hAnsiTheme="minorHAnsi"/>
          <w:sz w:val="22"/>
          <w:szCs w:val="22"/>
        </w:rPr>
      </w:pPr>
      <w:r w:rsidRPr="00291AF8">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Default="00291AF8" w:rsidP="00291AF8">
      <w:r>
        <w:br w:type="page"/>
      </w:r>
      <w:r>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Default="00291AF8" w:rsidP="00291AF8">
      <w:pPr>
        <w:pStyle w:val="NormalWeb"/>
        <w:rPr>
          <w:rFonts w:asciiTheme="minorHAnsi" w:hAnsiTheme="minorHAnsi"/>
          <w:sz w:val="22"/>
          <w:szCs w:val="22"/>
        </w:rPr>
        <w:sectPr w:rsidR="00291AF8" w:rsidSect="00291AF8">
          <w:pgSz w:w="15840" w:h="12240" w:orient="landscape"/>
          <w:pgMar w:top="1440" w:right="1440" w:bottom="1440" w:left="1440" w:header="720" w:footer="720" w:gutter="0"/>
          <w:lnNumType w:countBy="1" w:restart="continuous"/>
          <w:cols w:space="720"/>
          <w:docGrid w:linePitch="360"/>
        </w:sectPr>
      </w:pPr>
      <w:r w:rsidRPr="00291AF8">
        <w:rPr>
          <w:rFonts w:asciiTheme="minorHAnsi" w:hAnsiTheme="minorHAnsi"/>
          <w:sz w:val="22"/>
          <w:szCs w:val="22"/>
        </w:rPr>
        <w:t xml:space="preserve">Figure </w:t>
      </w:r>
      <w:r>
        <w:rPr>
          <w:rFonts w:asciiTheme="minorHAnsi" w:hAnsiTheme="minorHAnsi"/>
          <w:sz w:val="22"/>
          <w:szCs w:val="22"/>
        </w:rPr>
        <w:t>6</w:t>
      </w:r>
      <w:r w:rsidRPr="00291AF8">
        <w:rPr>
          <w:rFonts w:asciiTheme="minorHAnsi" w:hAnsiTheme="minorHAnsi"/>
          <w:sz w:val="22"/>
          <w:szCs w:val="22"/>
        </w:rPr>
        <w:t xml:space="preserve">: Smooth terms for the </w:t>
      </w:r>
      <w:r>
        <w:rPr>
          <w:rFonts w:asciiTheme="minorHAnsi" w:hAnsiTheme="minorHAnsi"/>
          <w:sz w:val="22"/>
          <w:szCs w:val="22"/>
        </w:rPr>
        <w:t>silverside</w:t>
      </w:r>
      <w:r w:rsidRPr="00291AF8">
        <w:rPr>
          <w:rFonts w:asciiTheme="minorHAnsi" w:hAnsiTheme="minorHAnsi"/>
          <w:sz w:val="22"/>
          <w:szCs w:val="22"/>
        </w:rPr>
        <w:t xml:space="preserve"> weekly catch GAM. Terms include (a) the interaction of week and temperature, (b) </w:t>
      </w:r>
      <w:r>
        <w:rPr>
          <w:rFonts w:asciiTheme="minorHAnsi" w:hAnsiTheme="minorHAnsi"/>
          <w:sz w:val="22"/>
          <w:szCs w:val="22"/>
        </w:rPr>
        <w:t>random effect of site</w:t>
      </w:r>
      <w:r w:rsidRPr="00291AF8">
        <w:rPr>
          <w:rFonts w:asciiTheme="minorHAnsi" w:hAnsiTheme="minorHAnsi"/>
          <w:sz w:val="22"/>
          <w:szCs w:val="22"/>
        </w:rPr>
        <w:t>, (</w:t>
      </w:r>
      <w:r>
        <w:rPr>
          <w:rFonts w:asciiTheme="minorHAnsi" w:hAnsiTheme="minorHAnsi"/>
          <w:sz w:val="22"/>
          <w:szCs w:val="22"/>
        </w:rPr>
        <w:t>c</w:t>
      </w:r>
      <w:r w:rsidRPr="00291AF8">
        <w:rPr>
          <w:rFonts w:asciiTheme="minorHAnsi" w:hAnsiTheme="minorHAnsi"/>
          <w:sz w:val="22"/>
          <w:szCs w:val="22"/>
        </w:rPr>
        <w:t>) factor effect of year, and (</w:t>
      </w:r>
      <w:r>
        <w:rPr>
          <w:rFonts w:asciiTheme="minorHAnsi" w:hAnsiTheme="minorHAnsi"/>
          <w:sz w:val="22"/>
          <w:szCs w:val="22"/>
        </w:rPr>
        <w:t>d</w:t>
      </w:r>
      <w:r w:rsidRPr="00291AF8">
        <w:rPr>
          <w:rFonts w:asciiTheme="minorHAnsi" w:hAnsiTheme="minorHAnsi"/>
          <w:sz w:val="22"/>
          <w:szCs w:val="22"/>
        </w:rPr>
        <w:t xml:space="preserve">) factor effect of </w:t>
      </w:r>
      <w:r>
        <w:rPr>
          <w:rFonts w:asciiTheme="minorHAnsi" w:hAnsiTheme="minorHAnsi"/>
          <w:sz w:val="22"/>
          <w:szCs w:val="22"/>
        </w:rPr>
        <w:t>weather conditions</w:t>
      </w:r>
      <w:r w:rsidRPr="00291AF8">
        <w:rPr>
          <w:rFonts w:asciiTheme="minorHAnsi" w:hAnsiTheme="minorHAnsi"/>
          <w:sz w:val="22"/>
          <w:szCs w:val="22"/>
        </w:rPr>
        <w:t>.</w:t>
      </w:r>
    </w:p>
    <w:p w14:paraId="1A52F883" w14:textId="65E798CD" w:rsidR="0074445F" w:rsidRDefault="0074445F" w:rsidP="0074445F">
      <w:pPr>
        <w:pStyle w:val="NormalWeb"/>
      </w:pPr>
      <w:r>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1945F8D8" w:rsidR="000229DC" w:rsidRPr="000229DC" w:rsidRDefault="0074445F" w:rsidP="000229DC">
      <w:pPr>
        <w:pStyle w:val="NormalWeb"/>
        <w:rPr>
          <w:rFonts w:asciiTheme="minorHAnsi" w:hAnsiTheme="minorHAnsi"/>
          <w:bCs/>
          <w:sz w:val="22"/>
          <w:szCs w:val="22"/>
        </w:rPr>
      </w:pPr>
      <w:r w:rsidRPr="000229DC">
        <w:rPr>
          <w:rFonts w:asciiTheme="minorHAnsi" w:hAnsiTheme="minorHAnsi"/>
          <w:sz w:val="22"/>
          <w:szCs w:val="22"/>
        </w:rPr>
        <w:t xml:space="preserve">Figure 7: </w:t>
      </w:r>
      <w:r w:rsidR="000229DC" w:rsidRPr="000229D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0229DC">
        <w:rPr>
          <w:rFonts w:asciiTheme="minorHAnsi" w:hAnsiTheme="minorHAnsi"/>
          <w:bCs/>
          <w:sz w:val="22"/>
          <w:szCs w:val="22"/>
        </w:rPr>
        <w:t xml:space="preserve">early summer (weeks 24-28 of each year), </w:t>
      </w:r>
      <w:proofErr w:type="spellStart"/>
      <w:r w:rsidR="000229DC" w:rsidRPr="000229DC">
        <w:rPr>
          <w:rFonts w:asciiTheme="minorHAnsi" w:hAnsiTheme="minorHAnsi"/>
          <w:bCs/>
          <w:sz w:val="22"/>
          <w:szCs w:val="22"/>
        </w:rPr>
        <w:t>mid summer</w:t>
      </w:r>
      <w:proofErr w:type="spellEnd"/>
      <w:r w:rsidR="000229DC" w:rsidRPr="000229D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0229DC">
        <w:rPr>
          <w:rFonts w:asciiTheme="minorHAnsi" w:hAnsiTheme="minorHAnsi"/>
          <w:bCs/>
          <w:sz w:val="22"/>
          <w:szCs w:val="22"/>
        </w:rPr>
        <w:t>tc</w:t>
      </w:r>
      <w:proofErr w:type="spellEnd"/>
      <w:r w:rsidR="000229DC" w:rsidRPr="000229DC">
        <w:rPr>
          <w:rFonts w:asciiTheme="minorHAnsi" w:hAnsiTheme="minorHAnsi"/>
          <w:bCs/>
          <w:sz w:val="22"/>
          <w:szCs w:val="22"/>
        </w:rPr>
        <w:t>), winter flounder (</w:t>
      </w:r>
      <w:proofErr w:type="spellStart"/>
      <w:r w:rsidR="000229DC" w:rsidRPr="000229DC">
        <w:rPr>
          <w:rFonts w:asciiTheme="minorHAnsi" w:hAnsiTheme="minorHAnsi"/>
          <w:bCs/>
          <w:sz w:val="22"/>
          <w:szCs w:val="22"/>
        </w:rPr>
        <w:t>fl</w:t>
      </w:r>
      <w:proofErr w:type="spellEnd"/>
      <w:r w:rsidR="000229DC" w:rsidRPr="000229DC">
        <w:rPr>
          <w:rFonts w:asciiTheme="minorHAnsi" w:hAnsiTheme="minorHAnsi"/>
          <w:bCs/>
          <w:sz w:val="22"/>
          <w:szCs w:val="22"/>
        </w:rPr>
        <w:t>), green crab (</w:t>
      </w:r>
      <w:proofErr w:type="spellStart"/>
      <w:r w:rsidR="000229DC" w:rsidRPr="000229DC">
        <w:rPr>
          <w:rFonts w:asciiTheme="minorHAnsi" w:hAnsiTheme="minorHAnsi"/>
          <w:bCs/>
          <w:sz w:val="22"/>
          <w:szCs w:val="22"/>
        </w:rPr>
        <w:t>gc</w:t>
      </w:r>
      <w:proofErr w:type="spellEnd"/>
      <w:r w:rsidR="000229DC" w:rsidRPr="000229DC">
        <w:rPr>
          <w:rFonts w:asciiTheme="minorHAnsi" w:hAnsiTheme="minorHAnsi"/>
          <w:bCs/>
          <w:sz w:val="22"/>
          <w:szCs w:val="22"/>
        </w:rPr>
        <w:t xml:space="preserve">), </w:t>
      </w:r>
      <w:r w:rsidR="00EB350B">
        <w:rPr>
          <w:rFonts w:asciiTheme="minorHAnsi" w:hAnsiTheme="minorHAnsi"/>
          <w:bCs/>
          <w:sz w:val="22"/>
          <w:szCs w:val="22"/>
        </w:rPr>
        <w:t>river herring</w:t>
      </w:r>
      <w:r w:rsidR="000229DC" w:rsidRPr="000229DC">
        <w:rPr>
          <w:rFonts w:asciiTheme="minorHAnsi" w:hAnsiTheme="minorHAnsi"/>
          <w:bCs/>
          <w:sz w:val="22"/>
          <w:szCs w:val="22"/>
        </w:rPr>
        <w:t xml:space="preserve"> (</w:t>
      </w:r>
      <w:r w:rsidR="00A235A3">
        <w:rPr>
          <w:rFonts w:asciiTheme="minorHAnsi" w:hAnsiTheme="minorHAnsi"/>
          <w:bCs/>
          <w:sz w:val="22"/>
          <w:szCs w:val="22"/>
        </w:rPr>
        <w:t>aw</w:t>
      </w:r>
      <w:r w:rsidR="000229DC" w:rsidRPr="000229DC">
        <w:rPr>
          <w:rFonts w:asciiTheme="minorHAnsi" w:hAnsiTheme="minorHAnsi"/>
          <w:bCs/>
          <w:sz w:val="22"/>
          <w:szCs w:val="22"/>
        </w:rPr>
        <w:t>), Atlantic herring (h), Atlantic silverside (ss), mummichog (mm), and American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xml:space="preserve">). </w:t>
      </w:r>
      <w:r w:rsidR="000229DC" w:rsidRPr="000229DC">
        <w:rPr>
          <w:rFonts w:asciiTheme="minorHAnsi" w:hAnsiTheme="minorHAnsi"/>
          <w:bCs/>
          <w:sz w:val="22"/>
          <w:szCs w:val="22"/>
        </w:rPr>
        <w:br w:type="page"/>
      </w:r>
    </w:p>
    <w:p w14:paraId="477B4C1B" w14:textId="3EB45CD6" w:rsidR="00291AF8" w:rsidRDefault="000229DC" w:rsidP="000229DC">
      <w:pPr>
        <w:pStyle w:val="NormalWeb"/>
        <w:rPr>
          <w:rFonts w:asciiTheme="minorHAnsi" w:hAnsiTheme="minorHAnsi"/>
          <w:sz w:val="22"/>
          <w:szCs w:val="22"/>
        </w:rPr>
      </w:pPr>
      <w:r>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1A2E668E" w:rsidR="00F77EBD" w:rsidRDefault="000229DC" w:rsidP="00F77EBD">
      <w:pPr>
        <w:pStyle w:val="NormalWeb"/>
        <w:rPr>
          <w:bCs/>
        </w:rPr>
      </w:pPr>
      <w:r w:rsidRPr="000229DC">
        <w:rPr>
          <w:rFonts w:asciiTheme="minorHAnsi" w:hAnsiTheme="minorHAnsi"/>
          <w:sz w:val="22"/>
          <w:szCs w:val="22"/>
        </w:rPr>
        <w:t xml:space="preserve">Figure 8: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Pr>
          <w:rFonts w:asciiTheme="minorHAnsi" w:hAnsiTheme="minorHAnsi"/>
          <w:sz w:val="22"/>
          <w:szCs w:val="22"/>
        </w:rPr>
        <w:t>northern pipefish</w:t>
      </w:r>
      <w:r w:rsidRPr="000229DC">
        <w:rPr>
          <w:rFonts w:asciiTheme="minorHAnsi" w:hAnsiTheme="minorHAnsi"/>
          <w:sz w:val="22"/>
          <w:szCs w:val="22"/>
        </w:rPr>
        <w:t xml:space="preserve"> (</w:t>
      </w:r>
      <w:r w:rsidR="00544779">
        <w:rPr>
          <w:rFonts w:asciiTheme="minorHAnsi" w:hAnsiTheme="minorHAnsi"/>
          <w:sz w:val="22"/>
          <w:szCs w:val="22"/>
        </w:rPr>
        <w:t>pf</w:t>
      </w:r>
      <w:r w:rsidRPr="000229DC">
        <w:rPr>
          <w:rFonts w:asciiTheme="minorHAnsi" w:hAnsiTheme="minorHAnsi"/>
          <w:sz w:val="22"/>
          <w:szCs w:val="22"/>
        </w:rPr>
        <w:t xml:space="preserve">) association to the ordination structure illustrated as vectors. The top panel illustrates </w:t>
      </w:r>
      <w:r w:rsidRPr="000229DC">
        <w:rPr>
          <w:rFonts w:asciiTheme="minorHAnsi" w:hAnsiTheme="minorHAnsi"/>
          <w:bCs/>
          <w:sz w:val="22"/>
          <w:szCs w:val="22"/>
        </w:rPr>
        <w:t xml:space="preserve">the </w:t>
      </w:r>
      <w:proofErr w:type="gramStart"/>
      <w:r w:rsidRPr="000229DC">
        <w:rPr>
          <w:rFonts w:asciiTheme="minorHAnsi" w:hAnsiTheme="minorHAnsi"/>
          <w:bCs/>
          <w:sz w:val="22"/>
          <w:szCs w:val="22"/>
        </w:rPr>
        <w:t>log</w:t>
      </w:r>
      <w:proofErr w:type="gramEnd"/>
      <w:r w:rsidRPr="000229DC">
        <w:rPr>
          <w:rFonts w:asciiTheme="minorHAnsi" w:hAnsiTheme="minorHAnsi"/>
          <w:bCs/>
          <w:sz w:val="22"/>
          <w:szCs w:val="22"/>
        </w:rPr>
        <w:t>-scaled average catch per unit effort (CPUE) for all species by cluster. Species are bluefish (bf), northern pipefish (pf), Atlantic tomcod (</w:t>
      </w:r>
      <w:proofErr w:type="spellStart"/>
      <w:r w:rsidRPr="000229DC">
        <w:rPr>
          <w:rFonts w:asciiTheme="minorHAnsi" w:hAnsiTheme="minorHAnsi"/>
          <w:bCs/>
          <w:sz w:val="22"/>
          <w:szCs w:val="22"/>
        </w:rPr>
        <w:t>tc</w:t>
      </w:r>
      <w:proofErr w:type="spellEnd"/>
      <w:r w:rsidRPr="000229DC">
        <w:rPr>
          <w:rFonts w:asciiTheme="minorHAnsi" w:hAnsiTheme="minorHAnsi"/>
          <w:bCs/>
          <w:sz w:val="22"/>
          <w:szCs w:val="22"/>
        </w:rPr>
        <w:t>), winter flounder (</w:t>
      </w:r>
      <w:proofErr w:type="spellStart"/>
      <w:r w:rsidRPr="000229DC">
        <w:rPr>
          <w:rFonts w:asciiTheme="minorHAnsi" w:hAnsiTheme="minorHAnsi"/>
          <w:bCs/>
          <w:sz w:val="22"/>
          <w:szCs w:val="22"/>
        </w:rPr>
        <w:t>fl</w:t>
      </w:r>
      <w:proofErr w:type="spellEnd"/>
      <w:r w:rsidRPr="000229DC">
        <w:rPr>
          <w:rFonts w:asciiTheme="minorHAnsi" w:hAnsiTheme="minorHAnsi"/>
          <w:bCs/>
          <w:sz w:val="22"/>
          <w:szCs w:val="22"/>
        </w:rPr>
        <w:t>), green crab (</w:t>
      </w:r>
      <w:proofErr w:type="spellStart"/>
      <w:r w:rsidRPr="000229DC">
        <w:rPr>
          <w:rFonts w:asciiTheme="minorHAnsi" w:hAnsiTheme="minorHAnsi"/>
          <w:bCs/>
          <w:sz w:val="22"/>
          <w:szCs w:val="22"/>
        </w:rPr>
        <w:t>gc</w:t>
      </w:r>
      <w:proofErr w:type="spellEnd"/>
      <w:r w:rsidRPr="000229DC">
        <w:rPr>
          <w:rFonts w:asciiTheme="minorHAnsi" w:hAnsiTheme="minorHAnsi"/>
          <w:bCs/>
          <w:sz w:val="22"/>
          <w:szCs w:val="22"/>
        </w:rPr>
        <w:t xml:space="preserve">), </w:t>
      </w:r>
      <w:r w:rsidR="00EB350B">
        <w:rPr>
          <w:rFonts w:asciiTheme="minorHAnsi" w:hAnsiTheme="minorHAnsi"/>
          <w:bCs/>
          <w:sz w:val="22"/>
          <w:szCs w:val="22"/>
        </w:rPr>
        <w:t>river herring</w:t>
      </w:r>
      <w:r w:rsidRPr="000229DC">
        <w:rPr>
          <w:rFonts w:asciiTheme="minorHAnsi" w:hAnsiTheme="minorHAnsi"/>
          <w:bCs/>
          <w:sz w:val="22"/>
          <w:szCs w:val="22"/>
        </w:rPr>
        <w:t xml:space="preserve"> (</w:t>
      </w:r>
      <w:r w:rsidR="00A235A3">
        <w:rPr>
          <w:rFonts w:asciiTheme="minorHAnsi" w:hAnsiTheme="minorHAnsi"/>
          <w:bCs/>
          <w:sz w:val="22"/>
          <w:szCs w:val="22"/>
        </w:rPr>
        <w:t>aw</w:t>
      </w:r>
      <w:r w:rsidRPr="000229DC">
        <w:rPr>
          <w:rFonts w:asciiTheme="minorHAnsi" w:hAnsiTheme="minorHAnsi"/>
          <w:bCs/>
          <w:sz w:val="22"/>
          <w:szCs w:val="22"/>
        </w:rPr>
        <w:t>), Atlantic herring (h), Atlantic silverside (ss), mummichog (mm), and American sand lance (</w:t>
      </w:r>
      <w:proofErr w:type="spellStart"/>
      <w:r w:rsidRPr="000229DC">
        <w:rPr>
          <w:rFonts w:asciiTheme="minorHAnsi" w:hAnsiTheme="minorHAnsi"/>
          <w:bCs/>
          <w:sz w:val="22"/>
          <w:szCs w:val="22"/>
        </w:rPr>
        <w:t>sl</w:t>
      </w:r>
      <w:proofErr w:type="spellEnd"/>
      <w:r w:rsidRPr="000229DC">
        <w:rPr>
          <w:rFonts w:asciiTheme="minorHAnsi" w:hAnsiTheme="minorHAnsi"/>
          <w:bCs/>
          <w:sz w:val="22"/>
          <w:szCs w:val="22"/>
        </w:rPr>
        <w:t xml:space="preserve">). </w:t>
      </w:r>
      <w:r w:rsidR="00F77EBD">
        <w:rPr>
          <w:rFonts w:asciiTheme="minorHAnsi" w:hAnsiTheme="minorHAnsi"/>
          <w:bCs/>
          <w:sz w:val="22"/>
          <w:szCs w:val="22"/>
        </w:rPr>
        <w:br w:type="page"/>
      </w:r>
    </w:p>
    <w:p w14:paraId="5E1D83A5" w14:textId="58D7116B" w:rsidR="00F77EBD" w:rsidRDefault="00F77EBD" w:rsidP="00F77EBD">
      <w:pPr>
        <w:pStyle w:val="Bibliography"/>
        <w:rPr>
          <w:b/>
          <w:color w:val="4472C4"/>
        </w:rPr>
      </w:pPr>
      <w:r>
        <w:rPr>
          <w:b/>
          <w:color w:val="4472C4"/>
        </w:rPr>
        <w:lastRenderedPageBreak/>
        <w:t>8</w:t>
      </w:r>
      <w:r>
        <w:rPr>
          <w:b/>
          <w:color w:val="4472C4"/>
        </w:rPr>
        <w:tab/>
        <w:t>Table captions</w:t>
      </w:r>
    </w:p>
    <w:p w14:paraId="69A0DBC2" w14:textId="6A4C9350" w:rsidR="000229DC" w:rsidRDefault="00F77EBD" w:rsidP="000229DC">
      <w:pPr>
        <w:pStyle w:val="NormalWeb"/>
        <w:rPr>
          <w:rFonts w:asciiTheme="minorHAnsi" w:hAnsiTheme="minorHAnsi"/>
          <w:sz w:val="22"/>
          <w:szCs w:val="22"/>
        </w:rPr>
      </w:pPr>
      <w:r>
        <w:rPr>
          <w:rFonts w:asciiTheme="minorHAnsi" w:hAnsiTheme="minorHAnsi"/>
          <w:sz w:val="22"/>
          <w:szCs w:val="22"/>
        </w:rPr>
        <w:t xml:space="preserve">Table 1: Summary of seine catch data of </w:t>
      </w:r>
      <w:proofErr w:type="gramStart"/>
      <w:r>
        <w:rPr>
          <w:rFonts w:asciiTheme="minorHAnsi" w:hAnsiTheme="minorHAnsi"/>
          <w:sz w:val="22"/>
          <w:szCs w:val="22"/>
        </w:rPr>
        <w:t>11 year</w:t>
      </w:r>
      <w:proofErr w:type="gramEnd"/>
      <w:r>
        <w:rPr>
          <w:rFonts w:asciiTheme="minorHAnsi" w:hAnsiTheme="minorHAnsi"/>
          <w:sz w:val="22"/>
          <w:szCs w:val="22"/>
        </w:rPr>
        <w:t xml:space="preserve">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Graham Sherwood" w:date="2025-06-27T09:44:00Z" w:initials="GS">
    <w:p w14:paraId="4902F589" w14:textId="77777777" w:rsidR="004E265F" w:rsidRDefault="004E265F" w:rsidP="004E265F">
      <w:pPr>
        <w:pStyle w:val="CommentText"/>
      </w:pPr>
      <w:r>
        <w:rPr>
          <w:rStyle w:val="CommentReference"/>
        </w:rPr>
        <w:annotationRef/>
      </w:r>
      <w:r>
        <w:t xml:space="preserve">This seems like a wide definition. Was there a reference for this? For the purposes of CBASS it might include too many habitats when thinking about seining </w:t>
      </w:r>
    </w:p>
  </w:comment>
  <w:comment w:id="2" w:author="Katie Lankowicz [2]" w:date="2025-07-01T13:22:00Z" w:initials="KL">
    <w:p w14:paraId="703B904E" w14:textId="77777777" w:rsidR="00371699" w:rsidRDefault="00717CBF" w:rsidP="00371699">
      <w:pPr>
        <w:pStyle w:val="CommentText"/>
      </w:pPr>
      <w:r>
        <w:rPr>
          <w:rStyle w:val="CommentReference"/>
        </w:rPr>
        <w:annotationRef/>
      </w:r>
      <w:r w:rsidR="00371699">
        <w:t>I did pull this depth range from a paper, but I don’t want to die on the hill of defining what depths are considered “nearshore” when we only really sample 3m and shallower. Maybe I should just remove?</w:t>
      </w:r>
    </w:p>
  </w:comment>
  <w:comment w:id="5" w:author="Graham Sherwood" w:date="2025-06-27T09:52:00Z" w:initials="GS">
    <w:p w14:paraId="56BB18CF" w14:textId="65DE97EB" w:rsidR="004E265F" w:rsidRDefault="004E265F" w:rsidP="004E265F">
      <w:pPr>
        <w:pStyle w:val="CommentText"/>
      </w:pPr>
      <w:r>
        <w:rPr>
          <w:rStyle w:val="CommentReference"/>
        </w:rPr>
        <w:annotationRef/>
      </w:r>
      <w:r>
        <w:t>Is this true? It seems like we see distinct cohorts of silversides, at least age 0 and age 1</w:t>
      </w:r>
    </w:p>
  </w:comment>
  <w:comment w:id="6" w:author="Katie Lankowicz [2]" w:date="2025-07-01T13:17:00Z" w:initials="KL">
    <w:p w14:paraId="3E3CDD94" w14:textId="77777777" w:rsidR="00376442" w:rsidRDefault="00717CBF" w:rsidP="00376442">
      <w:pPr>
        <w:pStyle w:val="CommentText"/>
      </w:pPr>
      <w:r>
        <w:rPr>
          <w:rStyle w:val="CommentReference"/>
        </w:rPr>
        <w:annotationRef/>
      </w:r>
      <w:r w:rsidR="00376442">
        <w:t>The use of “annual” here is David Conover’s language. His intent is likely to describe the extremely short lifespan of the fish and the limited temporal window where two cohorts overlap, not to imply the existence of only one cohort.</w:t>
      </w:r>
    </w:p>
  </w:comment>
  <w:comment w:id="7" w:author="Aaron Whitman" w:date="2025-06-27T12:32:00Z" w:initials="AW">
    <w:p w14:paraId="4AED3DCB" w14:textId="50D85BA8" w:rsidR="00525C42" w:rsidRDefault="00525C42" w:rsidP="00525C42">
      <w:pPr>
        <w:pStyle w:val="CommentText"/>
      </w:pPr>
      <w:r>
        <w:rPr>
          <w:rStyle w:val="CommentReference"/>
        </w:rPr>
        <w:annotationRef/>
      </w:r>
      <w:r>
        <w:t>We caught some that were ripe and running on our first trip this year.</w:t>
      </w:r>
    </w:p>
  </w:comment>
  <w:comment w:id="17" w:author="Graham Sherwood" w:date="2025-06-27T10:03:00Z" w:initials="GS">
    <w:p w14:paraId="6B927295" w14:textId="77777777" w:rsidR="00563400" w:rsidRDefault="00563400" w:rsidP="00563400">
      <w:pPr>
        <w:pStyle w:val="CommentText"/>
      </w:pPr>
      <w:r>
        <w:rPr>
          <w:rStyle w:val="CommentReference"/>
        </w:rPr>
        <w:annotationRef/>
      </w:r>
      <w:r>
        <w:t>Maybe add something here to the effect that “this would be consistent with an expected temperature-mediated growth increase for a species that is not near it’s thermal maximum”</w:t>
      </w:r>
    </w:p>
  </w:comment>
  <w:comment w:id="18" w:author="Katie Lankowicz [2]" w:date="2025-07-01T13:58:00Z" w:initials="KL">
    <w:p w14:paraId="407399CD" w14:textId="77777777" w:rsidR="00B9699F" w:rsidRDefault="00B9699F" w:rsidP="00B9699F">
      <w:pPr>
        <w:pStyle w:val="CommentText"/>
      </w:pPr>
      <w:r>
        <w:rPr>
          <w:rStyle w:val="CommentReference"/>
        </w:rPr>
        <w:annotationRef/>
      </w:r>
      <w:r>
        <w:t>How’s this look</w:t>
      </w:r>
    </w:p>
  </w:comment>
  <w:comment w:id="19" w:author="Katie Lankowicz" w:date="2025-05-08T09:42:00Z" w:initials="KL">
    <w:p w14:paraId="1F405C25" w14:textId="72F51530"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20" w:author="Zachary Whitener" w:date="2025-06-24T12:37:00Z" w:initials="ZW">
    <w:p w14:paraId="0391EB27" w14:textId="77777777" w:rsidR="006B0679" w:rsidRDefault="006B0679" w:rsidP="006B0679">
      <w:pPr>
        <w:pStyle w:val="CommentText"/>
      </w:pPr>
      <w:r>
        <w:rPr>
          <w:rStyle w:val="CommentReference"/>
        </w:rPr>
        <w:annotationRef/>
      </w:r>
      <w:r>
        <w:t>Yes, we have used the same net setup since the beginning</w:t>
      </w:r>
    </w:p>
  </w:comment>
  <w:comment w:id="21" w:author="Zachary Whitener" w:date="2025-06-24T12:42:00Z" w:initials="ZW">
    <w:p w14:paraId="39F58EF2" w14:textId="77777777" w:rsidR="00E76F70" w:rsidRDefault="00E76F70" w:rsidP="00E76F70">
      <w:pPr>
        <w:pStyle w:val="CommentText"/>
      </w:pPr>
      <w:r>
        <w:rPr>
          <w:rStyle w:val="CommentReference"/>
        </w:rPr>
        <w:annotationRef/>
      </w:r>
      <w:r>
        <w:t xml:space="preserve">The vast majority, yes, but we also retained many, especially in the early years. Not sure if this was a deliberate omission </w:t>
      </w:r>
    </w:p>
  </w:comment>
  <w:comment w:id="22" w:author="Katie Lankowicz [2]" w:date="2025-07-01T14:03:00Z" w:initials="KL">
    <w:p w14:paraId="540C19F1" w14:textId="77777777" w:rsidR="00B9699F" w:rsidRDefault="00B9699F" w:rsidP="00B9699F">
      <w:pPr>
        <w:pStyle w:val="CommentText"/>
      </w:pPr>
      <w:r>
        <w:rPr>
          <w:rStyle w:val="CommentReference"/>
        </w:rPr>
        <w:annotationRef/>
      </w:r>
      <w:r>
        <w:t>Pretty much a deliberate omission; not relevant to the analyses at hand and opens a can of worms.</w:t>
      </w:r>
    </w:p>
  </w:comment>
  <w:comment w:id="23" w:author="Graham Sherwood" w:date="2025-06-27T10:22:00Z" w:initials="GS">
    <w:p w14:paraId="56144066" w14:textId="24126015" w:rsidR="005B3CE9" w:rsidRDefault="005B3CE9" w:rsidP="005B3CE9">
      <w:pPr>
        <w:pStyle w:val="CommentText"/>
      </w:pPr>
      <w:r>
        <w:rPr>
          <w:rStyle w:val="CommentReference"/>
        </w:rPr>
        <w:annotationRef/>
      </w:r>
      <w:r>
        <w:t>Nicely explained!</w:t>
      </w:r>
    </w:p>
  </w:comment>
  <w:comment w:id="27" w:author="Aaron Whitman" w:date="2025-06-27T12:54:00Z" w:initials="AW">
    <w:p w14:paraId="02339848" w14:textId="77777777" w:rsidR="00E63209" w:rsidRDefault="00E63209" w:rsidP="00E63209">
      <w:pPr>
        <w:pStyle w:val="CommentText"/>
      </w:pPr>
      <w:r>
        <w:rPr>
          <w:rStyle w:val="CommentReference"/>
        </w:rPr>
        <w:annotationRef/>
      </w:r>
      <w:r>
        <w:t>This one surprised me, I would’ve thought rock gunnel or sculpin</w:t>
      </w:r>
    </w:p>
  </w:comment>
  <w:comment w:id="28" w:author="Katie Lankowicz [2]" w:date="2025-07-01T14:16:00Z" w:initials="KL">
    <w:p w14:paraId="69DFAA53" w14:textId="77777777" w:rsidR="00376442" w:rsidRDefault="007604EB" w:rsidP="00376442">
      <w:pPr>
        <w:pStyle w:val="CommentText"/>
      </w:pPr>
      <w:r>
        <w:rPr>
          <w:rStyle w:val="CommentReference"/>
        </w:rPr>
        <w:annotationRef/>
      </w:r>
      <w:r w:rsidR="00376442">
        <w:t>I know you guys caught a bunch of gunnel in your first trip this year, but we don’t normally get them! And two things going on here with sculpin:</w:t>
      </w:r>
      <w:r w:rsidR="00376442">
        <w:br/>
      </w:r>
      <w:r w:rsidR="00376442">
        <w:br/>
        <w:t>1. We have to split sculpin across the three species (grubby, longhorn, shorthorn) which really reduces the encounter percentage of each group</w:t>
      </w:r>
      <w:r w:rsidR="00376442">
        <w:br/>
        <w:t>2. Several sculpin were not identified to the species level and thus had to be excluded, further reducing encounter percentage</w:t>
      </w:r>
    </w:p>
  </w:comment>
  <w:comment w:id="29" w:author="Zachary Whitener" w:date="2025-06-24T13:09:00Z" w:initials="ZW">
    <w:p w14:paraId="7AEBBC64" w14:textId="792B2E0B" w:rsidR="00686FE7" w:rsidRDefault="00686FE7" w:rsidP="00686FE7">
      <w:pPr>
        <w:pStyle w:val="CommentText"/>
      </w:pPr>
      <w:r>
        <w:rPr>
          <w:rStyle w:val="CommentReference"/>
        </w:rPr>
        <w:annotationRef/>
      </w:r>
      <w:r>
        <w:t>Since definitive identification of alewife vs blueback requires lethal sampling, I think that is most appropriate to call these “river herring (Alosa sp.)” as we don’t have any clue how many were alewife or blueback. Perhaps add an asterisk and note?</w:t>
      </w:r>
    </w:p>
  </w:comment>
  <w:comment w:id="30" w:author="Katie Lankowicz [2]" w:date="2025-07-01T14:17:00Z" w:initials="KL">
    <w:p w14:paraId="6A615B0C" w14:textId="77777777" w:rsidR="007604EB" w:rsidRDefault="007604EB" w:rsidP="007604EB">
      <w:pPr>
        <w:pStyle w:val="CommentText"/>
      </w:pPr>
      <w:r>
        <w:rPr>
          <w:rStyle w:val="CommentReference"/>
        </w:rPr>
        <w:annotationRef/>
      </w:r>
      <w:r>
        <w:t>Fair enough, I’ll make that change throughout</w:t>
      </w:r>
    </w:p>
  </w:comment>
  <w:comment w:id="40" w:author="Zachary Whitener" w:date="2025-06-24T13:14:00Z" w:initials="ZW">
    <w:p w14:paraId="10CBD859" w14:textId="2E85CB66" w:rsidR="007D00E2" w:rsidRDefault="007D00E2" w:rsidP="007D00E2">
      <w:pPr>
        <w:pStyle w:val="CommentText"/>
      </w:pPr>
      <w:r>
        <w:rPr>
          <w:rStyle w:val="CommentReference"/>
        </w:rPr>
        <w:annotationRef/>
      </w:r>
      <w:hyperlink r:id="rId1" w:history="1">
        <w:r w:rsidRPr="009B5482">
          <w:rPr>
            <w:rStyle w:val="Hyperlink"/>
          </w:rPr>
          <w:t>https://academic.oup.com/fisheries/article/50/3/99/7972622?login=false</w:t>
        </w:r>
      </w:hyperlink>
    </w:p>
  </w:comment>
  <w:comment w:id="41" w:author="Zachary Whitener" w:date="2025-06-24T13:36:00Z" w:initials="ZW">
    <w:p w14:paraId="217CA470" w14:textId="77777777" w:rsidR="000127EA" w:rsidRDefault="000127EA" w:rsidP="000127EA">
      <w:pPr>
        <w:pStyle w:val="CommentText"/>
      </w:pPr>
      <w:r>
        <w:rPr>
          <w:rStyle w:val="CommentReference"/>
        </w:rPr>
        <w:annotationRef/>
      </w:r>
      <w:r>
        <w:t xml:space="preserve">2023 was a weird year that showed the an issue with our sampling timing—the juvenile herring showed up super early that year, they and the mackerel chasing them inshore were abundant in May, about a month earlier than normal. DMR took forever to get us our permit so we couldn’t start early, and therefore effectively missed them inshore. Not sure if you want to add this caveat/explanation, but perhaps in the discussion </w:t>
      </w:r>
    </w:p>
  </w:comment>
  <w:comment w:id="42" w:author="Katie Lankowicz [2]" w:date="2025-07-01T14:29:00Z" w:initials="KL">
    <w:p w14:paraId="06ED375E" w14:textId="77777777" w:rsidR="00A36363" w:rsidRDefault="00A36363" w:rsidP="00A36363">
      <w:pPr>
        <w:pStyle w:val="CommentText"/>
      </w:pPr>
      <w:r>
        <w:rPr>
          <w:rStyle w:val="CommentReference"/>
        </w:rPr>
        <w:annotationRef/>
      </w:r>
      <w:r>
        <w:t>Pretty neat and demonstrative of interannual variability in phenology. I’ll see if there’s a natural place for it in the discussion</w:t>
      </w:r>
    </w:p>
  </w:comment>
  <w:comment w:id="43" w:author="Aaron Whitman" w:date="2025-06-27T13:02:00Z" w:initials="AW">
    <w:p w14:paraId="318EFF68" w14:textId="365799D4" w:rsidR="00E63209" w:rsidRDefault="00E63209" w:rsidP="00E63209">
      <w:pPr>
        <w:pStyle w:val="CommentText"/>
      </w:pPr>
      <w:r>
        <w:rPr>
          <w:rStyle w:val="CommentReference"/>
        </w:rPr>
        <w:annotationRef/>
      </w:r>
      <w:r>
        <w:t>How does 2022 compare to 2023? I know that we saw very little spawning activity out in Casco Bay in the fall of 2021, maybe there was even less spawning in the fall of 2022?</w:t>
      </w:r>
    </w:p>
  </w:comment>
  <w:comment w:id="44" w:author="Katie Lankowicz [2]" w:date="2025-07-03T13:09:00Z" w:initials="KL">
    <w:p w14:paraId="1BBBA393" w14:textId="77777777" w:rsidR="00376442" w:rsidRDefault="00A179C6" w:rsidP="00376442">
      <w:pPr>
        <w:pStyle w:val="CommentText"/>
      </w:pPr>
      <w:r>
        <w:rPr>
          <w:rStyle w:val="CommentReference"/>
        </w:rPr>
        <w:annotationRef/>
      </w:r>
      <w:r w:rsidR="00376442">
        <w:t>Our herring catch was pretty average in 2022.</w:t>
      </w:r>
      <w:r w:rsidR="00376442">
        <w:br/>
      </w:r>
      <w:r w:rsidR="00376442">
        <w:br/>
        <w:t>Notably high CPUE: 2014 (441 herring/seine) and 2017 (188 herring/seine)</w:t>
      </w:r>
      <w:r w:rsidR="00376442">
        <w:br/>
      </w:r>
      <w:r w:rsidR="00376442">
        <w:br/>
        <w:t>Notably low CPUE: 2015 (2 herring/seine) and 2023 (less than 1 herring/seine).</w:t>
      </w:r>
      <w:r w:rsidR="00376442">
        <w:br/>
      </w:r>
      <w:r w:rsidR="00376442">
        <w:br/>
        <w:t>The rest of the years run between 18 and 66 herring/seine.</w:t>
      </w:r>
    </w:p>
  </w:comment>
  <w:comment w:id="45" w:author="Zachary Whitener" w:date="2025-06-24T13:22:00Z" w:initials="ZW">
    <w:p w14:paraId="2911363F" w14:textId="39894B46" w:rsidR="006F1B47" w:rsidRDefault="006F1B47" w:rsidP="006F1B47">
      <w:pPr>
        <w:pStyle w:val="CommentText"/>
      </w:pPr>
      <w:r>
        <w:rPr>
          <w:rStyle w:val="CommentReference"/>
        </w:rPr>
        <w:annotationRef/>
      </w:r>
      <w:r>
        <w:t>Spacing before/after “=” sign inconsistent</w:t>
      </w:r>
    </w:p>
  </w:comment>
  <w:comment w:id="46" w:author="Aaron Whitman" w:date="2025-06-27T13:07:00Z" w:initials="AW">
    <w:p w14:paraId="0BE53AC1" w14:textId="77777777" w:rsidR="0061741B" w:rsidRDefault="0061741B" w:rsidP="0061741B">
      <w:pPr>
        <w:pStyle w:val="CommentText"/>
      </w:pPr>
      <w:r>
        <w:rPr>
          <w:rStyle w:val="CommentReference"/>
        </w:rPr>
        <w:annotationRef/>
      </w:r>
      <w:r>
        <w:t xml:space="preserve">Is this because we catch sand lance later in the season when they are big enough to be caught? </w:t>
      </w:r>
    </w:p>
  </w:comment>
  <w:comment w:id="47" w:author="Katie Lankowicz [2]" w:date="2025-07-03T13:20:00Z" w:initials="KL">
    <w:p w14:paraId="114A7AB2" w14:textId="77777777" w:rsidR="00376442" w:rsidRDefault="002A6DA8" w:rsidP="00376442">
      <w:pPr>
        <w:pStyle w:val="CommentText"/>
      </w:pPr>
      <w:r>
        <w:rPr>
          <w:rStyle w:val="CommentReference"/>
        </w:rPr>
        <w:annotationRef/>
      </w:r>
      <w:r w:rsidR="00376442">
        <w:t>Cluster B is the “sand lance or nothing” cluster. Site-season combinations that are best defined by cluster B are upriver in the early summer (nothing is there), then all the way south in mid summer (YOY sand lance have recruited to the net), and then at the north-south extremes at the end of the summer (limited catch at Presumpscot, sand lance dominate at Alewife Cove).</w:t>
      </w:r>
      <w:r w:rsidR="00376442">
        <w:br/>
      </w:r>
      <w:r w:rsidR="00376442">
        <w:br/>
        <w:t>I think what this says, more than anything else, is that sand lance have a super-specific spatiotemporal distribution. They prefer Alewife Cove, as opposed to most other species (except herring in the early summer period). Because they’re so unlike everything else, they’re statistically shunted to the cluster that best describes conditions when no fish are present.</w:t>
      </w:r>
    </w:p>
  </w:comment>
  <w:comment w:id="48" w:author="Graham Sherwood" w:date="2025-06-27T14:09:00Z" w:initials="GS">
    <w:p w14:paraId="6602BFEB" w14:textId="233B5F38" w:rsidR="007B4A28" w:rsidRDefault="007B4A28" w:rsidP="007B4A28">
      <w:pPr>
        <w:pStyle w:val="CommentText"/>
      </w:pPr>
      <w:r>
        <w:rPr>
          <w:rStyle w:val="CommentReference"/>
        </w:rPr>
        <w:annotationRef/>
      </w:r>
      <w:r>
        <w:t>I’m guessing that a reviewer might ask if we have data to suggest if higher juvenile densities are related to lower growth to support this</w:t>
      </w:r>
    </w:p>
  </w:comment>
  <w:comment w:id="49" w:author="Katie Lankowicz [2]" w:date="2025-07-03T13:31:00Z" w:initials="KL">
    <w:p w14:paraId="4A200EE0" w14:textId="77777777" w:rsidR="0078662E" w:rsidRDefault="0078662E" w:rsidP="0078662E">
      <w:pPr>
        <w:pStyle w:val="CommentText"/>
      </w:pPr>
      <w:r>
        <w:rPr>
          <w:rStyle w:val="CommentReference"/>
        </w:rPr>
        <w:annotationRef/>
      </w:r>
      <w:r>
        <w:t>I haven’t done any real analysis here. I’m just noting that this coarse-scale relationship between relative abundance and individual growth pretty neatly fits our understanding of competition-driven density dependence.</w:t>
      </w:r>
      <w:r>
        <w:br/>
      </w:r>
      <w:r>
        <w:br/>
        <w:t>Is there something you think I should add?</w:t>
      </w:r>
    </w:p>
  </w:comment>
  <w:comment w:id="50" w:author="Graham Sherwood" w:date="2025-06-27T14:11:00Z" w:initials="GS">
    <w:p w14:paraId="1648D6D3" w14:textId="62C69F19" w:rsidR="007B4A28" w:rsidRDefault="007B4A28" w:rsidP="007B4A28">
      <w:pPr>
        <w:pStyle w:val="CommentText"/>
      </w:pPr>
      <w:r>
        <w:rPr>
          <w:rStyle w:val="CommentReference"/>
        </w:rPr>
        <w:annotationRef/>
      </w:r>
      <w:r>
        <w:t>Is this the right word? Maybe structure or functioning instead?</w:t>
      </w:r>
    </w:p>
  </w:comment>
  <w:comment w:id="51" w:author="Graham Sherwood" w:date="2025-06-27T14:18:00Z" w:initials="GS">
    <w:p w14:paraId="1EC6D3F5" w14:textId="77777777" w:rsidR="00712317" w:rsidRDefault="00E61057" w:rsidP="00712317">
      <w:pPr>
        <w:pStyle w:val="CommentText"/>
      </w:pPr>
      <w:r>
        <w:rPr>
          <w:rStyle w:val="CommentReference"/>
        </w:rPr>
        <w:annotationRef/>
      </w:r>
      <w:r w:rsidR="00712317">
        <w:t>I wonder if it’s worth mentioning that there is relatively little information on herring recruitment in the Gulf of Maine at this life stage. Given that the herring stock has gone through a major collapse could our data be used somehow to examine where bottlenecks might be occurring? For example, we’ve observed juvenile herring throughout our survey suggesting that spawning is still taking place in coastal Maine waters even though our most recent acoustic survey (in 2021/22) didn’t identify spawning activity in the region we observed off Cape Elizabeth from 2012-2016. I guess what I’m getting at is - is there any evidence for abundance changes in juvenile herring from our survey that we might be able to link up to broader stock dynamics? Maybe not right now, but maybe yes with a longer time series</w:t>
      </w:r>
    </w:p>
  </w:comment>
  <w:comment w:id="52" w:author="Katie Lankowicz [2]" w:date="2025-07-28T10:27:00Z" w:initials="KL">
    <w:p w14:paraId="2D71F637" w14:textId="77777777" w:rsidR="00376442" w:rsidRDefault="00376442" w:rsidP="00376442">
      <w:pPr>
        <w:pStyle w:val="CommentText"/>
      </w:pPr>
      <w:r>
        <w:rPr>
          <w:rStyle w:val="CommentReference"/>
        </w:rPr>
        <w:annotationRef/>
      </w:r>
      <w:r>
        <w:t>I like where your head is at here, but I think I want to focus on that in another paper (specifically, the one I’m working on with QBC intern Annabella). I have referenced this as a good avenue for further research.</w:t>
      </w:r>
    </w:p>
  </w:comment>
  <w:comment w:id="58" w:author="Graham Sherwood" w:date="2025-06-27T10:34:00Z" w:initials="GS">
    <w:p w14:paraId="7C04FC11" w14:textId="15A45BB7" w:rsidR="00903215" w:rsidRDefault="00903215" w:rsidP="00903215">
      <w:pPr>
        <w:pStyle w:val="CommentText"/>
      </w:pPr>
      <w:r>
        <w:rPr>
          <w:rStyle w:val="CommentReference"/>
        </w:rPr>
        <w:annotationRef/>
      </w:r>
      <w:r>
        <w:t>I would consider changing the aspect of this plot (narrower) to highlight the general increasing pattern</w:t>
      </w:r>
    </w:p>
  </w:comment>
  <w:comment w:id="59" w:author="Katie Lankowicz [2]" w:date="2025-07-03T14:56:00Z" w:initials="KL">
    <w:p w14:paraId="4E48B2DD" w14:textId="77777777" w:rsidR="00A235A3" w:rsidRDefault="00A235A3" w:rsidP="00A235A3">
      <w:pPr>
        <w:pStyle w:val="CommentText"/>
      </w:pPr>
      <w:r>
        <w:rPr>
          <w:rStyle w:val="CommentReference"/>
        </w:rPr>
        <w:annotationRef/>
      </w:r>
      <w:r>
        <w:t xml:space="preserve">Hard to get much narrower without affecting the legibility of the x axis.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02F589" w15:done="0"/>
  <w15:commentEx w15:paraId="703B904E" w15:paraIdParent="4902F589" w15:done="0"/>
  <w15:commentEx w15:paraId="56BB18CF" w15:done="0"/>
  <w15:commentEx w15:paraId="3E3CDD94" w15:paraIdParent="56BB18CF" w15:done="0"/>
  <w15:commentEx w15:paraId="4AED3DCB" w15:done="1"/>
  <w15:commentEx w15:paraId="6B927295" w15:done="0"/>
  <w15:commentEx w15:paraId="407399CD" w15:paraIdParent="6B927295" w15:done="0"/>
  <w15:commentEx w15:paraId="1F405C25" w15:done="1"/>
  <w15:commentEx w15:paraId="0391EB27" w15:paraIdParent="1F405C25" w15:done="1"/>
  <w15:commentEx w15:paraId="39F58EF2" w15:done="0"/>
  <w15:commentEx w15:paraId="540C19F1" w15:paraIdParent="39F58EF2" w15:done="0"/>
  <w15:commentEx w15:paraId="56144066" w15:done="1"/>
  <w15:commentEx w15:paraId="02339848" w15:done="0"/>
  <w15:commentEx w15:paraId="69DFAA53" w15:paraIdParent="02339848" w15:done="0"/>
  <w15:commentEx w15:paraId="7AEBBC64" w15:done="0"/>
  <w15:commentEx w15:paraId="6A615B0C" w15:paraIdParent="7AEBBC64" w15:done="0"/>
  <w15:commentEx w15:paraId="10CBD859" w15:done="1"/>
  <w15:commentEx w15:paraId="217CA470" w15:done="0"/>
  <w15:commentEx w15:paraId="06ED375E" w15:paraIdParent="217CA470" w15:done="0"/>
  <w15:commentEx w15:paraId="318EFF68" w15:done="0"/>
  <w15:commentEx w15:paraId="1BBBA393" w15:paraIdParent="318EFF68" w15:done="0"/>
  <w15:commentEx w15:paraId="2911363F" w15:done="1"/>
  <w15:commentEx w15:paraId="0BE53AC1" w15:done="0"/>
  <w15:commentEx w15:paraId="114A7AB2" w15:paraIdParent="0BE53AC1" w15:done="0"/>
  <w15:commentEx w15:paraId="6602BFEB" w15:done="0"/>
  <w15:commentEx w15:paraId="4A200EE0" w15:paraIdParent="6602BFEB" w15:done="0"/>
  <w15:commentEx w15:paraId="1648D6D3" w15:done="1"/>
  <w15:commentEx w15:paraId="1EC6D3F5" w15:done="0"/>
  <w15:commentEx w15:paraId="2D71F637" w15:paraIdParent="1EC6D3F5" w15:done="0"/>
  <w15:commentEx w15:paraId="7C04FC11" w15:done="0"/>
  <w15:commentEx w15:paraId="4E48B2DD" w15:paraIdParent="7C04FC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51280F" w16cex:dateUtc="2025-06-27T13:44:00Z"/>
  <w16cex:commentExtensible w16cex:durableId="0877417F" w16cex:dateUtc="2025-07-01T17:22:00Z"/>
  <w16cex:commentExtensible w16cex:durableId="2149CD4E" w16cex:dateUtc="2025-06-27T13:52:00Z"/>
  <w16cex:commentExtensible w16cex:durableId="7B67854A" w16cex:dateUtc="2025-07-01T17:17:00Z"/>
  <w16cex:commentExtensible w16cex:durableId="7ECA6052" w16cex:dateUtc="2025-06-27T16:32:00Z"/>
  <w16cex:commentExtensible w16cex:durableId="77C48C95" w16cex:dateUtc="2025-06-27T14:03:00Z"/>
  <w16cex:commentExtensible w16cex:durableId="342ECCAA" w16cex:dateUtc="2025-07-01T17:58:00Z"/>
  <w16cex:commentExtensible w16cex:durableId="2BAA458A" w16cex:dateUtc="2025-05-08T13:42:00Z"/>
  <w16cex:commentExtensible w16cex:durableId="68F68CE0" w16cex:dateUtc="2025-06-24T16:37:00Z"/>
  <w16cex:commentExtensible w16cex:durableId="6338893E" w16cex:dateUtc="2025-06-24T16:42:00Z"/>
  <w16cex:commentExtensible w16cex:durableId="76DB76CA" w16cex:dateUtc="2025-07-01T18:03:00Z"/>
  <w16cex:commentExtensible w16cex:durableId="1D711A81" w16cex:dateUtc="2025-06-27T14:22:00Z"/>
  <w16cex:commentExtensible w16cex:durableId="6D0A0869" w16cex:dateUtc="2025-06-27T16:54:00Z"/>
  <w16cex:commentExtensible w16cex:durableId="5EE7ED70" w16cex:dateUtc="2025-07-01T18:16:00Z"/>
  <w16cex:commentExtensible w16cex:durableId="6F92B7FE" w16cex:dateUtc="2025-06-24T17:09:00Z"/>
  <w16cex:commentExtensible w16cex:durableId="59FC5F19" w16cex:dateUtc="2025-07-01T18:17:00Z"/>
  <w16cex:commentExtensible w16cex:durableId="3C000678" w16cex:dateUtc="2025-06-24T17:14:00Z"/>
  <w16cex:commentExtensible w16cex:durableId="4D400F12" w16cex:dateUtc="2025-06-24T17:36:00Z"/>
  <w16cex:commentExtensible w16cex:durableId="5FC6A19A" w16cex:dateUtc="2025-07-01T18:29:00Z"/>
  <w16cex:commentExtensible w16cex:durableId="24D2EE93" w16cex:dateUtc="2025-06-27T17:02:00Z"/>
  <w16cex:commentExtensible w16cex:durableId="13AEB976" w16cex:dateUtc="2025-07-03T17:09:00Z"/>
  <w16cex:commentExtensible w16cex:durableId="543CE892" w16cex:dateUtc="2025-06-24T17:22:00Z"/>
  <w16cex:commentExtensible w16cex:durableId="01E37BB3" w16cex:dateUtc="2025-06-27T17:07:00Z"/>
  <w16cex:commentExtensible w16cex:durableId="32351B95" w16cex:dateUtc="2025-07-03T17:20:00Z"/>
  <w16cex:commentExtensible w16cex:durableId="45AE16CB" w16cex:dateUtc="2025-06-27T18:09:00Z"/>
  <w16cex:commentExtensible w16cex:durableId="30FE414C" w16cex:dateUtc="2025-07-03T17:31:00Z"/>
  <w16cex:commentExtensible w16cex:durableId="16E08217" w16cex:dateUtc="2025-06-27T18:11:00Z"/>
  <w16cex:commentExtensible w16cex:durableId="10C15F21" w16cex:dateUtc="2025-06-27T18:18:00Z"/>
  <w16cex:commentExtensible w16cex:durableId="0D515D0D" w16cex:dateUtc="2025-07-28T14:27:00Z"/>
  <w16cex:commentExtensible w16cex:durableId="0249DCFE" w16cex:dateUtc="2025-06-27T14:34:00Z"/>
  <w16cex:commentExtensible w16cex:durableId="5548110C" w16cex:dateUtc="2025-07-03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02F589" w16cid:durableId="4B51280F"/>
  <w16cid:commentId w16cid:paraId="703B904E" w16cid:durableId="0877417F"/>
  <w16cid:commentId w16cid:paraId="56BB18CF" w16cid:durableId="2149CD4E"/>
  <w16cid:commentId w16cid:paraId="3E3CDD94" w16cid:durableId="7B67854A"/>
  <w16cid:commentId w16cid:paraId="4AED3DCB" w16cid:durableId="7ECA6052"/>
  <w16cid:commentId w16cid:paraId="6B927295" w16cid:durableId="77C48C95"/>
  <w16cid:commentId w16cid:paraId="407399CD" w16cid:durableId="342ECCAA"/>
  <w16cid:commentId w16cid:paraId="1F405C25" w16cid:durableId="2BAA458A"/>
  <w16cid:commentId w16cid:paraId="0391EB27" w16cid:durableId="68F68CE0"/>
  <w16cid:commentId w16cid:paraId="39F58EF2" w16cid:durableId="6338893E"/>
  <w16cid:commentId w16cid:paraId="540C19F1" w16cid:durableId="76DB76CA"/>
  <w16cid:commentId w16cid:paraId="56144066" w16cid:durableId="1D711A81"/>
  <w16cid:commentId w16cid:paraId="02339848" w16cid:durableId="6D0A0869"/>
  <w16cid:commentId w16cid:paraId="69DFAA53" w16cid:durableId="5EE7ED70"/>
  <w16cid:commentId w16cid:paraId="7AEBBC64" w16cid:durableId="6F92B7FE"/>
  <w16cid:commentId w16cid:paraId="6A615B0C" w16cid:durableId="59FC5F19"/>
  <w16cid:commentId w16cid:paraId="10CBD859" w16cid:durableId="3C000678"/>
  <w16cid:commentId w16cid:paraId="217CA470" w16cid:durableId="4D400F12"/>
  <w16cid:commentId w16cid:paraId="06ED375E" w16cid:durableId="5FC6A19A"/>
  <w16cid:commentId w16cid:paraId="318EFF68" w16cid:durableId="24D2EE93"/>
  <w16cid:commentId w16cid:paraId="1BBBA393" w16cid:durableId="13AEB976"/>
  <w16cid:commentId w16cid:paraId="2911363F" w16cid:durableId="543CE892"/>
  <w16cid:commentId w16cid:paraId="0BE53AC1" w16cid:durableId="01E37BB3"/>
  <w16cid:commentId w16cid:paraId="114A7AB2" w16cid:durableId="32351B95"/>
  <w16cid:commentId w16cid:paraId="6602BFEB" w16cid:durableId="45AE16CB"/>
  <w16cid:commentId w16cid:paraId="4A200EE0" w16cid:durableId="30FE414C"/>
  <w16cid:commentId w16cid:paraId="1648D6D3" w16cid:durableId="16E08217"/>
  <w16cid:commentId w16cid:paraId="1EC6D3F5" w16cid:durableId="10C15F21"/>
  <w16cid:commentId w16cid:paraId="2D71F637" w16cid:durableId="0D515D0D"/>
  <w16cid:commentId w16cid:paraId="7C04FC11" w16cid:durableId="0249DCFE"/>
  <w16cid:commentId w16cid:paraId="4E48B2DD" w16cid:durableId="55481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1D55A" w14:textId="77777777" w:rsidR="000039AE" w:rsidRDefault="000039AE" w:rsidP="005E42CD">
      <w:pPr>
        <w:spacing w:after="0" w:line="240" w:lineRule="auto"/>
      </w:pPr>
      <w:r>
        <w:separator/>
      </w:r>
    </w:p>
  </w:endnote>
  <w:endnote w:type="continuationSeparator" w:id="0">
    <w:p w14:paraId="7FA90502" w14:textId="77777777" w:rsidR="000039AE" w:rsidRDefault="000039AE"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4E4A3" w14:textId="77777777" w:rsidR="000039AE" w:rsidRDefault="000039AE" w:rsidP="005E42CD">
      <w:pPr>
        <w:spacing w:after="0" w:line="240" w:lineRule="auto"/>
      </w:pPr>
      <w:r>
        <w:separator/>
      </w:r>
    </w:p>
  </w:footnote>
  <w:footnote w:type="continuationSeparator" w:id="0">
    <w:p w14:paraId="561D1D83" w14:textId="77777777" w:rsidR="000039AE" w:rsidRDefault="000039AE"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DDF04" w14:textId="77777777" w:rsidR="00BA15C7" w:rsidRDefault="00BA1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1390067357-2146955463-1417001333-7127"/>
  </w15:person>
  <w15:person w15:author="Graham Sherwood">
    <w15:presenceInfo w15:providerId="AD" w15:userId="S::gsherwood@gmri.org::8a765239-fe68-4176-a376-b1bb0d1deb04"/>
  </w15:person>
  <w15:person w15:author="Katie Lankowicz [2]">
    <w15:presenceInfo w15:providerId="AD" w15:userId="S-1-5-21-3648851661-509182667-213263836-1002"/>
  </w15:person>
  <w15:person w15:author="Aaron Whitman">
    <w15:presenceInfo w15:providerId="AD" w15:userId="S-1-5-21-2684481115-1537838316-412047478-1002"/>
  </w15:person>
  <w15:person w15:author="Zachary Whitener">
    <w15:presenceInfo w15:providerId="AD" w15:userId="S::zwhitener@gmri.org::5a06fb8b-8141-4e12-b7be-b9100a435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0FAIREJzo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5C3B"/>
    <w:rsid w:val="000C3C33"/>
    <w:rsid w:val="000E5997"/>
    <w:rsid w:val="000F4DEB"/>
    <w:rsid w:val="000F6289"/>
    <w:rsid w:val="001177BA"/>
    <w:rsid w:val="00130104"/>
    <w:rsid w:val="001407E8"/>
    <w:rsid w:val="001579FC"/>
    <w:rsid w:val="00160337"/>
    <w:rsid w:val="00167751"/>
    <w:rsid w:val="0017730B"/>
    <w:rsid w:val="001774AF"/>
    <w:rsid w:val="0019083E"/>
    <w:rsid w:val="00191693"/>
    <w:rsid w:val="001A6B31"/>
    <w:rsid w:val="001B2F25"/>
    <w:rsid w:val="001B4435"/>
    <w:rsid w:val="001B5959"/>
    <w:rsid w:val="001B77F3"/>
    <w:rsid w:val="001D0998"/>
    <w:rsid w:val="001F1CA4"/>
    <w:rsid w:val="00203434"/>
    <w:rsid w:val="002040E5"/>
    <w:rsid w:val="00206E53"/>
    <w:rsid w:val="002131A8"/>
    <w:rsid w:val="0021433C"/>
    <w:rsid w:val="002171B2"/>
    <w:rsid w:val="00291AF8"/>
    <w:rsid w:val="002A323C"/>
    <w:rsid w:val="002A6DA8"/>
    <w:rsid w:val="002C0C72"/>
    <w:rsid w:val="002D1769"/>
    <w:rsid w:val="002E045D"/>
    <w:rsid w:val="002F2AE0"/>
    <w:rsid w:val="003158B4"/>
    <w:rsid w:val="00320B82"/>
    <w:rsid w:val="00325EBD"/>
    <w:rsid w:val="00361E2E"/>
    <w:rsid w:val="00371699"/>
    <w:rsid w:val="00376442"/>
    <w:rsid w:val="00376749"/>
    <w:rsid w:val="00381120"/>
    <w:rsid w:val="003927A9"/>
    <w:rsid w:val="003B1849"/>
    <w:rsid w:val="003B2A3A"/>
    <w:rsid w:val="003B73D3"/>
    <w:rsid w:val="003C7527"/>
    <w:rsid w:val="00405AE8"/>
    <w:rsid w:val="00410226"/>
    <w:rsid w:val="004313EB"/>
    <w:rsid w:val="00460A0F"/>
    <w:rsid w:val="00461798"/>
    <w:rsid w:val="00467478"/>
    <w:rsid w:val="004808FE"/>
    <w:rsid w:val="0048488D"/>
    <w:rsid w:val="004B3608"/>
    <w:rsid w:val="004B71CD"/>
    <w:rsid w:val="004D46E9"/>
    <w:rsid w:val="004E0283"/>
    <w:rsid w:val="004E265F"/>
    <w:rsid w:val="004E3BE3"/>
    <w:rsid w:val="004F16F7"/>
    <w:rsid w:val="00520CA8"/>
    <w:rsid w:val="00525C42"/>
    <w:rsid w:val="005442C8"/>
    <w:rsid w:val="00544779"/>
    <w:rsid w:val="00553F6B"/>
    <w:rsid w:val="0056222B"/>
    <w:rsid w:val="00562A5F"/>
    <w:rsid w:val="00563400"/>
    <w:rsid w:val="00574354"/>
    <w:rsid w:val="0057772C"/>
    <w:rsid w:val="0059204D"/>
    <w:rsid w:val="005A4A04"/>
    <w:rsid w:val="005B3CE9"/>
    <w:rsid w:val="005C371B"/>
    <w:rsid w:val="005E0BD4"/>
    <w:rsid w:val="005E42CD"/>
    <w:rsid w:val="005E6434"/>
    <w:rsid w:val="0061741B"/>
    <w:rsid w:val="00660B40"/>
    <w:rsid w:val="006657E3"/>
    <w:rsid w:val="00686FE7"/>
    <w:rsid w:val="006B0679"/>
    <w:rsid w:val="006E005F"/>
    <w:rsid w:val="006F1B47"/>
    <w:rsid w:val="0070594C"/>
    <w:rsid w:val="00712317"/>
    <w:rsid w:val="007172BB"/>
    <w:rsid w:val="00717CBF"/>
    <w:rsid w:val="0074445F"/>
    <w:rsid w:val="007501E2"/>
    <w:rsid w:val="007604EB"/>
    <w:rsid w:val="007651E3"/>
    <w:rsid w:val="00767559"/>
    <w:rsid w:val="00780FF0"/>
    <w:rsid w:val="0078662E"/>
    <w:rsid w:val="007924FE"/>
    <w:rsid w:val="00792C70"/>
    <w:rsid w:val="007A25B8"/>
    <w:rsid w:val="007A7EA3"/>
    <w:rsid w:val="007B4A28"/>
    <w:rsid w:val="007D00E2"/>
    <w:rsid w:val="007D24A8"/>
    <w:rsid w:val="007E0F6B"/>
    <w:rsid w:val="008055D9"/>
    <w:rsid w:val="00813874"/>
    <w:rsid w:val="008B7A5F"/>
    <w:rsid w:val="008C28D6"/>
    <w:rsid w:val="008D3ED1"/>
    <w:rsid w:val="008E1E8C"/>
    <w:rsid w:val="008F6893"/>
    <w:rsid w:val="00903215"/>
    <w:rsid w:val="009212C7"/>
    <w:rsid w:val="00924B85"/>
    <w:rsid w:val="00926BFF"/>
    <w:rsid w:val="009329FE"/>
    <w:rsid w:val="00954E21"/>
    <w:rsid w:val="0096131E"/>
    <w:rsid w:val="00984539"/>
    <w:rsid w:val="00990552"/>
    <w:rsid w:val="009C0A61"/>
    <w:rsid w:val="009C4616"/>
    <w:rsid w:val="009F7462"/>
    <w:rsid w:val="00A14065"/>
    <w:rsid w:val="00A179C6"/>
    <w:rsid w:val="00A235A3"/>
    <w:rsid w:val="00A36363"/>
    <w:rsid w:val="00A51FCB"/>
    <w:rsid w:val="00A64B5D"/>
    <w:rsid w:val="00A655C2"/>
    <w:rsid w:val="00A662E9"/>
    <w:rsid w:val="00A66C2A"/>
    <w:rsid w:val="00A90A15"/>
    <w:rsid w:val="00AA0529"/>
    <w:rsid w:val="00AA3345"/>
    <w:rsid w:val="00AA5D06"/>
    <w:rsid w:val="00AB2BC9"/>
    <w:rsid w:val="00AE3827"/>
    <w:rsid w:val="00AF4269"/>
    <w:rsid w:val="00AF4EF4"/>
    <w:rsid w:val="00B10F9B"/>
    <w:rsid w:val="00B62476"/>
    <w:rsid w:val="00B65D01"/>
    <w:rsid w:val="00B72F87"/>
    <w:rsid w:val="00B7659A"/>
    <w:rsid w:val="00B9699F"/>
    <w:rsid w:val="00BA15C7"/>
    <w:rsid w:val="00BD086F"/>
    <w:rsid w:val="00BD373B"/>
    <w:rsid w:val="00BD6ED4"/>
    <w:rsid w:val="00BE222F"/>
    <w:rsid w:val="00C17D53"/>
    <w:rsid w:val="00C34F02"/>
    <w:rsid w:val="00C45BD3"/>
    <w:rsid w:val="00C47A1C"/>
    <w:rsid w:val="00C92709"/>
    <w:rsid w:val="00C928BF"/>
    <w:rsid w:val="00C94488"/>
    <w:rsid w:val="00C96BF3"/>
    <w:rsid w:val="00C9764E"/>
    <w:rsid w:val="00C97BE6"/>
    <w:rsid w:val="00CA1E7D"/>
    <w:rsid w:val="00CE40AC"/>
    <w:rsid w:val="00CF05CC"/>
    <w:rsid w:val="00CF4A80"/>
    <w:rsid w:val="00D00049"/>
    <w:rsid w:val="00D009DD"/>
    <w:rsid w:val="00D03449"/>
    <w:rsid w:val="00D06D8E"/>
    <w:rsid w:val="00D1561A"/>
    <w:rsid w:val="00D171AE"/>
    <w:rsid w:val="00D57C38"/>
    <w:rsid w:val="00D72C10"/>
    <w:rsid w:val="00D75F2B"/>
    <w:rsid w:val="00D92B01"/>
    <w:rsid w:val="00DC0E4A"/>
    <w:rsid w:val="00DD5159"/>
    <w:rsid w:val="00DE0DAF"/>
    <w:rsid w:val="00DE551C"/>
    <w:rsid w:val="00DF6469"/>
    <w:rsid w:val="00E00045"/>
    <w:rsid w:val="00E07C70"/>
    <w:rsid w:val="00E142AE"/>
    <w:rsid w:val="00E165F3"/>
    <w:rsid w:val="00E53D83"/>
    <w:rsid w:val="00E53DAE"/>
    <w:rsid w:val="00E54D83"/>
    <w:rsid w:val="00E61057"/>
    <w:rsid w:val="00E63209"/>
    <w:rsid w:val="00E64C2E"/>
    <w:rsid w:val="00E76F70"/>
    <w:rsid w:val="00EA498A"/>
    <w:rsid w:val="00EB350B"/>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71682"/>
    <w:rsid w:val="00F72354"/>
    <w:rsid w:val="00F72714"/>
    <w:rsid w:val="00F72871"/>
    <w:rsid w:val="00F77EBD"/>
    <w:rsid w:val="00F86040"/>
    <w:rsid w:val="00F90949"/>
    <w:rsid w:val="00FD33DA"/>
    <w:rsid w:val="00FE7BDE"/>
    <w:rsid w:val="00FF216E"/>
    <w:rsid w:val="00FF4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4E265F"/>
    <w:pPr>
      <w:spacing w:after="0" w:line="240" w:lineRule="auto"/>
    </w:pPr>
  </w:style>
  <w:style w:type="character" w:styleId="Hyperlink">
    <w:name w:val="Hyperlink"/>
    <w:basedOn w:val="DefaultParagraphFont"/>
    <w:uiPriority w:val="99"/>
    <w:unhideWhenUsed/>
    <w:rsid w:val="00BA15C7"/>
    <w:rPr>
      <w:color w:val="467886" w:themeColor="hyperlink"/>
      <w:u w:val="single"/>
    </w:rPr>
  </w:style>
  <w:style w:type="character" w:styleId="UnresolvedMention">
    <w:name w:val="Unresolved Mention"/>
    <w:basedOn w:val="DefaultParagraphFont"/>
    <w:uiPriority w:val="99"/>
    <w:semiHidden/>
    <w:unhideWhenUsed/>
    <w:rsid w:val="00BA15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fisheries/article/50/3/99/7972622?login=fal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4331</TotalTime>
  <Pages>30</Pages>
  <Words>41241</Words>
  <Characters>235075</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4</cp:revision>
  <dcterms:created xsi:type="dcterms:W3CDTF">2025-07-01T16:43:00Z</dcterms:created>
  <dcterms:modified xsi:type="dcterms:W3CDTF">2025-07-28T15:24:00Z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id="xfGXY7Bd"/&gt;&lt;style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